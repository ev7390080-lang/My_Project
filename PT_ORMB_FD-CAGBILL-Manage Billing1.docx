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vertAnchor="text" w:horzAnchor="margin" w:tblpY="1"/>
        <w:tblOverlap w:val="never"/>
        <w:tblW w:w="5000" w:type="pct"/>
        <w:tblBorders>
          <w:insideV w:val="single" w:sz="12" w:space="0" w:color="ED7D31"/>
        </w:tblBorders>
        <w:tblCellMar>
          <w:top w:w="1296" w:type="dxa"/>
          <w:left w:w="360" w:type="dxa"/>
          <w:bottom w:w="1296" w:type="dxa"/>
          <w:right w:w="360" w:type="dxa"/>
        </w:tblCellMar>
        <w:tblLook w:val="04A0" w:firstRow="1" w:lastRow="0" w:firstColumn="1" w:lastColumn="0" w:noHBand="0" w:noVBand="1"/>
      </w:tblPr>
      <w:tblGrid>
        <w:gridCol w:w="5471"/>
        <w:gridCol w:w="4969"/>
      </w:tblGrid>
      <w:tr w:rsidR="00C01A12" w:rsidRPr="00C01A12" w14:paraId="114D3487" w14:textId="77777777" w:rsidTr="00C01A12">
        <w:trPr>
          <w:trHeight w:val="9888"/>
        </w:trPr>
        <w:tc>
          <w:tcPr>
            <w:tcW w:w="2620" w:type="pct"/>
            <w:tcBorders>
              <w:top w:val="nil"/>
              <w:left w:val="nil"/>
              <w:bottom w:val="nil"/>
              <w:right w:val="single" w:sz="12" w:space="0" w:color="ED7D31"/>
            </w:tcBorders>
            <w:vAlign w:val="center"/>
          </w:tcPr>
          <w:p w14:paraId="4EE9E11A" w14:textId="77777777" w:rsidR="00C01A12" w:rsidRPr="00AF325E" w:rsidRDefault="00AA1DE5" w:rsidP="00C01A12">
            <w:pPr>
              <w:jc w:val="right"/>
              <w:rPr>
                <w:rFonts w:ascii="BankGothic Lt BT" w:eastAsia="Calibri" w:hAnsi="BankGothic Lt BT" w:cs="Arial"/>
                <w:noProof/>
                <w:lang w:val="en-PH" w:eastAsia="en-IN"/>
              </w:rPr>
            </w:pPr>
            <w:bookmarkStart w:id="0" w:name="_Hlk270527"/>
            <w:bookmarkStart w:id="1" w:name="_Toc445876245"/>
            <w:r>
              <w:rPr>
                <w:noProof/>
              </w:rPr>
              <w:drawing>
                <wp:inline distT="0" distB="0" distL="0" distR="0" wp14:anchorId="757F25E5" wp14:editId="29D4BC55">
                  <wp:extent cx="2072640" cy="587375"/>
                  <wp:effectExtent l="0" t="0" r="3810" b="3175"/>
                  <wp:docPr id="1232708680" name="Picture 5" descr="Prime Therapeu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08680" name="Picture 5" descr="Prime Therapeutics log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2640" cy="587375"/>
                          </a:xfrm>
                          <a:prstGeom prst="rect">
                            <a:avLst/>
                          </a:prstGeom>
                          <a:noFill/>
                          <a:ln>
                            <a:noFill/>
                          </a:ln>
                        </pic:spPr>
                      </pic:pic>
                    </a:graphicData>
                  </a:graphic>
                </wp:inline>
              </w:drawing>
            </w:r>
          </w:p>
          <w:p w14:paraId="7D6D7B76" w14:textId="77777777" w:rsidR="00C01A12" w:rsidRPr="00C01A12" w:rsidRDefault="00C01A12" w:rsidP="00C01A12">
            <w:pPr>
              <w:jc w:val="center"/>
              <w:rPr>
                <w:rFonts w:eastAsia="Calibri" w:cs="Arial"/>
                <w:noProof/>
                <w:lang w:val="en-IN" w:eastAsia="en-IN"/>
              </w:rPr>
            </w:pPr>
          </w:p>
          <w:p w14:paraId="6C26469D" w14:textId="77777777" w:rsidR="00C01A12" w:rsidRPr="00C01A12" w:rsidRDefault="00C01A12" w:rsidP="00C01A12">
            <w:pPr>
              <w:jc w:val="center"/>
              <w:rPr>
                <w:rFonts w:eastAsia="Calibri" w:cs="Arial"/>
                <w:noProof/>
                <w:lang w:val="en-IN" w:eastAsia="en-IN"/>
              </w:rPr>
            </w:pPr>
          </w:p>
          <w:p w14:paraId="136FF2D8" w14:textId="77777777" w:rsidR="00C01A12" w:rsidRPr="00C01A12" w:rsidRDefault="00C01A12" w:rsidP="00C01A12">
            <w:pPr>
              <w:jc w:val="right"/>
              <w:rPr>
                <w:rFonts w:ascii="BankGothic Lt BT" w:eastAsia="Calibri" w:hAnsi="BankGothic Lt BT" w:cs="Arial"/>
                <w:lang w:val="en-IN" w:eastAsia="en-IN"/>
              </w:rPr>
            </w:pPr>
          </w:p>
          <w:p w14:paraId="48C3FB0C" w14:textId="77777777" w:rsidR="00C01A12" w:rsidRPr="00C01A12" w:rsidRDefault="00C01A12" w:rsidP="00C01A12">
            <w:pPr>
              <w:jc w:val="center"/>
              <w:rPr>
                <w:rFonts w:ascii="BankGothic Lt BT" w:eastAsia="Calibri" w:hAnsi="BankGothic Lt BT" w:cs="Arial"/>
                <w:lang w:val="en-IN" w:eastAsia="en-IN"/>
              </w:rPr>
            </w:pPr>
            <w:r w:rsidRPr="00C01A12">
              <w:rPr>
                <w:rFonts w:ascii="BankGothic Lt BT" w:eastAsia="Calibri" w:hAnsi="BankGothic Lt BT" w:cs="Arial"/>
                <w:noProof/>
                <w:lang w:val="en-IN" w:eastAsia="en-IN"/>
              </w:rPr>
              <w:drawing>
                <wp:inline distT="0" distB="0" distL="0" distR="0" wp14:anchorId="3C0F6BA6" wp14:editId="36A189EF">
                  <wp:extent cx="2466975" cy="1067984"/>
                  <wp:effectExtent l="0" t="0" r="0" b="0"/>
                  <wp:docPr id="6" name="Picture 7" descr="A close up of a logo&#10;&#10;Description automatically generated">
                    <a:extLst xmlns:a="http://schemas.openxmlformats.org/drawingml/2006/main">
                      <a:ext uri="{FF2B5EF4-FFF2-40B4-BE49-F238E27FC236}">
                        <a16:creationId xmlns:a16="http://schemas.microsoft.com/office/drawing/2014/main" id="{12FDD7AD-FEFE-4AD4-A38B-9DD630CB70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 up of a logo&#10;&#10;Description automatically generated">
                            <a:extLst>
                              <a:ext uri="{FF2B5EF4-FFF2-40B4-BE49-F238E27FC236}">
                                <a16:creationId xmlns:a16="http://schemas.microsoft.com/office/drawing/2014/main" id="{12FDD7AD-FEFE-4AD4-A38B-9DD630CB7082}"/>
                              </a:ext>
                            </a:extLst>
                          </pic:cNvPr>
                          <pic:cNvPicPr>
                            <a:picLocks noChangeAspect="1"/>
                          </pic:cNvPicPr>
                        </pic:nvPicPr>
                        <pic:blipFill>
                          <a:blip r:embed="rId12" cstate="screen">
                            <a:extLst>
                              <a:ext uri="{28A0092B-C50C-407E-A947-70E740481C1C}">
                                <a14:useLocalDpi xmlns:a14="http://schemas.microsoft.com/office/drawing/2010/main"/>
                              </a:ext>
                            </a:extLst>
                          </a:blip>
                          <a:stretch>
                            <a:fillRect/>
                          </a:stretch>
                        </pic:blipFill>
                        <pic:spPr>
                          <a:xfrm>
                            <a:off x="0" y="0"/>
                            <a:ext cx="2497040" cy="1081000"/>
                          </a:xfrm>
                          <a:prstGeom prst="rect">
                            <a:avLst/>
                          </a:prstGeom>
                        </pic:spPr>
                      </pic:pic>
                    </a:graphicData>
                  </a:graphic>
                </wp:inline>
              </w:drawing>
            </w:r>
          </w:p>
          <w:p w14:paraId="2182C624" w14:textId="77777777" w:rsidR="00C01A12" w:rsidRPr="00C01A12" w:rsidRDefault="00C01A12" w:rsidP="00C01A12">
            <w:pPr>
              <w:jc w:val="right"/>
              <w:rPr>
                <w:rFonts w:ascii="BankGothic Lt BT" w:eastAsia="Calibri" w:hAnsi="BankGothic Lt BT" w:cs="Arial"/>
                <w:lang w:val="en-IN" w:eastAsia="en-IN"/>
              </w:rPr>
            </w:pPr>
          </w:p>
          <w:p w14:paraId="30F81132" w14:textId="77777777" w:rsidR="00391737" w:rsidRDefault="00391737" w:rsidP="005F052C">
            <w:pPr>
              <w:spacing w:line="312" w:lineRule="auto"/>
              <w:rPr>
                <w:rFonts w:cs="Calibri"/>
                <w:caps/>
                <w:color w:val="191919"/>
                <w:sz w:val="50"/>
                <w:szCs w:val="50"/>
                <w:lang w:eastAsia="en-US" w:bidi="ta-IN"/>
              </w:rPr>
            </w:pPr>
          </w:p>
          <w:p w14:paraId="37B874E5" w14:textId="77777777" w:rsidR="00C01A12" w:rsidRPr="00C01A12" w:rsidRDefault="00391737" w:rsidP="005F052C">
            <w:pPr>
              <w:spacing w:line="312" w:lineRule="auto"/>
              <w:rPr>
                <w:rFonts w:cs="Calibri"/>
                <w:caps/>
                <w:color w:val="191919"/>
                <w:sz w:val="50"/>
                <w:szCs w:val="50"/>
                <w:lang w:eastAsia="en-US" w:bidi="ta-IN"/>
              </w:rPr>
            </w:pPr>
            <w:r>
              <w:rPr>
                <w:rFonts w:cs="Calibri"/>
                <w:caps/>
                <w:color w:val="191919"/>
                <w:sz w:val="50"/>
                <w:szCs w:val="50"/>
                <w:lang w:eastAsia="en-US" w:bidi="ta-IN"/>
              </w:rPr>
              <w:t xml:space="preserve">   </w:t>
            </w:r>
            <w:r w:rsidR="002C2FBE">
              <w:rPr>
                <w:rFonts w:cs="Calibri"/>
                <w:caps/>
                <w:color w:val="191919"/>
                <w:sz w:val="50"/>
                <w:szCs w:val="50"/>
                <w:lang w:eastAsia="en-US" w:bidi="ta-IN"/>
              </w:rPr>
              <w:t>Functional Design</w:t>
            </w:r>
          </w:p>
          <w:p w14:paraId="3A6944D7" w14:textId="77777777" w:rsidR="00C01A12" w:rsidRPr="00C01A12" w:rsidRDefault="00C01A12" w:rsidP="00C01A12">
            <w:pPr>
              <w:jc w:val="right"/>
              <w:rPr>
                <w:rFonts w:ascii="BankGothic Lt BT" w:eastAsia="Calibri" w:hAnsi="BankGothic Lt BT" w:cs="Arial"/>
                <w:sz w:val="36"/>
                <w:szCs w:val="36"/>
                <w:lang w:val="en-IN" w:eastAsia="en-IN"/>
              </w:rPr>
            </w:pPr>
          </w:p>
        </w:tc>
        <w:tc>
          <w:tcPr>
            <w:tcW w:w="2380" w:type="pct"/>
            <w:tcBorders>
              <w:top w:val="nil"/>
              <w:left w:val="single" w:sz="12" w:space="0" w:color="ED7D31"/>
              <w:bottom w:val="nil"/>
              <w:right w:val="nil"/>
            </w:tcBorders>
            <w:vAlign w:val="center"/>
          </w:tcPr>
          <w:p w14:paraId="7382C92A" w14:textId="77777777" w:rsidR="00C01A12" w:rsidRPr="00C01A12" w:rsidRDefault="00C01A12" w:rsidP="00C01A12">
            <w:pPr>
              <w:rPr>
                <w:rFonts w:ascii="BankGothic Lt BT" w:hAnsi="BankGothic Lt BT"/>
                <w:color w:val="4472C4"/>
                <w:sz w:val="26"/>
                <w:szCs w:val="26"/>
                <w:lang w:eastAsia="en-US" w:bidi="ta-IN"/>
              </w:rPr>
            </w:pPr>
          </w:p>
          <w:p w14:paraId="7B6C4106" w14:textId="77777777" w:rsidR="00C01A12" w:rsidRPr="00C01A12" w:rsidRDefault="00C01A12" w:rsidP="00C01A12">
            <w:pPr>
              <w:rPr>
                <w:rFonts w:ascii="BankGothic Lt BT" w:hAnsi="BankGothic Lt BT"/>
                <w:color w:val="4472C4"/>
                <w:sz w:val="26"/>
                <w:szCs w:val="26"/>
                <w:lang w:eastAsia="en-US" w:bidi="ta-IN"/>
              </w:rPr>
            </w:pPr>
          </w:p>
          <w:p w14:paraId="03076B42" w14:textId="77777777" w:rsidR="00C01A12" w:rsidRPr="00C01A12" w:rsidRDefault="00C01A12" w:rsidP="00C01A12">
            <w:pPr>
              <w:rPr>
                <w:rFonts w:ascii="BankGothic Lt BT" w:hAnsi="BankGothic Lt BT"/>
                <w:color w:val="4472C4"/>
                <w:sz w:val="26"/>
                <w:szCs w:val="26"/>
                <w:lang w:eastAsia="en-US" w:bidi="ta-IN"/>
              </w:rPr>
            </w:pPr>
          </w:p>
          <w:p w14:paraId="4EAA81FE" w14:textId="77777777" w:rsidR="00C01A12" w:rsidRPr="00C01A12" w:rsidRDefault="00C01A12" w:rsidP="00C01A12">
            <w:pPr>
              <w:rPr>
                <w:rFonts w:ascii="BankGothic Lt BT" w:hAnsi="BankGothic Lt BT"/>
                <w:color w:val="4472C4"/>
                <w:sz w:val="26"/>
                <w:szCs w:val="26"/>
                <w:lang w:eastAsia="en-US" w:bidi="ta-IN"/>
              </w:rPr>
            </w:pPr>
          </w:p>
          <w:p w14:paraId="7E49BDE5" w14:textId="77777777" w:rsidR="00C01A12" w:rsidRPr="00C01A12" w:rsidRDefault="00C01A12" w:rsidP="00C01A12">
            <w:pPr>
              <w:rPr>
                <w:rFonts w:ascii="BankGothic Lt BT" w:hAnsi="BankGothic Lt BT"/>
                <w:color w:val="4472C4"/>
                <w:sz w:val="26"/>
                <w:szCs w:val="26"/>
                <w:lang w:eastAsia="en-US" w:bidi="ta-IN"/>
              </w:rPr>
            </w:pPr>
          </w:p>
          <w:p w14:paraId="6E06FC1D" w14:textId="77777777" w:rsidR="00C01A12" w:rsidRPr="00C01A12" w:rsidRDefault="00C01A12" w:rsidP="00C01A12">
            <w:pPr>
              <w:rPr>
                <w:rFonts w:ascii="BankGothic Lt BT" w:hAnsi="BankGothic Lt BT"/>
                <w:color w:val="4472C4"/>
                <w:sz w:val="26"/>
                <w:szCs w:val="26"/>
                <w:lang w:eastAsia="en-US" w:bidi="ta-IN"/>
              </w:rPr>
            </w:pPr>
          </w:p>
          <w:p w14:paraId="1D02E38B" w14:textId="77777777" w:rsidR="00C01A12" w:rsidRPr="00C01A12" w:rsidRDefault="00C01A12" w:rsidP="00C01A12">
            <w:pPr>
              <w:rPr>
                <w:rFonts w:ascii="BankGothic Lt BT" w:hAnsi="BankGothic Lt BT"/>
                <w:color w:val="4472C4"/>
                <w:sz w:val="26"/>
                <w:szCs w:val="26"/>
                <w:lang w:eastAsia="en-US" w:bidi="ta-IN"/>
              </w:rPr>
            </w:pPr>
          </w:p>
          <w:p w14:paraId="12DFFA7B" w14:textId="77777777" w:rsidR="00C01A12" w:rsidRPr="00C01A12" w:rsidRDefault="00C01A12" w:rsidP="00C01A12">
            <w:pPr>
              <w:rPr>
                <w:rFonts w:ascii="BankGothic Lt BT" w:hAnsi="BankGothic Lt BT"/>
                <w:color w:val="4472C4"/>
                <w:sz w:val="26"/>
                <w:szCs w:val="26"/>
                <w:lang w:eastAsia="en-US" w:bidi="ta-IN"/>
              </w:rPr>
            </w:pPr>
          </w:p>
          <w:p w14:paraId="3598EFE4" w14:textId="77777777" w:rsidR="00C01A12" w:rsidRPr="00C01A12" w:rsidRDefault="00C01A12" w:rsidP="00C01A12">
            <w:pPr>
              <w:rPr>
                <w:rFonts w:ascii="BankGothic Lt BT" w:hAnsi="BankGothic Lt BT"/>
                <w:color w:val="4472C4"/>
                <w:sz w:val="26"/>
                <w:szCs w:val="26"/>
                <w:lang w:eastAsia="en-US" w:bidi="ta-IN"/>
              </w:rPr>
            </w:pPr>
          </w:p>
          <w:p w14:paraId="4737C1F0" w14:textId="77777777" w:rsidR="00210120" w:rsidRPr="00C01A12" w:rsidRDefault="000674C0" w:rsidP="00210120">
            <w:pPr>
              <w:rPr>
                <w:rFonts w:ascii="Arial" w:hAnsi="Arial" w:cs="Calibri"/>
                <w:b/>
                <w:color w:val="2F5496"/>
                <w:sz w:val="44"/>
                <w:szCs w:val="44"/>
                <w:lang w:eastAsia="en-US" w:bidi="ta-IN"/>
              </w:rPr>
            </w:pPr>
            <w:r>
              <w:rPr>
                <w:rFonts w:ascii="Arial" w:hAnsi="Arial" w:cs="Calibri"/>
                <w:b/>
                <w:color w:val="2F5496"/>
                <w:sz w:val="44"/>
                <w:szCs w:val="44"/>
                <w:lang w:eastAsia="en-US" w:bidi="ta-IN"/>
              </w:rPr>
              <w:t>Prime Therapeutics</w:t>
            </w:r>
          </w:p>
          <w:p w14:paraId="4117F24C" w14:textId="77777777" w:rsidR="00C01A12" w:rsidRPr="00C01A12" w:rsidRDefault="00C01A12" w:rsidP="00C01A12">
            <w:pPr>
              <w:rPr>
                <w:rFonts w:cs="Calibri"/>
                <w:color w:val="4472C4"/>
                <w:sz w:val="26"/>
                <w:szCs w:val="26"/>
                <w:lang w:eastAsia="en-US" w:bidi="ta-IN"/>
              </w:rPr>
            </w:pPr>
          </w:p>
          <w:p w14:paraId="4EB72CD8" w14:textId="77777777" w:rsidR="00C01A12" w:rsidRPr="00C01A12" w:rsidRDefault="00C01A12" w:rsidP="00C01A12">
            <w:pPr>
              <w:rPr>
                <w:rFonts w:cs="Calibri"/>
                <w:color w:val="4472C4"/>
                <w:sz w:val="26"/>
                <w:szCs w:val="26"/>
                <w:lang w:eastAsia="en-US" w:bidi="ta-IN"/>
              </w:rPr>
            </w:pPr>
          </w:p>
          <w:p w14:paraId="64402F23" w14:textId="77777777" w:rsidR="00C01A12" w:rsidRPr="00C01A12" w:rsidRDefault="00C01A12" w:rsidP="00C01A12">
            <w:pPr>
              <w:rPr>
                <w:rFonts w:cs="Calibri"/>
                <w:color w:val="4472C4"/>
                <w:sz w:val="26"/>
                <w:szCs w:val="26"/>
                <w:lang w:eastAsia="en-US" w:bidi="ta-IN"/>
              </w:rPr>
            </w:pPr>
          </w:p>
          <w:p w14:paraId="0D5D354C" w14:textId="77777777" w:rsidR="00C01A12" w:rsidRPr="00C01A12" w:rsidRDefault="00C01A12" w:rsidP="00C01A12">
            <w:pPr>
              <w:rPr>
                <w:rFonts w:cs="Calibri"/>
                <w:color w:val="4472C4"/>
                <w:sz w:val="26"/>
                <w:szCs w:val="26"/>
                <w:lang w:eastAsia="en-US" w:bidi="ta-IN"/>
              </w:rPr>
            </w:pPr>
          </w:p>
          <w:p w14:paraId="4BD26772" w14:textId="77777777" w:rsidR="00C01A12" w:rsidRPr="00C01A12" w:rsidRDefault="00C01A12" w:rsidP="00C01A12">
            <w:pPr>
              <w:rPr>
                <w:rFonts w:cs="Calibri"/>
                <w:color w:val="4472C4"/>
                <w:sz w:val="26"/>
                <w:szCs w:val="26"/>
                <w:lang w:eastAsia="en-US" w:bidi="ta-IN"/>
              </w:rPr>
            </w:pPr>
          </w:p>
          <w:p w14:paraId="61D75B27" w14:textId="77777777" w:rsidR="00C01A12" w:rsidRPr="00C01A12" w:rsidRDefault="00C01A12" w:rsidP="00C01A12">
            <w:pPr>
              <w:rPr>
                <w:rFonts w:cs="Calibri"/>
                <w:color w:val="4472C4"/>
                <w:sz w:val="26"/>
                <w:szCs w:val="26"/>
                <w:lang w:eastAsia="en-US" w:bidi="ta-IN"/>
              </w:rPr>
            </w:pPr>
          </w:p>
          <w:p w14:paraId="1DD0BFBC" w14:textId="12C42D19" w:rsidR="002C2FBE" w:rsidRPr="00C01A12" w:rsidRDefault="00AA1DE5" w:rsidP="00210120">
            <w:pPr>
              <w:rPr>
                <w:rFonts w:cs="Calibri"/>
                <w:color w:val="4472C4"/>
                <w:sz w:val="40"/>
                <w:szCs w:val="40"/>
                <w:lang w:eastAsia="en-US" w:bidi="ta-IN"/>
              </w:rPr>
            </w:pPr>
            <w:r>
              <w:rPr>
                <w:rFonts w:cs="Calibri"/>
                <w:color w:val="4472C4"/>
                <w:sz w:val="40"/>
                <w:szCs w:val="40"/>
                <w:lang w:eastAsia="en-US" w:bidi="ta-IN"/>
              </w:rPr>
              <w:t xml:space="preserve">Manage </w:t>
            </w:r>
            <w:r w:rsidR="0048110F">
              <w:rPr>
                <w:rFonts w:cs="Calibri"/>
                <w:color w:val="4472C4"/>
                <w:sz w:val="40"/>
                <w:szCs w:val="40"/>
                <w:lang w:eastAsia="en-US" w:bidi="ta-IN"/>
              </w:rPr>
              <w:t>Billing</w:t>
            </w:r>
          </w:p>
          <w:p w14:paraId="6C585D98" w14:textId="77777777" w:rsidR="00210120" w:rsidRPr="00C01A12" w:rsidRDefault="00210120" w:rsidP="00C01A12">
            <w:pPr>
              <w:rPr>
                <w:rFonts w:cs="Calibri"/>
                <w:color w:val="4472C4"/>
                <w:sz w:val="40"/>
                <w:szCs w:val="40"/>
                <w:lang w:eastAsia="en-US" w:bidi="ta-IN"/>
              </w:rPr>
            </w:pPr>
          </w:p>
          <w:p w14:paraId="150B894E" w14:textId="77777777" w:rsidR="00C01A12" w:rsidRPr="00C01A12" w:rsidRDefault="00C01A12" w:rsidP="00C01A12">
            <w:pPr>
              <w:rPr>
                <w:rFonts w:cs="Calibri"/>
                <w:color w:val="4472C4"/>
                <w:sz w:val="40"/>
                <w:szCs w:val="40"/>
                <w:lang w:eastAsia="en-US" w:bidi="ta-IN"/>
              </w:rPr>
            </w:pPr>
          </w:p>
          <w:p w14:paraId="769F3D30" w14:textId="77777777" w:rsidR="00C01A12" w:rsidRPr="00C01A12" w:rsidRDefault="00C01A12" w:rsidP="00C01A12">
            <w:pPr>
              <w:rPr>
                <w:rFonts w:ascii="BankGothic Lt BT" w:hAnsi="BankGothic Lt BT"/>
                <w:color w:val="4472C4"/>
                <w:sz w:val="26"/>
                <w:szCs w:val="26"/>
                <w:lang w:eastAsia="en-US" w:bidi="ta-IN"/>
              </w:rPr>
            </w:pPr>
          </w:p>
          <w:p w14:paraId="55FB620F" w14:textId="77777777" w:rsidR="00C01A12" w:rsidRPr="00C01A12" w:rsidRDefault="00C01A12" w:rsidP="00C01A12">
            <w:pPr>
              <w:rPr>
                <w:rFonts w:ascii="BankGothic Lt BT" w:hAnsi="BankGothic Lt BT"/>
                <w:color w:val="4472C4"/>
                <w:sz w:val="26"/>
                <w:szCs w:val="26"/>
                <w:lang w:eastAsia="en-US" w:bidi="ta-IN"/>
              </w:rPr>
            </w:pPr>
          </w:p>
          <w:p w14:paraId="27EDAA99" w14:textId="77777777" w:rsidR="00C01A12" w:rsidRPr="00C01A12" w:rsidRDefault="00C01A12" w:rsidP="00C01A12">
            <w:pPr>
              <w:rPr>
                <w:rFonts w:ascii="BankGothic Lt BT" w:hAnsi="BankGothic Lt BT"/>
                <w:color w:val="4472C4"/>
                <w:sz w:val="26"/>
                <w:szCs w:val="26"/>
                <w:lang w:eastAsia="en-US" w:bidi="ta-IN"/>
              </w:rPr>
            </w:pPr>
          </w:p>
          <w:p w14:paraId="63B67E8E" w14:textId="77777777" w:rsidR="00C01A12" w:rsidRPr="00C01A12" w:rsidRDefault="00C01A12" w:rsidP="00C01A12">
            <w:pPr>
              <w:rPr>
                <w:rFonts w:ascii="BankGothic Lt BT" w:hAnsi="BankGothic Lt BT"/>
                <w:color w:val="4472C4"/>
                <w:sz w:val="26"/>
                <w:szCs w:val="26"/>
                <w:lang w:eastAsia="en-US" w:bidi="ta-IN"/>
              </w:rPr>
            </w:pPr>
          </w:p>
          <w:p w14:paraId="6B21F8A8" w14:textId="77777777" w:rsidR="00C01A12" w:rsidRPr="00C01A12" w:rsidRDefault="00C01A12" w:rsidP="00C01A12">
            <w:pPr>
              <w:rPr>
                <w:rFonts w:ascii="BankGothic Lt BT" w:hAnsi="BankGothic Lt BT"/>
                <w:szCs w:val="22"/>
                <w:lang w:eastAsia="en-US" w:bidi="ta-IN"/>
              </w:rPr>
            </w:pPr>
            <w:r w:rsidRPr="00C01A12">
              <w:rPr>
                <w:rFonts w:ascii="BankGothic Lt BT" w:hAnsi="BankGothic Lt BT"/>
                <w:color w:val="44546A"/>
                <w:szCs w:val="22"/>
                <w:lang w:eastAsia="en-US" w:bidi="ta-IN"/>
              </w:rPr>
              <w:t xml:space="preserve">     </w:t>
            </w:r>
          </w:p>
        </w:tc>
      </w:tr>
    </w:tbl>
    <w:p w14:paraId="59E4DD4F" w14:textId="77777777" w:rsidR="00DB1167" w:rsidRDefault="00DB1167">
      <w:pPr>
        <w:rPr>
          <w:sz w:val="36"/>
        </w:rPr>
      </w:pPr>
      <w:r>
        <w:br w:type="page"/>
      </w:r>
    </w:p>
    <w:bookmarkEnd w:id="0"/>
    <w:p w14:paraId="3C0AF75E" w14:textId="77777777" w:rsidR="00FE355B" w:rsidRDefault="00FE355B" w:rsidP="00F563DB">
      <w:pPr>
        <w:pStyle w:val="BodyText"/>
      </w:pPr>
    </w:p>
    <w:tbl>
      <w:tblPr>
        <w:tblStyle w:val="LightShading-Accent11"/>
        <w:tblW w:w="0" w:type="auto"/>
        <w:tblLook w:val="04A0" w:firstRow="1" w:lastRow="0" w:firstColumn="1" w:lastColumn="0" w:noHBand="0" w:noVBand="1"/>
      </w:tblPr>
      <w:tblGrid>
        <w:gridCol w:w="5051"/>
        <w:gridCol w:w="5389"/>
      </w:tblGrid>
      <w:tr w:rsidR="00A2189E" w:rsidRPr="002A7316" w14:paraId="5A70D56A" w14:textId="77777777" w:rsidTr="002A73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1" w:type="dxa"/>
          </w:tcPr>
          <w:p w14:paraId="0BC0988F" w14:textId="77777777" w:rsidR="00A2189E" w:rsidRPr="001A73A9" w:rsidRDefault="00A2189E" w:rsidP="00F563DB">
            <w:pPr>
              <w:pStyle w:val="BodyText"/>
              <w:rPr>
                <w:rFonts w:ascii="Calibri" w:hAnsi="Calibri" w:cs="Calibri"/>
                <w:color w:val="0000FF"/>
              </w:rPr>
            </w:pPr>
            <w:r w:rsidRPr="001A73A9">
              <w:rPr>
                <w:rFonts w:ascii="Calibri" w:hAnsi="Calibri" w:cs="Calibri"/>
              </w:rPr>
              <w:t>Author:</w:t>
            </w:r>
            <w:r w:rsidRPr="001A73A9">
              <w:rPr>
                <w:rFonts w:ascii="Calibri" w:hAnsi="Calibri" w:cs="Calibri"/>
              </w:rPr>
              <w:tab/>
            </w:r>
          </w:p>
        </w:tc>
        <w:tc>
          <w:tcPr>
            <w:tcW w:w="5389" w:type="dxa"/>
          </w:tcPr>
          <w:p w14:paraId="76A95D65" w14:textId="77777777" w:rsidR="00A2189E" w:rsidRPr="001A73A9" w:rsidRDefault="00DB1167" w:rsidP="004B63C9">
            <w:pPr>
              <w:pStyle w:val="BodyTex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1A73A9">
              <w:rPr>
                <w:rFonts w:ascii="Calibri" w:hAnsi="Calibri" w:cs="Calibri"/>
              </w:rPr>
              <w:t>RIA</w:t>
            </w:r>
          </w:p>
        </w:tc>
      </w:tr>
      <w:tr w:rsidR="00A2189E" w:rsidRPr="002A7316" w14:paraId="0D442C23" w14:textId="77777777" w:rsidTr="002A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1" w:type="dxa"/>
          </w:tcPr>
          <w:p w14:paraId="35B828BD" w14:textId="77777777" w:rsidR="00A2189E" w:rsidRPr="001A73A9" w:rsidRDefault="00A2189E" w:rsidP="00F563DB">
            <w:pPr>
              <w:pStyle w:val="BodyText"/>
              <w:rPr>
                <w:rFonts w:ascii="Calibri" w:hAnsi="Calibri" w:cs="Calibri"/>
                <w:i/>
              </w:rPr>
            </w:pPr>
            <w:r w:rsidRPr="001A73A9">
              <w:rPr>
                <w:rFonts w:ascii="Calibri" w:hAnsi="Calibri" w:cs="Calibri"/>
              </w:rPr>
              <w:t>Creation Date:</w:t>
            </w:r>
            <w:r w:rsidRPr="001A73A9">
              <w:rPr>
                <w:rFonts w:ascii="Calibri" w:hAnsi="Calibri" w:cs="Calibri"/>
              </w:rPr>
              <w:tab/>
            </w:r>
          </w:p>
        </w:tc>
        <w:tc>
          <w:tcPr>
            <w:tcW w:w="5389" w:type="dxa"/>
          </w:tcPr>
          <w:p w14:paraId="74FF9D58" w14:textId="3AA667C8" w:rsidR="00A2189E" w:rsidRPr="001A73A9" w:rsidRDefault="002A3733" w:rsidP="00F7019F">
            <w:pPr>
              <w:pStyle w:val="BodyTex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Ju</w:t>
            </w:r>
            <w:r w:rsidR="00986379">
              <w:rPr>
                <w:rFonts w:ascii="Calibri" w:hAnsi="Calibri" w:cs="Calibri"/>
              </w:rPr>
              <w:t>ly</w:t>
            </w:r>
            <w:r>
              <w:rPr>
                <w:rFonts w:ascii="Calibri" w:hAnsi="Calibri" w:cs="Calibri"/>
              </w:rPr>
              <w:t xml:space="preserve"> </w:t>
            </w:r>
            <w:r w:rsidR="00986379">
              <w:rPr>
                <w:rFonts w:ascii="Calibri" w:hAnsi="Calibri" w:cs="Calibri"/>
              </w:rPr>
              <w:t>03</w:t>
            </w:r>
            <w:r>
              <w:rPr>
                <w:rFonts w:ascii="Calibri" w:hAnsi="Calibri" w:cs="Calibri"/>
              </w:rPr>
              <w:t>, 2025</w:t>
            </w:r>
          </w:p>
        </w:tc>
      </w:tr>
      <w:tr w:rsidR="00C605AF" w:rsidRPr="002A7316" w14:paraId="44D8A012" w14:textId="77777777" w:rsidTr="002A7316">
        <w:tc>
          <w:tcPr>
            <w:cnfStyle w:val="001000000000" w:firstRow="0" w:lastRow="0" w:firstColumn="1" w:lastColumn="0" w:oddVBand="0" w:evenVBand="0" w:oddHBand="0" w:evenHBand="0" w:firstRowFirstColumn="0" w:firstRowLastColumn="0" w:lastRowFirstColumn="0" w:lastRowLastColumn="0"/>
            <w:tcW w:w="5051" w:type="dxa"/>
          </w:tcPr>
          <w:p w14:paraId="0B5DF53D" w14:textId="77777777" w:rsidR="00C605AF" w:rsidRPr="001A73A9" w:rsidRDefault="00C605AF" w:rsidP="00C605AF">
            <w:pPr>
              <w:pStyle w:val="BodyText"/>
              <w:rPr>
                <w:rFonts w:ascii="Calibri" w:hAnsi="Calibri" w:cs="Calibri"/>
              </w:rPr>
            </w:pPr>
            <w:r w:rsidRPr="001A73A9">
              <w:rPr>
                <w:rFonts w:ascii="Calibri" w:hAnsi="Calibri" w:cs="Calibri"/>
              </w:rPr>
              <w:t>Last Updated:</w:t>
            </w:r>
            <w:r w:rsidRPr="001A73A9">
              <w:rPr>
                <w:rFonts w:ascii="Calibri" w:hAnsi="Calibri" w:cs="Calibri"/>
              </w:rPr>
              <w:tab/>
            </w:r>
          </w:p>
        </w:tc>
        <w:tc>
          <w:tcPr>
            <w:tcW w:w="5389" w:type="dxa"/>
          </w:tcPr>
          <w:p w14:paraId="2E95D351" w14:textId="5564E87D" w:rsidR="00C605AF" w:rsidRPr="001A73A9" w:rsidRDefault="002A3733" w:rsidP="00C605AF">
            <w:pPr>
              <w:pStyle w:val="BodyText"/>
              <w:cnfStyle w:val="000000000000" w:firstRow="0" w:lastRow="0" w:firstColumn="0" w:lastColumn="0" w:oddVBand="0" w:evenVBand="0" w:oddHBand="0" w:evenHBand="0" w:firstRowFirstColumn="0" w:firstRowLastColumn="0" w:lastRowFirstColumn="0" w:lastRowLastColumn="0"/>
              <w:rPr>
                <w:rFonts w:ascii="Calibri" w:hAnsi="Calibri" w:cs="Calibri"/>
              </w:rPr>
            </w:pPr>
            <w:del w:id="2" w:author="Nikko Padilla" w:date="2025-10-28T18:32:00Z" w16du:dateUtc="2025-10-28T10:32:00Z">
              <w:r w:rsidDel="00147724">
                <w:rPr>
                  <w:rFonts w:ascii="Calibri" w:hAnsi="Calibri" w:cs="Calibri"/>
                </w:rPr>
                <w:delText>Ju</w:delText>
              </w:r>
              <w:r w:rsidR="00986379" w:rsidDel="00147724">
                <w:rPr>
                  <w:rFonts w:ascii="Calibri" w:hAnsi="Calibri" w:cs="Calibri"/>
                </w:rPr>
                <w:delText>ly</w:delText>
              </w:r>
              <w:r w:rsidDel="00147724">
                <w:rPr>
                  <w:rFonts w:ascii="Calibri" w:hAnsi="Calibri" w:cs="Calibri"/>
                </w:rPr>
                <w:delText xml:space="preserve"> </w:delText>
              </w:r>
              <w:r w:rsidR="00986379" w:rsidDel="00147724">
                <w:rPr>
                  <w:rFonts w:ascii="Calibri" w:hAnsi="Calibri" w:cs="Calibri"/>
                </w:rPr>
                <w:delText>03</w:delText>
              </w:r>
            </w:del>
            <w:ins w:id="3" w:author="Nikko Padilla" w:date="2025-10-28T18:32:00Z" w16du:dateUtc="2025-10-28T10:32:00Z">
              <w:r w:rsidR="00147724">
                <w:rPr>
                  <w:rFonts w:ascii="Calibri" w:hAnsi="Calibri" w:cs="Calibri"/>
                </w:rPr>
                <w:t>October 28</w:t>
              </w:r>
            </w:ins>
            <w:r>
              <w:rPr>
                <w:rFonts w:ascii="Calibri" w:hAnsi="Calibri" w:cs="Calibri"/>
              </w:rPr>
              <w:t>, 2025</w:t>
            </w:r>
          </w:p>
        </w:tc>
      </w:tr>
      <w:tr w:rsidR="00C605AF" w:rsidRPr="002A7316" w14:paraId="4A180593" w14:textId="77777777" w:rsidTr="002A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1" w:type="dxa"/>
          </w:tcPr>
          <w:p w14:paraId="45819D9E" w14:textId="77777777" w:rsidR="00C605AF" w:rsidRPr="001A73A9" w:rsidRDefault="00C605AF" w:rsidP="00C605AF">
            <w:pPr>
              <w:pStyle w:val="BodyText"/>
              <w:rPr>
                <w:rFonts w:ascii="Calibri" w:hAnsi="Calibri" w:cs="Calibri"/>
              </w:rPr>
            </w:pPr>
            <w:r w:rsidRPr="001A73A9">
              <w:rPr>
                <w:rFonts w:ascii="Calibri" w:hAnsi="Calibri" w:cs="Calibri"/>
              </w:rPr>
              <w:t>Version:</w:t>
            </w:r>
            <w:r w:rsidRPr="001A73A9">
              <w:rPr>
                <w:rFonts w:ascii="Calibri" w:hAnsi="Calibri" w:cs="Calibri"/>
              </w:rPr>
              <w:tab/>
            </w:r>
          </w:p>
        </w:tc>
        <w:tc>
          <w:tcPr>
            <w:tcW w:w="5389" w:type="dxa"/>
          </w:tcPr>
          <w:p w14:paraId="18889064" w14:textId="7CDEE0D6" w:rsidR="00C605AF" w:rsidRPr="001A73A9" w:rsidRDefault="00210120" w:rsidP="00C605AF">
            <w:pPr>
              <w:pStyle w:val="BodyTex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del w:id="4" w:author="Nikko Padilla" w:date="2025-10-28T18:32:00Z" w16du:dateUtc="2025-10-28T10:32:00Z">
              <w:r w:rsidDel="00147724">
                <w:rPr>
                  <w:rFonts w:ascii="Calibri" w:hAnsi="Calibri" w:cs="Calibri"/>
                </w:rPr>
                <w:delText>0</w:delText>
              </w:r>
            </w:del>
            <w:ins w:id="5" w:author="Nikko Padilla" w:date="2025-10-28T18:32:00Z" w16du:dateUtc="2025-10-28T10:32:00Z">
              <w:r w:rsidR="00147724">
                <w:rPr>
                  <w:rFonts w:ascii="Calibri" w:hAnsi="Calibri" w:cs="Calibri"/>
                </w:rPr>
                <w:t>7</w:t>
              </w:r>
            </w:ins>
          </w:p>
        </w:tc>
      </w:tr>
      <w:tr w:rsidR="00C605AF" w:rsidRPr="002A7316" w14:paraId="053C4A3E" w14:textId="77777777" w:rsidTr="002A7316">
        <w:tc>
          <w:tcPr>
            <w:cnfStyle w:val="001000000000" w:firstRow="0" w:lastRow="0" w:firstColumn="1" w:lastColumn="0" w:oddVBand="0" w:evenVBand="0" w:oddHBand="0" w:evenHBand="0" w:firstRowFirstColumn="0" w:firstRowLastColumn="0" w:lastRowFirstColumn="0" w:lastRowLastColumn="0"/>
            <w:tcW w:w="5051" w:type="dxa"/>
          </w:tcPr>
          <w:p w14:paraId="169AA98D" w14:textId="77777777" w:rsidR="00C605AF" w:rsidRPr="001A73A9" w:rsidRDefault="00C605AF" w:rsidP="00C605AF">
            <w:pPr>
              <w:pStyle w:val="BodyText"/>
              <w:rPr>
                <w:rFonts w:ascii="Calibri" w:hAnsi="Calibri" w:cs="Calibri"/>
              </w:rPr>
            </w:pPr>
            <w:r w:rsidRPr="001A73A9">
              <w:rPr>
                <w:rFonts w:ascii="Calibri" w:hAnsi="Calibri" w:cs="Calibri"/>
              </w:rPr>
              <w:t>Requirements Traceability:</w:t>
            </w:r>
            <w:r w:rsidRPr="001A73A9">
              <w:rPr>
                <w:rFonts w:ascii="Calibri" w:hAnsi="Calibri" w:cs="Calibri"/>
              </w:rPr>
              <w:tab/>
            </w:r>
          </w:p>
        </w:tc>
        <w:tc>
          <w:tcPr>
            <w:tcW w:w="5389" w:type="dxa"/>
          </w:tcPr>
          <w:p w14:paraId="46675532" w14:textId="77777777" w:rsidR="00C605AF" w:rsidRPr="001A73A9" w:rsidRDefault="00C605AF" w:rsidP="00C605AF">
            <w:pPr>
              <w:pStyle w:val="BodyText"/>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C605AF" w:rsidRPr="002A7316" w14:paraId="7B462F54" w14:textId="77777777" w:rsidTr="002A7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51" w:type="dxa"/>
          </w:tcPr>
          <w:p w14:paraId="74F8CF4A" w14:textId="77777777" w:rsidR="00C605AF" w:rsidRPr="001A73A9" w:rsidRDefault="00C605AF" w:rsidP="00C605AF">
            <w:pPr>
              <w:pStyle w:val="BodyText"/>
              <w:rPr>
                <w:rFonts w:ascii="Calibri" w:hAnsi="Calibri" w:cs="Calibri"/>
              </w:rPr>
            </w:pPr>
            <w:r w:rsidRPr="001A73A9">
              <w:rPr>
                <w:rFonts w:ascii="Calibri" w:hAnsi="Calibri" w:cs="Calibri"/>
              </w:rPr>
              <w:t>Fit-Gap Extension IDs:</w:t>
            </w:r>
          </w:p>
        </w:tc>
        <w:tc>
          <w:tcPr>
            <w:tcW w:w="5389" w:type="dxa"/>
          </w:tcPr>
          <w:p w14:paraId="08352E84" w14:textId="77777777" w:rsidR="00C605AF" w:rsidRPr="001A73A9" w:rsidRDefault="00C605AF" w:rsidP="00C605AF">
            <w:pPr>
              <w:pStyle w:val="BodyText"/>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C605AF" w:rsidRPr="002A7316" w14:paraId="1E811CD1" w14:textId="77777777" w:rsidTr="002A7316">
        <w:tc>
          <w:tcPr>
            <w:cnfStyle w:val="001000000000" w:firstRow="0" w:lastRow="0" w:firstColumn="1" w:lastColumn="0" w:oddVBand="0" w:evenVBand="0" w:oddHBand="0" w:evenHBand="0" w:firstRowFirstColumn="0" w:firstRowLastColumn="0" w:lastRowFirstColumn="0" w:lastRowLastColumn="0"/>
            <w:tcW w:w="5051" w:type="dxa"/>
          </w:tcPr>
          <w:p w14:paraId="4E929E41" w14:textId="77777777" w:rsidR="00C605AF" w:rsidRPr="001A73A9" w:rsidRDefault="00C605AF" w:rsidP="00C605AF">
            <w:pPr>
              <w:pStyle w:val="BodyText"/>
              <w:rPr>
                <w:rFonts w:ascii="Calibri" w:hAnsi="Calibri" w:cs="Calibri"/>
              </w:rPr>
            </w:pPr>
            <w:r w:rsidRPr="001A73A9">
              <w:rPr>
                <w:rFonts w:ascii="Calibri" w:hAnsi="Calibri" w:cs="Calibri"/>
              </w:rPr>
              <w:t>Repository Link:</w:t>
            </w:r>
            <w:r w:rsidRPr="001A73A9">
              <w:rPr>
                <w:rFonts w:ascii="Calibri" w:hAnsi="Calibri" w:cs="Calibri"/>
              </w:rPr>
              <w:tab/>
            </w:r>
            <w:r w:rsidRPr="001A73A9">
              <w:rPr>
                <w:rFonts w:ascii="Calibri" w:hAnsi="Calibri" w:cs="Calibri"/>
              </w:rPr>
              <w:tab/>
            </w:r>
          </w:p>
        </w:tc>
        <w:tc>
          <w:tcPr>
            <w:tcW w:w="5389" w:type="dxa"/>
          </w:tcPr>
          <w:p w14:paraId="69CDFD73" w14:textId="77777777" w:rsidR="00C605AF" w:rsidRPr="001A73A9" w:rsidRDefault="00C605AF" w:rsidP="00C605AF">
            <w:pPr>
              <w:pStyle w:val="BodyText"/>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bl>
    <w:p w14:paraId="5A3B30F3" w14:textId="77777777" w:rsidR="00FE355B" w:rsidRDefault="00FE355B" w:rsidP="00F563DB">
      <w:pPr>
        <w:pStyle w:val="BodyText"/>
      </w:pPr>
    </w:p>
    <w:p w14:paraId="2BD1CEDE" w14:textId="77777777" w:rsidR="008C6941" w:rsidRDefault="00A2189E" w:rsidP="00F563DB">
      <w:pPr>
        <w:pStyle w:val="BodyText"/>
      </w:pPr>
      <w:r>
        <w:tab/>
      </w:r>
    </w:p>
    <w:p w14:paraId="2AF9E667" w14:textId="77777777" w:rsidR="008C6941" w:rsidRDefault="008C6941" w:rsidP="00F563DB">
      <w:pPr>
        <w:pStyle w:val="BodyText"/>
      </w:pPr>
    </w:p>
    <w:p w14:paraId="5008C965" w14:textId="77777777" w:rsidR="00FE355B" w:rsidRPr="002A7316" w:rsidRDefault="00FE355B" w:rsidP="00F563DB">
      <w:pPr>
        <w:pStyle w:val="BodyText"/>
        <w:rPr>
          <w:rFonts w:ascii="Calibri Light" w:hAnsi="Calibri Light" w:cs="Calibri Light"/>
        </w:rPr>
      </w:pPr>
    </w:p>
    <w:tbl>
      <w:tblPr>
        <w:tblStyle w:val="LightShading1"/>
        <w:tblW w:w="0" w:type="auto"/>
        <w:tblBorders>
          <w:bottom w:val="single" w:sz="4" w:space="0" w:color="auto"/>
          <w:insideH w:val="single" w:sz="8" w:space="0" w:color="000000" w:themeColor="text1"/>
          <w:insideV w:val="single" w:sz="8" w:space="0" w:color="000000" w:themeColor="text1"/>
        </w:tblBorders>
        <w:tblLook w:val="0480" w:firstRow="0" w:lastRow="0" w:firstColumn="1" w:lastColumn="0" w:noHBand="0" w:noVBand="1"/>
      </w:tblPr>
      <w:tblGrid>
        <w:gridCol w:w="10440"/>
      </w:tblGrid>
      <w:tr w:rsidR="00304C38" w:rsidRPr="002A7316" w14:paraId="670CC3EB" w14:textId="77777777" w:rsidTr="00D055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0" w:type="dxa"/>
            <w:shd w:val="clear" w:color="auto" w:fill="C2E1F6" w:themeFill="text2" w:themeFillTint="33"/>
          </w:tcPr>
          <w:p w14:paraId="7C230892" w14:textId="77777777" w:rsidR="00304C38" w:rsidRPr="001A73A9" w:rsidRDefault="00861D53" w:rsidP="00F563DB">
            <w:pPr>
              <w:pStyle w:val="BodyText"/>
              <w:rPr>
                <w:rFonts w:ascii="Calibri" w:hAnsi="Calibri" w:cs="Calibri"/>
              </w:rPr>
            </w:pPr>
            <w:r w:rsidRPr="001A73A9">
              <w:rPr>
                <w:rFonts w:ascii="Calibri" w:hAnsi="Calibri" w:cs="Calibri"/>
              </w:rPr>
              <w:t>Sign Off</w:t>
            </w:r>
          </w:p>
        </w:tc>
      </w:tr>
      <w:tr w:rsidR="00304C38" w:rsidRPr="002A7316" w14:paraId="551C25D2" w14:textId="77777777" w:rsidTr="00D0557B">
        <w:tc>
          <w:tcPr>
            <w:cnfStyle w:val="001000000000" w:firstRow="0" w:lastRow="0" w:firstColumn="1" w:lastColumn="0" w:oddVBand="0" w:evenVBand="0" w:oddHBand="0" w:evenHBand="0" w:firstRowFirstColumn="0" w:firstRowLastColumn="0" w:lastRowFirstColumn="0" w:lastRowLastColumn="0"/>
            <w:tcW w:w="10440" w:type="dxa"/>
          </w:tcPr>
          <w:tbl>
            <w:tblPr>
              <w:tblW w:w="0" w:type="auto"/>
              <w:tblInd w:w="1440" w:type="dxa"/>
              <w:tblLook w:val="0000" w:firstRow="0" w:lastRow="0" w:firstColumn="0" w:lastColumn="0" w:noHBand="0" w:noVBand="0"/>
            </w:tblPr>
            <w:tblGrid>
              <w:gridCol w:w="2718"/>
              <w:gridCol w:w="5040"/>
            </w:tblGrid>
            <w:tr w:rsidR="00304C38" w:rsidRPr="001A73A9" w14:paraId="32955B91" w14:textId="77777777" w:rsidTr="004E7DEF">
              <w:tc>
                <w:tcPr>
                  <w:tcW w:w="2718" w:type="dxa"/>
                </w:tcPr>
                <w:p w14:paraId="6FC50A60" w14:textId="77777777" w:rsidR="00304C38" w:rsidRPr="001A73A9" w:rsidRDefault="00DB1167" w:rsidP="00F563DB">
                  <w:pPr>
                    <w:rPr>
                      <w:rFonts w:cs="Calibri"/>
                    </w:rPr>
                  </w:pPr>
                  <w:r w:rsidRPr="001A73A9">
                    <w:rPr>
                      <w:rStyle w:val="HighlightedVariable"/>
                      <w:rFonts w:ascii="Calibri" w:hAnsi="Calibri" w:cs="Calibri"/>
                      <w:i/>
                      <w:szCs w:val="22"/>
                    </w:rPr>
                    <w:t>RIA</w:t>
                  </w:r>
                  <w:r w:rsidR="00FB7678" w:rsidRPr="001A73A9">
                    <w:rPr>
                      <w:rStyle w:val="HighlightedVariable"/>
                      <w:rFonts w:ascii="Calibri" w:hAnsi="Calibri" w:cs="Calibri"/>
                      <w:i/>
                      <w:szCs w:val="22"/>
                    </w:rPr>
                    <w:t xml:space="preserve"> Approv</w:t>
                  </w:r>
                  <w:r w:rsidR="00861D53" w:rsidRPr="001A73A9">
                    <w:rPr>
                      <w:rStyle w:val="HighlightedVariable"/>
                      <w:rFonts w:ascii="Calibri" w:hAnsi="Calibri" w:cs="Calibri"/>
                      <w:i/>
                      <w:szCs w:val="22"/>
                    </w:rPr>
                    <w:t>al</w:t>
                  </w:r>
                  <w:r w:rsidR="00304C38" w:rsidRPr="001A73A9">
                    <w:rPr>
                      <w:rStyle w:val="HighlightedVariable"/>
                      <w:rFonts w:ascii="Calibri" w:hAnsi="Calibri" w:cs="Calibri"/>
                      <w:i/>
                      <w:szCs w:val="22"/>
                    </w:rPr>
                    <w:t xml:space="preserve"> </w:t>
                  </w:r>
                </w:p>
              </w:tc>
              <w:tc>
                <w:tcPr>
                  <w:tcW w:w="5040" w:type="dxa"/>
                  <w:tcBorders>
                    <w:bottom w:val="single" w:sz="6" w:space="0" w:color="auto"/>
                  </w:tcBorders>
                </w:tcPr>
                <w:p w14:paraId="752BF650" w14:textId="77777777" w:rsidR="00304C38" w:rsidRPr="001A73A9" w:rsidRDefault="00A572BE" w:rsidP="00F563DB">
                  <w:pPr>
                    <w:rPr>
                      <w:rFonts w:cs="Calibri"/>
                    </w:rPr>
                  </w:pPr>
                  <w:r w:rsidRPr="001A73A9">
                    <w:rPr>
                      <w:rFonts w:cs="Calibri"/>
                    </w:rPr>
                    <w:t>Name &lt;email id&gt;</w:t>
                  </w:r>
                </w:p>
              </w:tc>
            </w:tr>
            <w:tr w:rsidR="00304C38" w:rsidRPr="001A73A9" w14:paraId="66E8CEA1" w14:textId="77777777" w:rsidTr="004E7DEF">
              <w:tc>
                <w:tcPr>
                  <w:tcW w:w="2718" w:type="dxa"/>
                </w:tcPr>
                <w:p w14:paraId="26E690EF" w14:textId="77777777" w:rsidR="00304C38" w:rsidRPr="001A73A9" w:rsidRDefault="00861D53" w:rsidP="00F563DB">
                  <w:pPr>
                    <w:rPr>
                      <w:rFonts w:cs="Calibri"/>
                    </w:rPr>
                  </w:pPr>
                  <w:r w:rsidRPr="001A73A9">
                    <w:rPr>
                      <w:rStyle w:val="HighlightedVariable"/>
                      <w:rFonts w:ascii="Calibri" w:hAnsi="Calibri" w:cs="Calibri"/>
                      <w:i/>
                      <w:szCs w:val="22"/>
                    </w:rPr>
                    <w:t xml:space="preserve">Client </w:t>
                  </w:r>
                  <w:r w:rsidR="00304C38" w:rsidRPr="001A73A9">
                    <w:rPr>
                      <w:rStyle w:val="HighlightedVariable"/>
                      <w:rFonts w:ascii="Calibri" w:hAnsi="Calibri" w:cs="Calibri"/>
                      <w:i/>
                      <w:szCs w:val="22"/>
                    </w:rPr>
                    <w:t>Approv</w:t>
                  </w:r>
                  <w:r w:rsidRPr="001A73A9">
                    <w:rPr>
                      <w:rStyle w:val="HighlightedVariable"/>
                      <w:rFonts w:ascii="Calibri" w:hAnsi="Calibri" w:cs="Calibri"/>
                      <w:i/>
                      <w:szCs w:val="22"/>
                    </w:rPr>
                    <w:t>al</w:t>
                  </w:r>
                </w:p>
              </w:tc>
              <w:tc>
                <w:tcPr>
                  <w:tcW w:w="5040" w:type="dxa"/>
                  <w:tcBorders>
                    <w:top w:val="single" w:sz="6" w:space="0" w:color="auto"/>
                    <w:bottom w:val="single" w:sz="6" w:space="0" w:color="auto"/>
                  </w:tcBorders>
                </w:tcPr>
                <w:p w14:paraId="7652F0B2" w14:textId="77777777" w:rsidR="00304C38" w:rsidRPr="001A73A9" w:rsidRDefault="00A572BE" w:rsidP="00F563DB">
                  <w:pPr>
                    <w:rPr>
                      <w:rFonts w:cs="Calibri"/>
                    </w:rPr>
                  </w:pPr>
                  <w:r w:rsidRPr="001A73A9">
                    <w:rPr>
                      <w:rFonts w:cs="Calibri"/>
                    </w:rPr>
                    <w:t>Name</w:t>
                  </w:r>
                  <w:r w:rsidR="00304C38" w:rsidRPr="001A73A9">
                    <w:rPr>
                      <w:rFonts w:cs="Calibri"/>
                    </w:rPr>
                    <w:t xml:space="preserve"> &lt;</w:t>
                  </w:r>
                  <w:r w:rsidRPr="001A73A9">
                    <w:rPr>
                      <w:rFonts w:cs="Calibri"/>
                    </w:rPr>
                    <w:t>email id</w:t>
                  </w:r>
                  <w:r w:rsidR="00304C38" w:rsidRPr="001A73A9">
                    <w:rPr>
                      <w:rFonts w:cs="Calibri"/>
                    </w:rPr>
                    <w:t>&gt;</w:t>
                  </w:r>
                </w:p>
              </w:tc>
            </w:tr>
          </w:tbl>
          <w:p w14:paraId="0C4BDAF8" w14:textId="77777777" w:rsidR="00304C38" w:rsidRPr="001A73A9" w:rsidRDefault="00304C38" w:rsidP="00F563DB">
            <w:pPr>
              <w:rPr>
                <w:rFonts w:cs="Calibri"/>
              </w:rPr>
            </w:pPr>
          </w:p>
        </w:tc>
      </w:tr>
    </w:tbl>
    <w:p w14:paraId="33E3DF4D" w14:textId="77777777" w:rsidR="00D0557B" w:rsidRPr="00097E10" w:rsidRDefault="00D0557B" w:rsidP="00AF08C8">
      <w:pPr>
        <w:pStyle w:val="Heading1"/>
      </w:pPr>
      <w:bookmarkStart w:id="6" w:name="_Toc409512415"/>
      <w:bookmarkStart w:id="7" w:name="_Ref36552124"/>
      <w:bookmarkStart w:id="8" w:name="_Toc67909895"/>
      <w:bookmarkStart w:id="9" w:name="_Toc202462845"/>
      <w:bookmarkStart w:id="10" w:name="_Toc1183459331"/>
      <w:bookmarkStart w:id="11" w:name="_Toc506781366"/>
      <w:bookmarkStart w:id="12" w:name="_Toc908592594"/>
      <w:bookmarkStart w:id="13" w:name="_Toc212568678"/>
      <w:bookmarkStart w:id="14" w:name="_Toc409512416"/>
      <w:bookmarkStart w:id="15" w:name="_Toc531211984"/>
      <w:r w:rsidRPr="00097E10">
        <w:t>Document Control</w:t>
      </w:r>
      <w:bookmarkEnd w:id="6"/>
      <w:bookmarkEnd w:id="7"/>
      <w:bookmarkEnd w:id="8"/>
      <w:bookmarkEnd w:id="9"/>
      <w:bookmarkEnd w:id="10"/>
      <w:bookmarkEnd w:id="11"/>
      <w:bookmarkEnd w:id="12"/>
      <w:bookmarkEnd w:id="13"/>
    </w:p>
    <w:p w14:paraId="47FA6A09" w14:textId="77777777" w:rsidR="008C6941" w:rsidRPr="00D22E08" w:rsidRDefault="008C6941" w:rsidP="000E7CB2">
      <w:pPr>
        <w:pStyle w:val="Heading2"/>
      </w:pPr>
      <w:bookmarkStart w:id="16" w:name="_Toc202462846"/>
      <w:bookmarkStart w:id="17" w:name="_Toc9898887"/>
      <w:bookmarkStart w:id="18" w:name="_Toc478605282"/>
      <w:bookmarkStart w:id="19" w:name="_Toc518721732"/>
      <w:bookmarkStart w:id="20" w:name="_Toc212568679"/>
      <w:r w:rsidRPr="00D22E08">
        <w:t xml:space="preserve">Change </w:t>
      </w:r>
      <w:r w:rsidR="00EC1742" w:rsidRPr="00D22E08">
        <w:t>Log</w:t>
      </w:r>
      <w:bookmarkEnd w:id="14"/>
      <w:bookmarkEnd w:id="15"/>
      <w:bookmarkEnd w:id="16"/>
      <w:bookmarkEnd w:id="17"/>
      <w:bookmarkEnd w:id="18"/>
      <w:bookmarkEnd w:id="19"/>
      <w:bookmarkEnd w:id="20"/>
    </w:p>
    <w:tbl>
      <w:tblPr>
        <w:tblW w:w="0" w:type="auto"/>
        <w:tblInd w:w="8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000000" w:fill="FFFFFF"/>
        <w:tblLayout w:type="fixed"/>
        <w:tblCellMar>
          <w:left w:w="96" w:type="dxa"/>
          <w:right w:w="96" w:type="dxa"/>
        </w:tblCellMar>
        <w:tblLook w:val="0000" w:firstRow="0" w:lastRow="0" w:firstColumn="0" w:lastColumn="0" w:noHBand="0" w:noVBand="0"/>
      </w:tblPr>
      <w:tblGrid>
        <w:gridCol w:w="1870"/>
        <w:gridCol w:w="1701"/>
        <w:gridCol w:w="1134"/>
        <w:gridCol w:w="3575"/>
      </w:tblGrid>
      <w:tr w:rsidR="008C6941" w:rsidRPr="002A7316" w14:paraId="3E3B378C" w14:textId="77777777" w:rsidTr="00147724">
        <w:trPr>
          <w:cantSplit/>
          <w:trHeight w:val="483"/>
          <w:tblHeader/>
        </w:trPr>
        <w:tc>
          <w:tcPr>
            <w:tcW w:w="1870" w:type="dxa"/>
            <w:shd w:val="clear" w:color="auto" w:fill="C2E1F6" w:themeFill="text2" w:themeFillTint="33"/>
          </w:tcPr>
          <w:p w14:paraId="6CC2A5AC" w14:textId="77777777" w:rsidR="008C6941" w:rsidRPr="002A7316" w:rsidRDefault="008C6941" w:rsidP="00F563DB">
            <w:pPr>
              <w:pStyle w:val="TableHeading"/>
              <w:rPr>
                <w:rFonts w:cs="Calibri Light"/>
                <w:sz w:val="22"/>
                <w:szCs w:val="22"/>
              </w:rPr>
            </w:pPr>
            <w:r w:rsidRPr="002A7316">
              <w:rPr>
                <w:rFonts w:cs="Calibri Light"/>
                <w:sz w:val="22"/>
                <w:szCs w:val="22"/>
              </w:rPr>
              <w:t>Date</w:t>
            </w:r>
          </w:p>
        </w:tc>
        <w:tc>
          <w:tcPr>
            <w:tcW w:w="1701" w:type="dxa"/>
            <w:shd w:val="clear" w:color="auto" w:fill="C2E1F6" w:themeFill="text2" w:themeFillTint="33"/>
          </w:tcPr>
          <w:p w14:paraId="025A9F7D" w14:textId="77777777" w:rsidR="008C6941" w:rsidRPr="002A7316" w:rsidRDefault="008C6941" w:rsidP="00F563DB">
            <w:pPr>
              <w:pStyle w:val="TableHeading"/>
              <w:rPr>
                <w:rFonts w:cs="Calibri Light"/>
                <w:sz w:val="22"/>
                <w:szCs w:val="22"/>
              </w:rPr>
            </w:pPr>
            <w:r w:rsidRPr="002A7316">
              <w:rPr>
                <w:rFonts w:cs="Calibri Light"/>
                <w:sz w:val="22"/>
                <w:szCs w:val="22"/>
              </w:rPr>
              <w:t>Author</w:t>
            </w:r>
          </w:p>
        </w:tc>
        <w:tc>
          <w:tcPr>
            <w:tcW w:w="1134" w:type="dxa"/>
            <w:shd w:val="clear" w:color="auto" w:fill="C2E1F6" w:themeFill="text2" w:themeFillTint="33"/>
          </w:tcPr>
          <w:p w14:paraId="69A53661" w14:textId="77777777" w:rsidR="008C6941" w:rsidRPr="002A7316" w:rsidRDefault="008C6941" w:rsidP="00F563DB">
            <w:pPr>
              <w:pStyle w:val="TableHeading"/>
              <w:rPr>
                <w:rFonts w:cs="Calibri Light"/>
                <w:sz w:val="22"/>
                <w:szCs w:val="22"/>
              </w:rPr>
            </w:pPr>
            <w:r w:rsidRPr="002A7316">
              <w:rPr>
                <w:rFonts w:cs="Calibri Light"/>
                <w:sz w:val="22"/>
                <w:szCs w:val="22"/>
              </w:rPr>
              <w:t>Version</w:t>
            </w:r>
          </w:p>
        </w:tc>
        <w:tc>
          <w:tcPr>
            <w:tcW w:w="3575" w:type="dxa"/>
            <w:shd w:val="clear" w:color="auto" w:fill="C2E1F6" w:themeFill="text2" w:themeFillTint="33"/>
          </w:tcPr>
          <w:p w14:paraId="02241B62" w14:textId="77777777" w:rsidR="008C6941" w:rsidRPr="002A7316" w:rsidRDefault="008C6941" w:rsidP="00F563DB">
            <w:pPr>
              <w:pStyle w:val="TableHeading"/>
              <w:rPr>
                <w:rFonts w:cs="Calibri Light"/>
                <w:sz w:val="22"/>
                <w:szCs w:val="22"/>
              </w:rPr>
            </w:pPr>
            <w:r w:rsidRPr="002A7316">
              <w:rPr>
                <w:rFonts w:cs="Calibri Light"/>
                <w:sz w:val="22"/>
                <w:szCs w:val="22"/>
              </w:rPr>
              <w:t>Change Reference</w:t>
            </w:r>
          </w:p>
        </w:tc>
      </w:tr>
      <w:tr w:rsidR="002A7316" w:rsidRPr="002A7316" w14:paraId="2BEE8034" w14:textId="77777777" w:rsidTr="00147724">
        <w:trPr>
          <w:cantSplit/>
        </w:trPr>
        <w:tc>
          <w:tcPr>
            <w:tcW w:w="1870" w:type="dxa"/>
            <w:shd w:val="clear" w:color="auto" w:fill="FFFFFF" w:themeFill="background1"/>
          </w:tcPr>
          <w:p w14:paraId="00CED181" w14:textId="20BEE9EE" w:rsidR="002A7316" w:rsidRPr="002A7316" w:rsidRDefault="008D2B60" w:rsidP="002A7316">
            <w:pPr>
              <w:pStyle w:val="TableText"/>
              <w:rPr>
                <w:rFonts w:cs="Calibri Light"/>
                <w:sz w:val="22"/>
                <w:szCs w:val="22"/>
              </w:rPr>
            </w:pPr>
            <w:r>
              <w:rPr>
                <w:rFonts w:cs="Calibri Light"/>
                <w:sz w:val="22"/>
                <w:szCs w:val="22"/>
              </w:rPr>
              <w:t>Aug-8-2025</w:t>
            </w:r>
          </w:p>
        </w:tc>
        <w:tc>
          <w:tcPr>
            <w:tcW w:w="1701" w:type="dxa"/>
            <w:shd w:val="clear" w:color="auto" w:fill="FFFFFF" w:themeFill="background1"/>
          </w:tcPr>
          <w:p w14:paraId="1947EB9A" w14:textId="6B650499" w:rsidR="002A7316" w:rsidRPr="002A7316" w:rsidRDefault="008D2B60" w:rsidP="002A7316">
            <w:pPr>
              <w:pStyle w:val="TableText"/>
              <w:rPr>
                <w:rFonts w:cs="Calibri Light"/>
                <w:sz w:val="22"/>
                <w:szCs w:val="22"/>
              </w:rPr>
            </w:pPr>
            <w:r>
              <w:rPr>
                <w:rFonts w:cs="Calibri Light"/>
                <w:sz w:val="22"/>
                <w:szCs w:val="22"/>
              </w:rPr>
              <w:t>RIA Advisors</w:t>
            </w:r>
          </w:p>
        </w:tc>
        <w:tc>
          <w:tcPr>
            <w:tcW w:w="1134" w:type="dxa"/>
            <w:shd w:val="clear" w:color="auto" w:fill="FFFFFF" w:themeFill="background1"/>
          </w:tcPr>
          <w:p w14:paraId="77262D16" w14:textId="666C042C" w:rsidR="002A7316" w:rsidRPr="002A7316" w:rsidRDefault="008D2B60" w:rsidP="002A7316">
            <w:pPr>
              <w:pStyle w:val="TableText"/>
              <w:rPr>
                <w:rFonts w:cs="Calibri Light"/>
                <w:sz w:val="22"/>
                <w:szCs w:val="22"/>
              </w:rPr>
            </w:pPr>
            <w:r>
              <w:rPr>
                <w:rFonts w:cs="Calibri Light"/>
                <w:sz w:val="22"/>
                <w:szCs w:val="22"/>
              </w:rPr>
              <w:t>Draft</w:t>
            </w:r>
          </w:p>
        </w:tc>
        <w:tc>
          <w:tcPr>
            <w:tcW w:w="3575" w:type="dxa"/>
            <w:shd w:val="clear" w:color="auto" w:fill="FFFFFF" w:themeFill="background1"/>
          </w:tcPr>
          <w:p w14:paraId="0E9CAEE7" w14:textId="05C698B7" w:rsidR="002A7316" w:rsidRPr="002A7316" w:rsidRDefault="008D2B60" w:rsidP="002A7316">
            <w:pPr>
              <w:pStyle w:val="TableText"/>
              <w:rPr>
                <w:rFonts w:cs="Calibri Light"/>
                <w:sz w:val="22"/>
                <w:szCs w:val="22"/>
              </w:rPr>
            </w:pPr>
            <w:r>
              <w:rPr>
                <w:rFonts w:cs="Calibri Light"/>
                <w:sz w:val="22"/>
                <w:szCs w:val="22"/>
              </w:rPr>
              <w:t>Draft Version</w:t>
            </w:r>
          </w:p>
        </w:tc>
      </w:tr>
      <w:tr w:rsidR="006200EA" w:rsidRPr="002A7316" w14:paraId="2830CC62" w14:textId="77777777" w:rsidTr="00147724">
        <w:trPr>
          <w:cantSplit/>
        </w:trPr>
        <w:tc>
          <w:tcPr>
            <w:tcW w:w="1870" w:type="dxa"/>
            <w:shd w:val="clear" w:color="auto" w:fill="FFFFFF" w:themeFill="background1"/>
          </w:tcPr>
          <w:p w14:paraId="77B90BC7" w14:textId="12AE6DCC" w:rsidR="006200EA" w:rsidRPr="002A7316" w:rsidRDefault="006D40C8" w:rsidP="006200EA">
            <w:pPr>
              <w:pStyle w:val="TableText"/>
              <w:rPr>
                <w:rFonts w:cs="Calibri Light"/>
                <w:sz w:val="22"/>
                <w:szCs w:val="22"/>
              </w:rPr>
            </w:pPr>
            <w:ins w:id="21" w:author="Pallavi Tonpe" w:date="2025-09-05T17:56:00Z" w16du:dateUtc="2025-09-05T21:56:00Z">
              <w:r>
                <w:rPr>
                  <w:rFonts w:cs="Calibri Light"/>
                  <w:sz w:val="22"/>
                  <w:szCs w:val="22"/>
                </w:rPr>
                <w:t>Sep</w:t>
              </w:r>
              <w:r w:rsidR="00C11CF4">
                <w:rPr>
                  <w:rFonts w:cs="Calibri Light"/>
                  <w:sz w:val="22"/>
                  <w:szCs w:val="22"/>
                </w:rPr>
                <w:t xml:space="preserve"> 5, 2025</w:t>
              </w:r>
            </w:ins>
          </w:p>
        </w:tc>
        <w:tc>
          <w:tcPr>
            <w:tcW w:w="1701" w:type="dxa"/>
            <w:shd w:val="clear" w:color="auto" w:fill="FFFFFF" w:themeFill="background1"/>
          </w:tcPr>
          <w:p w14:paraId="1105B6AD" w14:textId="766700F7" w:rsidR="006200EA" w:rsidRPr="002A7316" w:rsidRDefault="00C11CF4" w:rsidP="006200EA">
            <w:pPr>
              <w:pStyle w:val="TableText"/>
              <w:rPr>
                <w:rFonts w:cs="Calibri Light"/>
                <w:sz w:val="22"/>
                <w:szCs w:val="22"/>
              </w:rPr>
            </w:pPr>
            <w:ins w:id="22" w:author="Pallavi Tonpe" w:date="2025-09-05T17:56:00Z" w16du:dateUtc="2025-09-05T21:56:00Z">
              <w:r>
                <w:rPr>
                  <w:rFonts w:cs="Calibri Light"/>
                  <w:sz w:val="22"/>
                  <w:szCs w:val="22"/>
                </w:rPr>
                <w:t>RIA</w:t>
              </w:r>
            </w:ins>
          </w:p>
        </w:tc>
        <w:tc>
          <w:tcPr>
            <w:tcW w:w="1134" w:type="dxa"/>
            <w:shd w:val="clear" w:color="auto" w:fill="FFFFFF" w:themeFill="background1"/>
          </w:tcPr>
          <w:p w14:paraId="233DB52F" w14:textId="002406D4" w:rsidR="006200EA" w:rsidRPr="002A7316" w:rsidRDefault="00C11CF4" w:rsidP="006200EA">
            <w:pPr>
              <w:pStyle w:val="TableText"/>
              <w:rPr>
                <w:rFonts w:cs="Calibri Light"/>
                <w:sz w:val="22"/>
                <w:szCs w:val="22"/>
              </w:rPr>
            </w:pPr>
            <w:ins w:id="23" w:author="Pallavi Tonpe" w:date="2025-09-05T17:56:00Z" w16du:dateUtc="2025-09-05T21:56:00Z">
              <w:r>
                <w:rPr>
                  <w:rFonts w:cs="Calibri Light"/>
                  <w:sz w:val="22"/>
                  <w:szCs w:val="22"/>
                </w:rPr>
                <w:t>1.1</w:t>
              </w:r>
            </w:ins>
          </w:p>
        </w:tc>
        <w:tc>
          <w:tcPr>
            <w:tcW w:w="3575" w:type="dxa"/>
            <w:shd w:val="clear" w:color="auto" w:fill="FFFFFF" w:themeFill="background1"/>
          </w:tcPr>
          <w:p w14:paraId="115C979B" w14:textId="6AF08072" w:rsidR="006200EA" w:rsidRPr="002A7316" w:rsidRDefault="00C11CF4" w:rsidP="006200EA">
            <w:pPr>
              <w:pStyle w:val="TableText"/>
              <w:rPr>
                <w:rFonts w:cs="Calibri Light"/>
                <w:sz w:val="22"/>
                <w:szCs w:val="22"/>
              </w:rPr>
            </w:pPr>
            <w:ins w:id="24" w:author="Pallavi Tonpe" w:date="2025-09-05T17:56:00Z" w16du:dateUtc="2025-09-05T21:56:00Z">
              <w:r>
                <w:rPr>
                  <w:rFonts w:cs="Calibri Light"/>
                  <w:sz w:val="22"/>
                  <w:szCs w:val="22"/>
                </w:rPr>
                <w:t>Added design for Claim, ancillary and MedPharm Invoice</w:t>
              </w:r>
            </w:ins>
          </w:p>
        </w:tc>
      </w:tr>
      <w:tr w:rsidR="006200EA" w:rsidRPr="002A7316" w14:paraId="690A687C" w14:textId="77777777" w:rsidTr="00147724">
        <w:trPr>
          <w:cantSplit/>
        </w:trPr>
        <w:tc>
          <w:tcPr>
            <w:tcW w:w="1870" w:type="dxa"/>
            <w:shd w:val="clear" w:color="auto" w:fill="FFFFFF" w:themeFill="background1"/>
          </w:tcPr>
          <w:p w14:paraId="731D927B" w14:textId="78737A1E" w:rsidR="006200EA" w:rsidRPr="002A7316" w:rsidRDefault="67CF192E" w:rsidP="006200EA">
            <w:pPr>
              <w:pStyle w:val="TableText"/>
              <w:rPr>
                <w:rFonts w:cs="Calibri Light"/>
                <w:sz w:val="22"/>
                <w:szCs w:val="22"/>
              </w:rPr>
            </w:pPr>
            <w:r w:rsidRPr="398157DD">
              <w:rPr>
                <w:rFonts w:cs="Calibri Light"/>
                <w:sz w:val="22"/>
                <w:szCs w:val="22"/>
              </w:rPr>
              <w:t>Sept 15, 2025</w:t>
            </w:r>
          </w:p>
        </w:tc>
        <w:tc>
          <w:tcPr>
            <w:tcW w:w="1701" w:type="dxa"/>
            <w:shd w:val="clear" w:color="auto" w:fill="FFFFFF" w:themeFill="background1"/>
          </w:tcPr>
          <w:p w14:paraId="50897271" w14:textId="28AC1B1A" w:rsidR="006200EA" w:rsidRPr="002A7316" w:rsidRDefault="67CF192E" w:rsidP="006200EA">
            <w:pPr>
              <w:pStyle w:val="TableText"/>
              <w:rPr>
                <w:rFonts w:cs="Calibri Light"/>
                <w:sz w:val="22"/>
                <w:szCs w:val="22"/>
              </w:rPr>
            </w:pPr>
            <w:r w:rsidRPr="398157DD">
              <w:rPr>
                <w:rFonts w:cs="Calibri Light"/>
                <w:sz w:val="22"/>
                <w:szCs w:val="22"/>
              </w:rPr>
              <w:t>RIA</w:t>
            </w:r>
          </w:p>
        </w:tc>
        <w:tc>
          <w:tcPr>
            <w:tcW w:w="1134" w:type="dxa"/>
            <w:shd w:val="clear" w:color="auto" w:fill="FFFFFF" w:themeFill="background1"/>
          </w:tcPr>
          <w:p w14:paraId="43F83955" w14:textId="2765E866" w:rsidR="006200EA" w:rsidRPr="002A7316" w:rsidRDefault="67CF192E" w:rsidP="006200EA">
            <w:pPr>
              <w:pStyle w:val="TableText"/>
              <w:rPr>
                <w:rFonts w:cs="Calibri Light"/>
                <w:sz w:val="22"/>
                <w:szCs w:val="22"/>
              </w:rPr>
            </w:pPr>
            <w:r w:rsidRPr="398157DD">
              <w:rPr>
                <w:rFonts w:cs="Calibri Light"/>
                <w:sz w:val="22"/>
                <w:szCs w:val="22"/>
              </w:rPr>
              <w:t>1.2</w:t>
            </w:r>
          </w:p>
        </w:tc>
        <w:tc>
          <w:tcPr>
            <w:tcW w:w="3575" w:type="dxa"/>
            <w:shd w:val="clear" w:color="auto" w:fill="FFFFFF" w:themeFill="background1"/>
          </w:tcPr>
          <w:p w14:paraId="24BC5B61" w14:textId="68B388BF" w:rsidR="006200EA" w:rsidRPr="002A7316" w:rsidRDefault="67CF192E" w:rsidP="006200EA">
            <w:pPr>
              <w:pStyle w:val="TableText"/>
              <w:rPr>
                <w:rFonts w:cs="Calibri Light"/>
                <w:sz w:val="22"/>
                <w:szCs w:val="22"/>
              </w:rPr>
            </w:pPr>
            <w:r w:rsidRPr="398157DD">
              <w:rPr>
                <w:rFonts w:cs="Calibri Light"/>
                <w:sz w:val="22"/>
                <w:szCs w:val="22"/>
              </w:rPr>
              <w:t>Section 4.2.4 - Statement Construct and 4.2.5 - Supplemental File added</w:t>
            </w:r>
          </w:p>
        </w:tc>
      </w:tr>
      <w:tr w:rsidR="00145D54" w:rsidRPr="002A7316" w14:paraId="3A8F312C" w14:textId="77777777" w:rsidTr="00147724">
        <w:trPr>
          <w:cantSplit/>
          <w:ins w:id="25" w:author="Nikko Padilla" w:date="2025-10-02T14:25:00Z"/>
        </w:trPr>
        <w:tc>
          <w:tcPr>
            <w:tcW w:w="1870" w:type="dxa"/>
            <w:shd w:val="clear" w:color="auto" w:fill="FFFFFF" w:themeFill="background1"/>
          </w:tcPr>
          <w:p w14:paraId="345ACC6A" w14:textId="022E7446" w:rsidR="00145D54" w:rsidRPr="398157DD" w:rsidRDefault="00145D54" w:rsidP="006200EA">
            <w:pPr>
              <w:pStyle w:val="TableText"/>
              <w:rPr>
                <w:ins w:id="26" w:author="Nikko Padilla" w:date="2025-10-02T14:25:00Z" w16du:dateUtc="2025-10-02T06:25:00Z"/>
                <w:rFonts w:cs="Calibri Light"/>
                <w:sz w:val="22"/>
                <w:szCs w:val="22"/>
              </w:rPr>
            </w:pPr>
            <w:ins w:id="27" w:author="Nikko Padilla" w:date="2025-10-02T14:25:00Z" w16du:dateUtc="2025-10-02T06:25:00Z">
              <w:r>
                <w:rPr>
                  <w:rFonts w:cs="Calibri Light"/>
                  <w:sz w:val="22"/>
                  <w:szCs w:val="22"/>
                </w:rPr>
                <w:t>October 2, 2025</w:t>
              </w:r>
            </w:ins>
          </w:p>
        </w:tc>
        <w:tc>
          <w:tcPr>
            <w:tcW w:w="1701" w:type="dxa"/>
            <w:shd w:val="clear" w:color="auto" w:fill="FFFFFF" w:themeFill="background1"/>
          </w:tcPr>
          <w:p w14:paraId="1A60D3DB" w14:textId="3E3BA355" w:rsidR="00145D54" w:rsidRPr="398157DD" w:rsidRDefault="00145D54" w:rsidP="006200EA">
            <w:pPr>
              <w:pStyle w:val="TableText"/>
              <w:rPr>
                <w:ins w:id="28" w:author="Nikko Padilla" w:date="2025-10-02T14:25:00Z" w16du:dateUtc="2025-10-02T06:25:00Z"/>
                <w:rFonts w:cs="Calibri Light"/>
                <w:sz w:val="22"/>
                <w:szCs w:val="22"/>
              </w:rPr>
            </w:pPr>
            <w:ins w:id="29" w:author="Nikko Padilla" w:date="2025-10-02T14:25:00Z" w16du:dateUtc="2025-10-02T06:25:00Z">
              <w:r>
                <w:rPr>
                  <w:rFonts w:cs="Calibri Light"/>
                  <w:sz w:val="22"/>
                  <w:szCs w:val="22"/>
                </w:rPr>
                <w:t>RIA</w:t>
              </w:r>
            </w:ins>
          </w:p>
        </w:tc>
        <w:tc>
          <w:tcPr>
            <w:tcW w:w="1134" w:type="dxa"/>
            <w:shd w:val="clear" w:color="auto" w:fill="FFFFFF" w:themeFill="background1"/>
          </w:tcPr>
          <w:p w14:paraId="0FAC27C4" w14:textId="34AF7C92" w:rsidR="00145D54" w:rsidRPr="398157DD" w:rsidRDefault="00145D54" w:rsidP="006200EA">
            <w:pPr>
              <w:pStyle w:val="TableText"/>
              <w:rPr>
                <w:ins w:id="30" w:author="Nikko Padilla" w:date="2025-10-02T14:25:00Z" w16du:dateUtc="2025-10-02T06:25:00Z"/>
                <w:rFonts w:cs="Calibri Light"/>
                <w:sz w:val="22"/>
                <w:szCs w:val="22"/>
              </w:rPr>
            </w:pPr>
            <w:ins w:id="31" w:author="Nikko Padilla" w:date="2025-10-02T14:25:00Z" w16du:dateUtc="2025-10-02T06:25:00Z">
              <w:r>
                <w:rPr>
                  <w:rFonts w:cs="Calibri Light"/>
                  <w:sz w:val="22"/>
                  <w:szCs w:val="22"/>
                </w:rPr>
                <w:t>1.3</w:t>
              </w:r>
            </w:ins>
          </w:p>
        </w:tc>
        <w:tc>
          <w:tcPr>
            <w:tcW w:w="3575" w:type="dxa"/>
            <w:shd w:val="clear" w:color="auto" w:fill="FFFFFF" w:themeFill="background1"/>
          </w:tcPr>
          <w:p w14:paraId="5A7E4E50" w14:textId="26E80B41" w:rsidR="00145D54" w:rsidRPr="398157DD" w:rsidRDefault="00145D54" w:rsidP="006200EA">
            <w:pPr>
              <w:pStyle w:val="TableText"/>
              <w:rPr>
                <w:ins w:id="32" w:author="Nikko Padilla" w:date="2025-10-02T14:25:00Z" w16du:dateUtc="2025-10-02T06:25:00Z"/>
                <w:rFonts w:cs="Calibri Light"/>
                <w:sz w:val="22"/>
                <w:szCs w:val="22"/>
              </w:rPr>
            </w:pPr>
            <w:ins w:id="33" w:author="Nikko Padilla" w:date="2025-10-02T14:25:00Z" w16du:dateUtc="2025-10-02T06:25:00Z">
              <w:r>
                <w:rPr>
                  <w:rFonts w:cs="Calibri Light"/>
                  <w:sz w:val="22"/>
                  <w:szCs w:val="22"/>
                </w:rPr>
                <w:t>Updated for PT-2</w:t>
              </w:r>
              <w:r w:rsidR="008A1E7F">
                <w:rPr>
                  <w:rFonts w:cs="Calibri Light"/>
                  <w:sz w:val="22"/>
                  <w:szCs w:val="22"/>
                </w:rPr>
                <w:t>33.</w:t>
              </w:r>
            </w:ins>
          </w:p>
        </w:tc>
      </w:tr>
      <w:tr w:rsidR="00566599" w:rsidRPr="002A7316" w14:paraId="1389DDE4" w14:textId="77777777" w:rsidTr="00147724">
        <w:trPr>
          <w:cantSplit/>
        </w:trPr>
        <w:tc>
          <w:tcPr>
            <w:tcW w:w="1870" w:type="dxa"/>
            <w:shd w:val="clear" w:color="auto" w:fill="FFFFFF" w:themeFill="background1"/>
          </w:tcPr>
          <w:p w14:paraId="2457E352" w14:textId="76F5E3EC" w:rsidR="00566599" w:rsidRDefault="00566599" w:rsidP="006200EA">
            <w:pPr>
              <w:pStyle w:val="TableText"/>
              <w:rPr>
                <w:rFonts w:cs="Calibri Light"/>
                <w:sz w:val="22"/>
                <w:szCs w:val="22"/>
              </w:rPr>
            </w:pPr>
            <w:ins w:id="34" w:author="Nikko Padilla" w:date="2025-10-03T18:56:00Z" w16du:dateUtc="2025-10-03T10:56:00Z">
              <w:r>
                <w:rPr>
                  <w:rFonts w:cs="Calibri Light"/>
                  <w:sz w:val="22"/>
                  <w:szCs w:val="22"/>
                </w:rPr>
                <w:t>October 3, 2025</w:t>
              </w:r>
            </w:ins>
          </w:p>
        </w:tc>
        <w:tc>
          <w:tcPr>
            <w:tcW w:w="1701" w:type="dxa"/>
            <w:shd w:val="clear" w:color="auto" w:fill="FFFFFF" w:themeFill="background1"/>
          </w:tcPr>
          <w:p w14:paraId="5AB884D3" w14:textId="2176407A" w:rsidR="00566599" w:rsidRDefault="00566599" w:rsidP="006200EA">
            <w:pPr>
              <w:pStyle w:val="TableText"/>
              <w:rPr>
                <w:rFonts w:cs="Calibri Light"/>
                <w:sz w:val="22"/>
                <w:szCs w:val="22"/>
              </w:rPr>
            </w:pPr>
            <w:ins w:id="35" w:author="Nikko Padilla" w:date="2025-10-03T18:56:00Z" w16du:dateUtc="2025-10-03T10:56:00Z">
              <w:r>
                <w:rPr>
                  <w:rFonts w:cs="Calibri Light"/>
                  <w:sz w:val="22"/>
                  <w:szCs w:val="22"/>
                </w:rPr>
                <w:t>RIA</w:t>
              </w:r>
            </w:ins>
          </w:p>
        </w:tc>
        <w:tc>
          <w:tcPr>
            <w:tcW w:w="1134" w:type="dxa"/>
            <w:shd w:val="clear" w:color="auto" w:fill="FFFFFF" w:themeFill="background1"/>
          </w:tcPr>
          <w:p w14:paraId="73CC69CB" w14:textId="6C35C3D1" w:rsidR="00566599" w:rsidRDefault="00566599" w:rsidP="006200EA">
            <w:pPr>
              <w:pStyle w:val="TableText"/>
              <w:rPr>
                <w:rFonts w:cs="Calibri Light"/>
                <w:sz w:val="22"/>
                <w:szCs w:val="22"/>
              </w:rPr>
            </w:pPr>
            <w:ins w:id="36" w:author="Nikko Padilla" w:date="2025-10-03T18:56:00Z" w16du:dateUtc="2025-10-03T10:56:00Z">
              <w:r>
                <w:rPr>
                  <w:rFonts w:cs="Calibri Light"/>
                  <w:sz w:val="22"/>
                  <w:szCs w:val="22"/>
                </w:rPr>
                <w:t>1.4</w:t>
              </w:r>
            </w:ins>
          </w:p>
        </w:tc>
        <w:tc>
          <w:tcPr>
            <w:tcW w:w="3575" w:type="dxa"/>
            <w:shd w:val="clear" w:color="auto" w:fill="FFFFFF" w:themeFill="background1"/>
          </w:tcPr>
          <w:p w14:paraId="725AEB08" w14:textId="77777777" w:rsidR="00566599" w:rsidRDefault="00566599" w:rsidP="006200EA">
            <w:pPr>
              <w:pStyle w:val="TableText"/>
              <w:rPr>
                <w:ins w:id="37" w:author="Pallavi Tonpe" w:date="2025-10-03T16:22:00Z" w16du:dateUtc="2025-10-03T20:22:00Z"/>
                <w:rFonts w:cs="Calibri Light"/>
                <w:sz w:val="22"/>
                <w:szCs w:val="22"/>
              </w:rPr>
            </w:pPr>
            <w:ins w:id="38" w:author="Nikko Padilla" w:date="2025-10-03T18:56:00Z" w16du:dateUtc="2025-10-03T10:56:00Z">
              <w:r>
                <w:rPr>
                  <w:rFonts w:cs="Calibri Light"/>
                  <w:sz w:val="22"/>
                  <w:szCs w:val="22"/>
                </w:rPr>
                <w:t>Updated for PT-23</w:t>
              </w:r>
            </w:ins>
            <w:ins w:id="39" w:author="Nikko Padilla" w:date="2025-10-03T19:20:00Z" w16du:dateUtc="2025-10-03T11:20:00Z">
              <w:r w:rsidR="00200A99">
                <w:rPr>
                  <w:rFonts w:cs="Calibri Light"/>
                  <w:sz w:val="22"/>
                  <w:szCs w:val="22"/>
                </w:rPr>
                <w:t>2</w:t>
              </w:r>
            </w:ins>
            <w:ins w:id="40" w:author="Nikko Padilla" w:date="2025-10-03T18:56:00Z" w16du:dateUtc="2025-10-03T10:56:00Z">
              <w:r>
                <w:rPr>
                  <w:rFonts w:cs="Calibri Light"/>
                  <w:sz w:val="22"/>
                  <w:szCs w:val="22"/>
                </w:rPr>
                <w:t>.</w:t>
              </w:r>
            </w:ins>
          </w:p>
          <w:p w14:paraId="4591E20B" w14:textId="77777777" w:rsidR="00197C51" w:rsidRDefault="00B905CF" w:rsidP="006200EA">
            <w:pPr>
              <w:pStyle w:val="TableText"/>
              <w:rPr>
                <w:ins w:id="41" w:author="Pallavi Tonpe" w:date="2025-10-03T16:23:00Z" w16du:dateUtc="2025-10-03T20:23:00Z"/>
                <w:rFonts w:cs="Calibri Light"/>
                <w:sz w:val="22"/>
                <w:szCs w:val="22"/>
              </w:rPr>
            </w:pPr>
            <w:ins w:id="42" w:author="Pallavi Tonpe" w:date="2025-10-03T16:23:00Z" w16du:dateUtc="2025-10-03T20:23:00Z">
              <w:r>
                <w:rPr>
                  <w:rFonts w:cs="Calibri Light"/>
                  <w:sz w:val="22"/>
                  <w:szCs w:val="22"/>
                </w:rPr>
                <w:t>Invoice Bill to address to come from Bill group Person if available else from Client.</w:t>
              </w:r>
            </w:ins>
          </w:p>
          <w:p w14:paraId="0403741B" w14:textId="18746227" w:rsidR="00B905CF" w:rsidRDefault="00B905CF" w:rsidP="006200EA">
            <w:pPr>
              <w:pStyle w:val="TableText"/>
              <w:rPr>
                <w:rFonts w:cs="Calibri Light"/>
                <w:sz w:val="22"/>
                <w:szCs w:val="22"/>
              </w:rPr>
            </w:pPr>
            <w:ins w:id="43" w:author="Pallavi Tonpe" w:date="2025-10-03T16:23:00Z" w16du:dateUtc="2025-10-03T20:23:00Z">
              <w:r>
                <w:rPr>
                  <w:rFonts w:cs="Calibri Light"/>
                  <w:sz w:val="22"/>
                  <w:szCs w:val="22"/>
                </w:rPr>
                <w:t>Added logic to REF ID value</w:t>
              </w:r>
            </w:ins>
          </w:p>
        </w:tc>
      </w:tr>
      <w:tr w:rsidR="001B0CE9" w:rsidRPr="002A7316" w14:paraId="3F743937" w14:textId="77777777" w:rsidTr="00147724">
        <w:trPr>
          <w:cantSplit/>
          <w:ins w:id="44" w:author="Pallavi Tonpe" w:date="2025-10-15T02:17:00Z"/>
        </w:trPr>
        <w:tc>
          <w:tcPr>
            <w:tcW w:w="1870" w:type="dxa"/>
            <w:shd w:val="clear" w:color="auto" w:fill="FFFFFF" w:themeFill="background1"/>
          </w:tcPr>
          <w:p w14:paraId="50BF6E01" w14:textId="5A832BF1" w:rsidR="001B0CE9" w:rsidRDefault="00F47750" w:rsidP="006200EA">
            <w:pPr>
              <w:pStyle w:val="TableText"/>
              <w:rPr>
                <w:ins w:id="45" w:author="Pallavi Tonpe" w:date="2025-10-15T02:17:00Z" w16du:dateUtc="2025-10-15T06:17:00Z"/>
                <w:rFonts w:cs="Calibri Light"/>
                <w:sz w:val="22"/>
                <w:szCs w:val="22"/>
              </w:rPr>
            </w:pPr>
            <w:ins w:id="46" w:author="Pallavi Tonpe" w:date="2025-10-15T02:17:00Z" w16du:dateUtc="2025-10-15T06:17:00Z">
              <w:r>
                <w:rPr>
                  <w:rFonts w:cs="Calibri Light"/>
                  <w:sz w:val="22"/>
                  <w:szCs w:val="22"/>
                </w:rPr>
                <w:t>October 15,202</w:t>
              </w:r>
              <w:r w:rsidR="00102627">
                <w:rPr>
                  <w:rFonts w:cs="Calibri Light"/>
                  <w:sz w:val="22"/>
                  <w:szCs w:val="22"/>
                </w:rPr>
                <w:t>5</w:t>
              </w:r>
            </w:ins>
          </w:p>
        </w:tc>
        <w:tc>
          <w:tcPr>
            <w:tcW w:w="1701" w:type="dxa"/>
            <w:shd w:val="clear" w:color="auto" w:fill="FFFFFF" w:themeFill="background1"/>
          </w:tcPr>
          <w:p w14:paraId="5AEBFB99" w14:textId="7969689E" w:rsidR="001B0CE9" w:rsidRDefault="00102627" w:rsidP="006200EA">
            <w:pPr>
              <w:pStyle w:val="TableText"/>
              <w:rPr>
                <w:ins w:id="47" w:author="Pallavi Tonpe" w:date="2025-10-15T02:17:00Z" w16du:dateUtc="2025-10-15T06:17:00Z"/>
                <w:rFonts w:cs="Calibri Light"/>
                <w:sz w:val="22"/>
                <w:szCs w:val="22"/>
              </w:rPr>
            </w:pPr>
            <w:ins w:id="48" w:author="Pallavi Tonpe" w:date="2025-10-15T02:17:00Z" w16du:dateUtc="2025-10-15T06:17:00Z">
              <w:r>
                <w:rPr>
                  <w:rFonts w:cs="Calibri Light"/>
                  <w:sz w:val="22"/>
                  <w:szCs w:val="22"/>
                </w:rPr>
                <w:t>RIA</w:t>
              </w:r>
            </w:ins>
          </w:p>
        </w:tc>
        <w:tc>
          <w:tcPr>
            <w:tcW w:w="1134" w:type="dxa"/>
            <w:shd w:val="clear" w:color="auto" w:fill="FFFFFF" w:themeFill="background1"/>
          </w:tcPr>
          <w:p w14:paraId="2A1FF141" w14:textId="6BF734CD" w:rsidR="001B0CE9" w:rsidRDefault="0048121F" w:rsidP="006200EA">
            <w:pPr>
              <w:pStyle w:val="TableText"/>
              <w:rPr>
                <w:ins w:id="49" w:author="Pallavi Tonpe" w:date="2025-10-15T02:17:00Z" w16du:dateUtc="2025-10-15T06:17:00Z"/>
                <w:rFonts w:cs="Calibri Light"/>
                <w:sz w:val="22"/>
                <w:szCs w:val="22"/>
              </w:rPr>
            </w:pPr>
            <w:r>
              <w:rPr>
                <w:rFonts w:cs="Calibri Light"/>
                <w:sz w:val="22"/>
                <w:szCs w:val="22"/>
              </w:rPr>
              <w:t>1.5</w:t>
            </w:r>
          </w:p>
        </w:tc>
        <w:tc>
          <w:tcPr>
            <w:tcW w:w="3575" w:type="dxa"/>
            <w:shd w:val="clear" w:color="auto" w:fill="FFFFFF" w:themeFill="background1"/>
          </w:tcPr>
          <w:p w14:paraId="267707D5" w14:textId="6BEA3053" w:rsidR="001B0CE9" w:rsidRDefault="00102627" w:rsidP="006200EA">
            <w:pPr>
              <w:pStyle w:val="TableText"/>
              <w:rPr>
                <w:ins w:id="50" w:author="Pallavi Tonpe" w:date="2025-10-15T02:17:00Z" w16du:dateUtc="2025-10-15T06:17:00Z"/>
                <w:rFonts w:cs="Calibri Light"/>
                <w:sz w:val="22"/>
                <w:szCs w:val="22"/>
              </w:rPr>
            </w:pPr>
            <w:ins w:id="51" w:author="Pallavi Tonpe" w:date="2025-10-15T02:17:00Z" w16du:dateUtc="2025-10-15T06:17:00Z">
              <w:r>
                <w:rPr>
                  <w:rFonts w:cs="Calibri Light"/>
                  <w:sz w:val="22"/>
                  <w:szCs w:val="22"/>
                </w:rPr>
                <w:t>No-Bill No-Pay – Impact to Claim Invoice.</w:t>
              </w:r>
            </w:ins>
          </w:p>
        </w:tc>
      </w:tr>
      <w:tr w:rsidR="00B06035" w:rsidRPr="002A7316" w14:paraId="5A30E6BF" w14:textId="77777777" w:rsidTr="00147724">
        <w:trPr>
          <w:cantSplit/>
        </w:trPr>
        <w:tc>
          <w:tcPr>
            <w:tcW w:w="1870" w:type="dxa"/>
            <w:shd w:val="clear" w:color="auto" w:fill="FFFFFF" w:themeFill="background1"/>
          </w:tcPr>
          <w:p w14:paraId="08992BB0" w14:textId="15C32761" w:rsidR="00B06035" w:rsidRDefault="00B06035" w:rsidP="006200EA">
            <w:pPr>
              <w:pStyle w:val="TableText"/>
              <w:rPr>
                <w:rFonts w:cs="Calibri Light"/>
                <w:sz w:val="22"/>
                <w:szCs w:val="22"/>
              </w:rPr>
            </w:pPr>
            <w:r>
              <w:rPr>
                <w:rFonts w:cs="Calibri Light"/>
                <w:sz w:val="22"/>
                <w:szCs w:val="22"/>
              </w:rPr>
              <w:t>Oct</w:t>
            </w:r>
            <w:r w:rsidR="00301E3E">
              <w:rPr>
                <w:rFonts w:cs="Calibri Light"/>
                <w:sz w:val="22"/>
                <w:szCs w:val="22"/>
              </w:rPr>
              <w:t>ober 21,2025</w:t>
            </w:r>
          </w:p>
        </w:tc>
        <w:tc>
          <w:tcPr>
            <w:tcW w:w="1701" w:type="dxa"/>
            <w:shd w:val="clear" w:color="auto" w:fill="FFFFFF" w:themeFill="background1"/>
          </w:tcPr>
          <w:p w14:paraId="772DB808" w14:textId="03A0221B" w:rsidR="00B06035" w:rsidRDefault="00301E3E" w:rsidP="006200EA">
            <w:pPr>
              <w:pStyle w:val="TableText"/>
              <w:rPr>
                <w:rFonts w:cs="Calibri Light"/>
                <w:sz w:val="22"/>
                <w:szCs w:val="22"/>
              </w:rPr>
            </w:pPr>
            <w:r>
              <w:rPr>
                <w:rFonts w:cs="Calibri Light"/>
                <w:sz w:val="22"/>
                <w:szCs w:val="22"/>
              </w:rPr>
              <w:t>RIA</w:t>
            </w:r>
          </w:p>
        </w:tc>
        <w:tc>
          <w:tcPr>
            <w:tcW w:w="1134" w:type="dxa"/>
            <w:shd w:val="clear" w:color="auto" w:fill="FFFFFF" w:themeFill="background1"/>
          </w:tcPr>
          <w:p w14:paraId="2FF9F47B" w14:textId="6AD27D70" w:rsidR="00B06035" w:rsidRDefault="0048121F" w:rsidP="006200EA">
            <w:pPr>
              <w:pStyle w:val="TableText"/>
              <w:rPr>
                <w:rFonts w:cs="Calibri Light"/>
                <w:sz w:val="22"/>
                <w:szCs w:val="22"/>
              </w:rPr>
            </w:pPr>
            <w:r>
              <w:rPr>
                <w:rFonts w:cs="Calibri Light"/>
                <w:sz w:val="22"/>
                <w:szCs w:val="22"/>
              </w:rPr>
              <w:t>1.6</w:t>
            </w:r>
          </w:p>
        </w:tc>
        <w:tc>
          <w:tcPr>
            <w:tcW w:w="3575" w:type="dxa"/>
            <w:shd w:val="clear" w:color="auto" w:fill="FFFFFF" w:themeFill="background1"/>
          </w:tcPr>
          <w:p w14:paraId="2324E9FA" w14:textId="1EA439B4" w:rsidR="00B06035" w:rsidRDefault="00612D5F" w:rsidP="006200EA">
            <w:pPr>
              <w:pStyle w:val="TableText"/>
              <w:rPr>
                <w:rFonts w:cs="Calibri Light"/>
                <w:sz w:val="22"/>
                <w:szCs w:val="22"/>
              </w:rPr>
            </w:pPr>
            <w:r>
              <w:rPr>
                <w:rFonts w:cs="Calibri Light"/>
                <w:sz w:val="22"/>
                <w:szCs w:val="22"/>
              </w:rPr>
              <w:t xml:space="preserve">Section 4.5 - </w:t>
            </w:r>
            <w:r w:rsidR="0048121F">
              <w:rPr>
                <w:rFonts w:cs="Calibri Light"/>
                <w:sz w:val="22"/>
                <w:szCs w:val="22"/>
              </w:rPr>
              <w:t>ORMB to GCP Ancillary Extract</w:t>
            </w:r>
          </w:p>
        </w:tc>
      </w:tr>
      <w:tr w:rsidR="005A625A" w:rsidRPr="002A7316" w14:paraId="2965C609" w14:textId="77777777" w:rsidTr="00147724">
        <w:trPr>
          <w:cantSplit/>
          <w:ins w:id="52" w:author="Nikko Padilla" w:date="2025-10-28T18:16:00Z"/>
        </w:trPr>
        <w:tc>
          <w:tcPr>
            <w:tcW w:w="1870" w:type="dxa"/>
            <w:shd w:val="clear" w:color="auto" w:fill="FFFFFF" w:themeFill="background1"/>
          </w:tcPr>
          <w:p w14:paraId="466EF9D9" w14:textId="59C61980" w:rsidR="005A625A" w:rsidRDefault="005A625A" w:rsidP="006200EA">
            <w:pPr>
              <w:pStyle w:val="TableText"/>
              <w:rPr>
                <w:ins w:id="53" w:author="Nikko Padilla" w:date="2025-10-28T18:16:00Z" w16du:dateUtc="2025-10-28T10:16:00Z"/>
                <w:rFonts w:cs="Calibri Light"/>
                <w:sz w:val="22"/>
                <w:szCs w:val="22"/>
              </w:rPr>
            </w:pPr>
            <w:ins w:id="54" w:author="Nikko Padilla" w:date="2025-10-28T18:16:00Z" w16du:dateUtc="2025-10-28T10:16:00Z">
              <w:r>
                <w:rPr>
                  <w:rFonts w:cs="Calibri Light"/>
                  <w:sz w:val="22"/>
                  <w:szCs w:val="22"/>
                </w:rPr>
                <w:t>October 28, 2025</w:t>
              </w:r>
            </w:ins>
          </w:p>
        </w:tc>
        <w:tc>
          <w:tcPr>
            <w:tcW w:w="1701" w:type="dxa"/>
            <w:shd w:val="clear" w:color="auto" w:fill="FFFFFF" w:themeFill="background1"/>
          </w:tcPr>
          <w:p w14:paraId="2A73CAD5" w14:textId="750F6A1C" w:rsidR="005A625A" w:rsidRDefault="005A625A" w:rsidP="006200EA">
            <w:pPr>
              <w:pStyle w:val="TableText"/>
              <w:rPr>
                <w:ins w:id="55" w:author="Nikko Padilla" w:date="2025-10-28T18:16:00Z" w16du:dateUtc="2025-10-28T10:16:00Z"/>
                <w:rFonts w:cs="Calibri Light"/>
                <w:sz w:val="22"/>
                <w:szCs w:val="22"/>
              </w:rPr>
            </w:pPr>
            <w:ins w:id="56" w:author="Nikko Padilla" w:date="2025-10-28T18:16:00Z" w16du:dateUtc="2025-10-28T10:16:00Z">
              <w:r>
                <w:rPr>
                  <w:rFonts w:cs="Calibri Light"/>
                  <w:sz w:val="22"/>
                  <w:szCs w:val="22"/>
                </w:rPr>
                <w:t>RIA</w:t>
              </w:r>
            </w:ins>
          </w:p>
        </w:tc>
        <w:tc>
          <w:tcPr>
            <w:tcW w:w="1134" w:type="dxa"/>
            <w:shd w:val="clear" w:color="auto" w:fill="FFFFFF" w:themeFill="background1"/>
          </w:tcPr>
          <w:p w14:paraId="37390E6B" w14:textId="14DF8DF2" w:rsidR="005A625A" w:rsidRDefault="005A625A" w:rsidP="006200EA">
            <w:pPr>
              <w:pStyle w:val="TableText"/>
              <w:rPr>
                <w:ins w:id="57" w:author="Nikko Padilla" w:date="2025-10-28T18:16:00Z" w16du:dateUtc="2025-10-28T10:16:00Z"/>
                <w:rFonts w:cs="Calibri Light"/>
                <w:sz w:val="22"/>
                <w:szCs w:val="22"/>
              </w:rPr>
            </w:pPr>
            <w:ins w:id="58" w:author="Nikko Padilla" w:date="2025-10-28T18:16:00Z" w16du:dateUtc="2025-10-28T10:16:00Z">
              <w:r>
                <w:rPr>
                  <w:rFonts w:cs="Calibri Light"/>
                  <w:sz w:val="22"/>
                  <w:szCs w:val="22"/>
                </w:rPr>
                <w:t>1.7</w:t>
              </w:r>
            </w:ins>
          </w:p>
        </w:tc>
        <w:tc>
          <w:tcPr>
            <w:tcW w:w="3575" w:type="dxa"/>
            <w:shd w:val="clear" w:color="auto" w:fill="FFFFFF" w:themeFill="background1"/>
          </w:tcPr>
          <w:p w14:paraId="22EAEBD3" w14:textId="7DDE456D" w:rsidR="005A625A" w:rsidRDefault="005A625A" w:rsidP="006200EA">
            <w:pPr>
              <w:pStyle w:val="TableText"/>
              <w:rPr>
                <w:ins w:id="59" w:author="Nikko Padilla" w:date="2025-10-28T18:16:00Z" w16du:dateUtc="2025-10-28T10:16:00Z"/>
                <w:rFonts w:cs="Calibri Light"/>
                <w:sz w:val="22"/>
                <w:szCs w:val="22"/>
              </w:rPr>
            </w:pPr>
            <w:ins w:id="60" w:author="Nikko Padilla" w:date="2025-10-28T18:16:00Z" w16du:dateUtc="2025-10-28T10:16:00Z">
              <w:r>
                <w:rPr>
                  <w:rFonts w:cs="Calibri Light"/>
                  <w:sz w:val="22"/>
                  <w:szCs w:val="22"/>
                </w:rPr>
                <w:t xml:space="preserve">Updated for PT-233 new Plugin </w:t>
              </w:r>
            </w:ins>
            <w:ins w:id="61" w:author="Nikko Padilla" w:date="2025-10-28T18:17:00Z" w16du:dateUtc="2025-10-28T10:17:00Z">
              <w:r>
                <w:rPr>
                  <w:rFonts w:cs="Calibri Light"/>
                  <w:sz w:val="22"/>
                  <w:szCs w:val="22"/>
                </w:rPr>
                <w:t>S</w:t>
              </w:r>
            </w:ins>
            <w:ins w:id="62" w:author="Nikko Padilla" w:date="2025-10-28T18:16:00Z" w16du:dateUtc="2025-10-28T10:16:00Z">
              <w:r>
                <w:rPr>
                  <w:rFonts w:cs="Calibri Light"/>
                  <w:sz w:val="22"/>
                  <w:szCs w:val="22"/>
                </w:rPr>
                <w:t>pot</w:t>
              </w:r>
            </w:ins>
          </w:p>
        </w:tc>
      </w:tr>
    </w:tbl>
    <w:p w14:paraId="4F574B7E" w14:textId="77777777" w:rsidR="008C6941" w:rsidDel="00197C51" w:rsidRDefault="008C6941" w:rsidP="00F563DB">
      <w:pPr>
        <w:pStyle w:val="BodyText"/>
        <w:rPr>
          <w:del w:id="63" w:author="Pallavi Tonpe" w:date="2025-10-03T16:22:00Z" w16du:dateUtc="2025-10-03T20:22:00Z"/>
        </w:rPr>
      </w:pPr>
      <w:bookmarkStart w:id="64" w:name="_Toc212568680"/>
      <w:bookmarkEnd w:id="64"/>
    </w:p>
    <w:p w14:paraId="62F7F092" w14:textId="77777777" w:rsidR="008C6941" w:rsidRPr="00D22E08" w:rsidRDefault="008C6941" w:rsidP="000E7CB2">
      <w:pPr>
        <w:pStyle w:val="Heading2"/>
      </w:pPr>
      <w:bookmarkStart w:id="65" w:name="_Toc409512417"/>
      <w:bookmarkStart w:id="66" w:name="_Toc531211985"/>
      <w:bookmarkStart w:id="67" w:name="_Toc202462847"/>
      <w:bookmarkStart w:id="68" w:name="_Toc576588296"/>
      <w:bookmarkStart w:id="69" w:name="_Toc35180038"/>
      <w:bookmarkStart w:id="70" w:name="_Toc1341271656"/>
      <w:bookmarkStart w:id="71" w:name="_Toc212568681"/>
      <w:r w:rsidRPr="00D22E08">
        <w:t>Reviewers</w:t>
      </w:r>
      <w:bookmarkEnd w:id="65"/>
      <w:bookmarkEnd w:id="66"/>
      <w:bookmarkEnd w:id="67"/>
      <w:bookmarkEnd w:id="68"/>
      <w:bookmarkEnd w:id="69"/>
      <w:bookmarkEnd w:id="70"/>
      <w:bookmarkEnd w:id="71"/>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4572"/>
        <w:gridCol w:w="3708"/>
      </w:tblGrid>
      <w:tr w:rsidR="008C6941" w14:paraId="3244CD7F" w14:textId="77777777" w:rsidTr="00B7094A">
        <w:trPr>
          <w:cantSplit/>
          <w:tblHeader/>
        </w:trPr>
        <w:tc>
          <w:tcPr>
            <w:tcW w:w="4572" w:type="dxa"/>
            <w:shd w:val="clear" w:color="auto" w:fill="C2E1F6" w:themeFill="text2" w:themeFillTint="33"/>
          </w:tcPr>
          <w:p w14:paraId="5CD4FC09" w14:textId="77777777" w:rsidR="008C6941" w:rsidRPr="008D3F68" w:rsidRDefault="008C6941" w:rsidP="008D3F68">
            <w:pPr>
              <w:rPr>
                <w:b/>
                <w:bCs/>
              </w:rPr>
            </w:pPr>
            <w:r w:rsidRPr="008D3F68">
              <w:rPr>
                <w:b/>
                <w:bCs/>
              </w:rPr>
              <w:t>Name</w:t>
            </w:r>
          </w:p>
        </w:tc>
        <w:tc>
          <w:tcPr>
            <w:tcW w:w="3708" w:type="dxa"/>
            <w:shd w:val="clear" w:color="auto" w:fill="C2E1F6" w:themeFill="text2" w:themeFillTint="33"/>
          </w:tcPr>
          <w:p w14:paraId="71D5CDCB" w14:textId="77777777" w:rsidR="008C6941" w:rsidRPr="008D3F68" w:rsidRDefault="003E6435" w:rsidP="008D3F68">
            <w:pPr>
              <w:rPr>
                <w:b/>
                <w:bCs/>
              </w:rPr>
            </w:pPr>
            <w:r w:rsidRPr="008D3F68">
              <w:rPr>
                <w:b/>
                <w:bCs/>
              </w:rPr>
              <w:t>Role</w:t>
            </w:r>
          </w:p>
        </w:tc>
      </w:tr>
      <w:tr w:rsidR="007E393B" w14:paraId="10EB50AA" w14:textId="77777777" w:rsidTr="000F3B15">
        <w:trPr>
          <w:cantSplit/>
        </w:trPr>
        <w:tc>
          <w:tcPr>
            <w:tcW w:w="4572" w:type="dxa"/>
            <w:shd w:val="clear" w:color="000000" w:fill="FFFFFF"/>
          </w:tcPr>
          <w:p w14:paraId="148C5895" w14:textId="77777777" w:rsidR="007E393B" w:rsidRPr="00D12A6A" w:rsidRDefault="007E393B" w:rsidP="008D3F68"/>
        </w:tc>
        <w:tc>
          <w:tcPr>
            <w:tcW w:w="3708" w:type="dxa"/>
            <w:shd w:val="clear" w:color="000000" w:fill="FFFFFF"/>
          </w:tcPr>
          <w:p w14:paraId="672EFEA1" w14:textId="77777777" w:rsidR="007E393B" w:rsidRPr="00D12A6A" w:rsidRDefault="007E393B" w:rsidP="008D3F68"/>
        </w:tc>
      </w:tr>
      <w:tr w:rsidR="007E393B" w14:paraId="393F6972" w14:textId="77777777" w:rsidTr="000F3B15">
        <w:trPr>
          <w:cantSplit/>
        </w:trPr>
        <w:tc>
          <w:tcPr>
            <w:tcW w:w="4572" w:type="dxa"/>
            <w:shd w:val="clear" w:color="000000" w:fill="FFFFFF"/>
          </w:tcPr>
          <w:p w14:paraId="2E824BFF" w14:textId="77777777" w:rsidR="007E393B" w:rsidRPr="00D12A6A" w:rsidRDefault="007E393B" w:rsidP="008D3F68"/>
        </w:tc>
        <w:tc>
          <w:tcPr>
            <w:tcW w:w="3708" w:type="dxa"/>
            <w:shd w:val="clear" w:color="000000" w:fill="FFFFFF"/>
          </w:tcPr>
          <w:p w14:paraId="57AA3EFE" w14:textId="77777777" w:rsidR="007E393B" w:rsidRPr="00D12A6A" w:rsidRDefault="007E393B" w:rsidP="008D3F68"/>
        </w:tc>
      </w:tr>
      <w:tr w:rsidR="006200EA" w14:paraId="2260321F" w14:textId="77777777" w:rsidTr="000F3B15">
        <w:trPr>
          <w:cantSplit/>
        </w:trPr>
        <w:tc>
          <w:tcPr>
            <w:tcW w:w="4572" w:type="dxa"/>
            <w:shd w:val="clear" w:color="000000" w:fill="FFFFFF"/>
          </w:tcPr>
          <w:p w14:paraId="50BD05B7" w14:textId="77777777" w:rsidR="006200EA" w:rsidRPr="00D12A6A" w:rsidRDefault="006200EA" w:rsidP="008D3F68"/>
        </w:tc>
        <w:tc>
          <w:tcPr>
            <w:tcW w:w="3708" w:type="dxa"/>
            <w:shd w:val="clear" w:color="000000" w:fill="FFFFFF"/>
          </w:tcPr>
          <w:p w14:paraId="7E912C5F" w14:textId="77777777" w:rsidR="006200EA" w:rsidRPr="00D12A6A" w:rsidRDefault="006200EA" w:rsidP="008D3F68"/>
        </w:tc>
      </w:tr>
      <w:tr w:rsidR="006200EA" w14:paraId="4D3D2739" w14:textId="77777777" w:rsidTr="000F3B15">
        <w:trPr>
          <w:cantSplit/>
        </w:trPr>
        <w:tc>
          <w:tcPr>
            <w:tcW w:w="4572" w:type="dxa"/>
            <w:shd w:val="clear" w:color="000000" w:fill="FFFFFF"/>
          </w:tcPr>
          <w:p w14:paraId="5F6FA19B" w14:textId="77777777" w:rsidR="006200EA" w:rsidRPr="00D12A6A" w:rsidRDefault="006200EA" w:rsidP="008D3F68"/>
        </w:tc>
        <w:tc>
          <w:tcPr>
            <w:tcW w:w="3708" w:type="dxa"/>
            <w:shd w:val="clear" w:color="000000" w:fill="FFFFFF"/>
          </w:tcPr>
          <w:p w14:paraId="5897A90C" w14:textId="77777777" w:rsidR="006200EA" w:rsidRPr="00D12A6A" w:rsidRDefault="006200EA" w:rsidP="008D3F68"/>
        </w:tc>
      </w:tr>
      <w:tr w:rsidR="006200EA" w14:paraId="79A4776D" w14:textId="77777777" w:rsidTr="000F3B15">
        <w:trPr>
          <w:cantSplit/>
        </w:trPr>
        <w:tc>
          <w:tcPr>
            <w:tcW w:w="4572" w:type="dxa"/>
            <w:shd w:val="clear" w:color="000000" w:fill="FFFFFF"/>
          </w:tcPr>
          <w:p w14:paraId="3E1684D5" w14:textId="77777777" w:rsidR="006200EA" w:rsidRPr="00D12A6A" w:rsidRDefault="006200EA" w:rsidP="008D3F68"/>
        </w:tc>
        <w:tc>
          <w:tcPr>
            <w:tcW w:w="3708" w:type="dxa"/>
            <w:shd w:val="clear" w:color="000000" w:fill="FFFFFF"/>
          </w:tcPr>
          <w:p w14:paraId="00F2B207" w14:textId="77777777" w:rsidR="006200EA" w:rsidRPr="00D12A6A" w:rsidRDefault="006200EA" w:rsidP="008D3F68"/>
        </w:tc>
      </w:tr>
    </w:tbl>
    <w:p w14:paraId="35869C57" w14:textId="77777777" w:rsidR="007E393B" w:rsidRDefault="00506555" w:rsidP="00506555">
      <w:pPr>
        <w:pStyle w:val="BodyText"/>
        <w:tabs>
          <w:tab w:val="left" w:pos="1290"/>
        </w:tabs>
      </w:pPr>
      <w:r>
        <w:tab/>
      </w:r>
    </w:p>
    <w:p w14:paraId="082891D9" w14:textId="77777777" w:rsidR="0072037A" w:rsidRPr="001A73A9" w:rsidRDefault="0012405F" w:rsidP="000E7CB2">
      <w:pPr>
        <w:pStyle w:val="Heading2"/>
      </w:pPr>
      <w:bookmarkStart w:id="72" w:name="_Toc202462848"/>
      <w:bookmarkStart w:id="73" w:name="_Toc488349392"/>
      <w:bookmarkStart w:id="74" w:name="_Toc733691193"/>
      <w:bookmarkStart w:id="75" w:name="_Toc1352988200"/>
      <w:bookmarkStart w:id="76" w:name="_Toc212568682"/>
      <w:bookmarkStart w:id="77" w:name="_Toc370907029"/>
      <w:bookmarkStart w:id="78" w:name="_Toc430442349"/>
      <w:bookmarkStart w:id="79" w:name="_Toc423410238"/>
      <w:bookmarkStart w:id="80" w:name="_Toc425054504"/>
      <w:r>
        <w:t>Related Documents</w:t>
      </w:r>
      <w:bookmarkEnd w:id="72"/>
      <w:bookmarkEnd w:id="73"/>
      <w:bookmarkEnd w:id="74"/>
      <w:bookmarkEnd w:id="75"/>
      <w:bookmarkEnd w:id="76"/>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000000" w:fill="FFFFFF"/>
        <w:tblLayout w:type="fixed"/>
        <w:tblLook w:val="0000" w:firstRow="0" w:lastRow="0" w:firstColumn="0" w:lastColumn="0" w:noHBand="0" w:noVBand="0"/>
      </w:tblPr>
      <w:tblGrid>
        <w:gridCol w:w="4976"/>
        <w:gridCol w:w="992"/>
        <w:gridCol w:w="2312"/>
      </w:tblGrid>
      <w:tr w:rsidR="0012405F" w:rsidRPr="001A73A9" w14:paraId="46833493" w14:textId="77777777" w:rsidTr="005C683E">
        <w:trPr>
          <w:cantSplit/>
          <w:tblHeader/>
        </w:trPr>
        <w:tc>
          <w:tcPr>
            <w:tcW w:w="4976" w:type="dxa"/>
            <w:shd w:val="clear" w:color="auto" w:fill="C2E1F6" w:themeFill="text2" w:themeFillTint="33"/>
          </w:tcPr>
          <w:p w14:paraId="176FD5F3" w14:textId="77777777" w:rsidR="0012405F" w:rsidRPr="001A73A9" w:rsidRDefault="0012405F" w:rsidP="008D3F68">
            <w:pPr>
              <w:rPr>
                <w:rFonts w:cs="Calibri"/>
                <w:b/>
                <w:bCs/>
              </w:rPr>
            </w:pPr>
            <w:r>
              <w:rPr>
                <w:rFonts w:cs="Calibri"/>
                <w:b/>
                <w:bCs/>
              </w:rPr>
              <w:t>Name</w:t>
            </w:r>
          </w:p>
        </w:tc>
        <w:tc>
          <w:tcPr>
            <w:tcW w:w="992" w:type="dxa"/>
            <w:shd w:val="clear" w:color="auto" w:fill="C2E1F6" w:themeFill="text2" w:themeFillTint="33"/>
          </w:tcPr>
          <w:p w14:paraId="386F93E2" w14:textId="77777777" w:rsidR="0012405F" w:rsidRPr="001A73A9" w:rsidRDefault="0012405F" w:rsidP="008D3F68">
            <w:pPr>
              <w:rPr>
                <w:rFonts w:cs="Calibri"/>
                <w:b/>
                <w:bCs/>
              </w:rPr>
            </w:pPr>
            <w:r>
              <w:rPr>
                <w:rFonts w:cs="Calibri"/>
                <w:b/>
                <w:bCs/>
              </w:rPr>
              <w:t>Version</w:t>
            </w:r>
          </w:p>
        </w:tc>
        <w:tc>
          <w:tcPr>
            <w:tcW w:w="2312" w:type="dxa"/>
            <w:shd w:val="clear" w:color="auto" w:fill="C2E1F6" w:themeFill="text2" w:themeFillTint="33"/>
          </w:tcPr>
          <w:p w14:paraId="2B891F51" w14:textId="77777777" w:rsidR="0012405F" w:rsidRPr="001A73A9" w:rsidRDefault="0012405F" w:rsidP="008D3F68">
            <w:pPr>
              <w:rPr>
                <w:rFonts w:cs="Calibri"/>
                <w:b/>
                <w:bCs/>
              </w:rPr>
            </w:pPr>
            <w:r>
              <w:rPr>
                <w:rFonts w:cs="Calibri"/>
                <w:b/>
                <w:bCs/>
              </w:rPr>
              <w:t>Path</w:t>
            </w:r>
          </w:p>
        </w:tc>
      </w:tr>
      <w:tr w:rsidR="0012405F" w:rsidRPr="001A73A9" w14:paraId="00D3E4A8" w14:textId="77777777" w:rsidTr="005C683E">
        <w:trPr>
          <w:cantSplit/>
          <w:trHeight w:val="65"/>
        </w:trPr>
        <w:tc>
          <w:tcPr>
            <w:tcW w:w="4976" w:type="dxa"/>
            <w:shd w:val="clear" w:color="000000" w:fill="FFFFFF"/>
          </w:tcPr>
          <w:p w14:paraId="3284D68D" w14:textId="77777777" w:rsidR="0012405F" w:rsidRPr="001A73A9" w:rsidRDefault="0012405F" w:rsidP="008D3F68">
            <w:pPr>
              <w:rPr>
                <w:rFonts w:cs="Calibri"/>
              </w:rPr>
            </w:pPr>
          </w:p>
        </w:tc>
        <w:tc>
          <w:tcPr>
            <w:tcW w:w="992" w:type="dxa"/>
            <w:shd w:val="clear" w:color="000000" w:fill="FFFFFF"/>
          </w:tcPr>
          <w:p w14:paraId="2D27AF53" w14:textId="77777777" w:rsidR="0012405F" w:rsidRPr="001A73A9" w:rsidRDefault="0012405F" w:rsidP="008D3F68">
            <w:pPr>
              <w:rPr>
                <w:rFonts w:cs="Calibri"/>
              </w:rPr>
            </w:pPr>
          </w:p>
        </w:tc>
        <w:tc>
          <w:tcPr>
            <w:tcW w:w="2312" w:type="dxa"/>
            <w:shd w:val="clear" w:color="000000" w:fill="FFFFFF"/>
          </w:tcPr>
          <w:p w14:paraId="667DBD4B" w14:textId="77777777" w:rsidR="005C683E" w:rsidRPr="001A73A9" w:rsidRDefault="005C683E" w:rsidP="005C683E">
            <w:pPr>
              <w:rPr>
                <w:rFonts w:cs="Calibri"/>
              </w:rPr>
            </w:pPr>
          </w:p>
        </w:tc>
      </w:tr>
    </w:tbl>
    <w:p w14:paraId="5BF79E8D" w14:textId="77777777" w:rsidR="008A6B88" w:rsidRPr="00DE49DF" w:rsidRDefault="008A6B88" w:rsidP="0072037A">
      <w:pPr>
        <w:pStyle w:val="BodyText"/>
        <w:rPr>
          <w:rFonts w:cstheme="minorHAnsi"/>
          <w:szCs w:val="22"/>
        </w:rPr>
      </w:pPr>
    </w:p>
    <w:p w14:paraId="458A76CB" w14:textId="77777777" w:rsidR="0072037A" w:rsidRPr="00DE49DF" w:rsidRDefault="0072037A" w:rsidP="0072037A">
      <w:pPr>
        <w:pStyle w:val="BodyText"/>
        <w:rPr>
          <w:rFonts w:cstheme="minorHAnsi"/>
          <w:szCs w:val="22"/>
        </w:rPr>
      </w:pPr>
    </w:p>
    <w:p w14:paraId="6BFC1A71" w14:textId="77777777" w:rsidR="00D0557B" w:rsidRPr="00D0557B" w:rsidRDefault="00D0557B" w:rsidP="00AF08C8">
      <w:pPr>
        <w:pStyle w:val="Heading1"/>
      </w:pPr>
      <w:bookmarkStart w:id="81" w:name="_Toc67909899"/>
      <w:bookmarkStart w:id="82" w:name="_Toc202462849"/>
      <w:bookmarkStart w:id="83" w:name="_Toc1963189923"/>
      <w:bookmarkStart w:id="84" w:name="_Toc1788113769"/>
      <w:bookmarkStart w:id="85" w:name="_Toc6302107"/>
      <w:bookmarkStart w:id="86" w:name="_Toc212568683"/>
      <w:r w:rsidRPr="00D0557B">
        <w:t>Contents</w:t>
      </w:r>
      <w:bookmarkEnd w:id="81"/>
      <w:bookmarkEnd w:id="82"/>
      <w:bookmarkEnd w:id="83"/>
      <w:bookmarkEnd w:id="84"/>
      <w:bookmarkEnd w:id="85"/>
      <w:bookmarkEnd w:id="86"/>
    </w:p>
    <w:p w14:paraId="6307FECD" w14:textId="4CD9BFF1" w:rsidR="00373869" w:rsidRDefault="7109BDE8">
      <w:pPr>
        <w:pStyle w:val="TOC1"/>
        <w:tabs>
          <w:tab w:val="left" w:pos="2549"/>
          <w:tab w:val="right" w:pos="10430"/>
        </w:tabs>
        <w:rPr>
          <w:ins w:id="87" w:author="Nikko Padilla" w:date="2025-10-28T18:31:00Z" w16du:dateUtc="2025-10-28T10:31:00Z"/>
          <w:rFonts w:asciiTheme="minorHAnsi" w:eastAsiaTheme="minorEastAsia" w:hAnsiTheme="minorHAnsi" w:cstheme="minorBidi"/>
          <w:b w:val="0"/>
          <w:bCs w:val="0"/>
          <w:noProof/>
          <w:kern w:val="2"/>
          <w:sz w:val="24"/>
          <w:szCs w:val="24"/>
          <w:lang w:val="en-PH" w:eastAsia="en-PH"/>
          <w14:ligatures w14:val="standardContextual"/>
        </w:rPr>
      </w:pPr>
      <w:r>
        <w:fldChar w:fldCharType="begin"/>
      </w:r>
      <w:r w:rsidR="00506555">
        <w:instrText>TOC \o "1-2" \z \u</w:instrText>
      </w:r>
      <w:r>
        <w:fldChar w:fldCharType="separate"/>
      </w:r>
      <w:ins w:id="88" w:author="Nikko Padilla" w:date="2025-10-28T18:31:00Z" w16du:dateUtc="2025-10-28T10:31:00Z">
        <w:r w:rsidR="00373869">
          <w:rPr>
            <w:noProof/>
          </w:rPr>
          <w:t>1</w:t>
        </w:r>
        <w:r w:rsidR="00373869">
          <w:rPr>
            <w:rFonts w:asciiTheme="minorHAnsi" w:eastAsiaTheme="minorEastAsia" w:hAnsiTheme="minorHAnsi" w:cstheme="minorBidi"/>
            <w:b w:val="0"/>
            <w:bCs w:val="0"/>
            <w:noProof/>
            <w:kern w:val="2"/>
            <w:sz w:val="24"/>
            <w:szCs w:val="24"/>
            <w:lang w:val="en-PH" w:eastAsia="en-PH"/>
            <w14:ligatures w14:val="standardContextual"/>
          </w:rPr>
          <w:tab/>
        </w:r>
        <w:r w:rsidR="00373869">
          <w:rPr>
            <w:noProof/>
          </w:rPr>
          <w:t>Document Control</w:t>
        </w:r>
        <w:r w:rsidR="00373869">
          <w:rPr>
            <w:noProof/>
            <w:webHidden/>
          </w:rPr>
          <w:tab/>
        </w:r>
        <w:r w:rsidR="00373869">
          <w:rPr>
            <w:noProof/>
            <w:webHidden/>
          </w:rPr>
          <w:fldChar w:fldCharType="begin"/>
        </w:r>
        <w:r w:rsidR="00373869">
          <w:rPr>
            <w:noProof/>
            <w:webHidden/>
          </w:rPr>
          <w:instrText xml:space="preserve"> PAGEREF _Toc212568678 \h </w:instrText>
        </w:r>
      </w:ins>
      <w:r w:rsidR="00373869">
        <w:rPr>
          <w:noProof/>
          <w:webHidden/>
        </w:rPr>
      </w:r>
      <w:ins w:id="89" w:author="Nikko Padilla" w:date="2025-10-28T18:31:00Z" w16du:dateUtc="2025-10-28T10:31:00Z">
        <w:r w:rsidR="00373869">
          <w:rPr>
            <w:noProof/>
            <w:webHidden/>
          </w:rPr>
          <w:fldChar w:fldCharType="separate"/>
        </w:r>
        <w:r w:rsidR="00373869">
          <w:rPr>
            <w:noProof/>
            <w:webHidden/>
          </w:rPr>
          <w:t>3</w:t>
        </w:r>
        <w:r w:rsidR="00373869">
          <w:rPr>
            <w:noProof/>
            <w:webHidden/>
          </w:rPr>
          <w:fldChar w:fldCharType="end"/>
        </w:r>
      </w:ins>
    </w:p>
    <w:p w14:paraId="44C6E101" w14:textId="5CE804B6" w:rsidR="00373869" w:rsidRDefault="00373869">
      <w:pPr>
        <w:pStyle w:val="TOC2"/>
        <w:tabs>
          <w:tab w:val="left" w:pos="2549"/>
          <w:tab w:val="right" w:pos="10430"/>
        </w:tabs>
        <w:rPr>
          <w:ins w:id="90"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91" w:author="Nikko Padilla" w:date="2025-10-28T18:31:00Z" w16du:dateUtc="2025-10-28T10:31:00Z">
        <w:r>
          <w:rPr>
            <w:noProof/>
          </w:rPr>
          <w:t>1.1</w:t>
        </w:r>
        <w:r>
          <w:rPr>
            <w:rFonts w:asciiTheme="minorHAnsi" w:eastAsiaTheme="minorEastAsia" w:hAnsiTheme="minorHAnsi" w:cstheme="minorBidi"/>
            <w:noProof/>
            <w:kern w:val="2"/>
            <w:sz w:val="24"/>
            <w:szCs w:val="24"/>
            <w:lang w:val="en-PH" w:eastAsia="en-PH"/>
            <w14:ligatures w14:val="standardContextual"/>
          </w:rPr>
          <w:tab/>
        </w:r>
        <w:r>
          <w:rPr>
            <w:noProof/>
          </w:rPr>
          <w:t>Change Log</w:t>
        </w:r>
        <w:r>
          <w:rPr>
            <w:noProof/>
            <w:webHidden/>
          </w:rPr>
          <w:tab/>
        </w:r>
        <w:r>
          <w:rPr>
            <w:noProof/>
            <w:webHidden/>
          </w:rPr>
          <w:fldChar w:fldCharType="begin"/>
        </w:r>
        <w:r>
          <w:rPr>
            <w:noProof/>
            <w:webHidden/>
          </w:rPr>
          <w:instrText xml:space="preserve"> PAGEREF _Toc212568679 \h </w:instrText>
        </w:r>
      </w:ins>
      <w:r>
        <w:rPr>
          <w:noProof/>
          <w:webHidden/>
        </w:rPr>
      </w:r>
      <w:ins w:id="92" w:author="Nikko Padilla" w:date="2025-10-28T18:31:00Z" w16du:dateUtc="2025-10-28T10:31:00Z">
        <w:r>
          <w:rPr>
            <w:noProof/>
            <w:webHidden/>
          </w:rPr>
          <w:fldChar w:fldCharType="separate"/>
        </w:r>
        <w:r>
          <w:rPr>
            <w:noProof/>
            <w:webHidden/>
          </w:rPr>
          <w:t>3</w:t>
        </w:r>
        <w:r>
          <w:rPr>
            <w:noProof/>
            <w:webHidden/>
          </w:rPr>
          <w:fldChar w:fldCharType="end"/>
        </w:r>
      </w:ins>
    </w:p>
    <w:p w14:paraId="1CB2B7BC" w14:textId="28583A57" w:rsidR="00373869" w:rsidRDefault="00373869">
      <w:pPr>
        <w:pStyle w:val="TOC2"/>
        <w:tabs>
          <w:tab w:val="left" w:pos="2549"/>
          <w:tab w:val="right" w:pos="10430"/>
        </w:tabs>
        <w:rPr>
          <w:ins w:id="93"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94" w:author="Nikko Padilla" w:date="2025-10-28T18:31:00Z" w16du:dateUtc="2025-10-28T10:31:00Z">
        <w:r>
          <w:rPr>
            <w:noProof/>
          </w:rPr>
          <w:t>1.2</w:t>
        </w:r>
        <w:r>
          <w:rPr>
            <w:rFonts w:asciiTheme="minorHAnsi" w:eastAsiaTheme="minorEastAsia" w:hAnsiTheme="minorHAnsi" w:cstheme="minorBidi"/>
            <w:noProof/>
            <w:kern w:val="2"/>
            <w:sz w:val="24"/>
            <w:szCs w:val="24"/>
            <w:lang w:val="en-PH" w:eastAsia="en-PH"/>
            <w14:ligatures w14:val="standardContextual"/>
          </w:rPr>
          <w:tab/>
        </w:r>
        <w:r>
          <w:rPr>
            <w:noProof/>
          </w:rPr>
          <w:t>Reviewers</w:t>
        </w:r>
        <w:r>
          <w:rPr>
            <w:noProof/>
            <w:webHidden/>
          </w:rPr>
          <w:tab/>
        </w:r>
        <w:r>
          <w:rPr>
            <w:noProof/>
            <w:webHidden/>
          </w:rPr>
          <w:fldChar w:fldCharType="begin"/>
        </w:r>
        <w:r>
          <w:rPr>
            <w:noProof/>
            <w:webHidden/>
          </w:rPr>
          <w:instrText xml:space="preserve"> PAGEREF _Toc212568681 \h </w:instrText>
        </w:r>
      </w:ins>
      <w:r>
        <w:rPr>
          <w:noProof/>
          <w:webHidden/>
        </w:rPr>
      </w:r>
      <w:ins w:id="95" w:author="Nikko Padilla" w:date="2025-10-28T18:31:00Z" w16du:dateUtc="2025-10-28T10:31:00Z">
        <w:r>
          <w:rPr>
            <w:noProof/>
            <w:webHidden/>
          </w:rPr>
          <w:fldChar w:fldCharType="separate"/>
        </w:r>
        <w:r>
          <w:rPr>
            <w:noProof/>
            <w:webHidden/>
          </w:rPr>
          <w:t>3</w:t>
        </w:r>
        <w:r>
          <w:rPr>
            <w:noProof/>
            <w:webHidden/>
          </w:rPr>
          <w:fldChar w:fldCharType="end"/>
        </w:r>
      </w:ins>
    </w:p>
    <w:p w14:paraId="0F3F6F02" w14:textId="5D1338D7" w:rsidR="00373869" w:rsidRDefault="00373869">
      <w:pPr>
        <w:pStyle w:val="TOC2"/>
        <w:tabs>
          <w:tab w:val="left" w:pos="2549"/>
          <w:tab w:val="right" w:pos="10430"/>
        </w:tabs>
        <w:rPr>
          <w:ins w:id="96"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97" w:author="Nikko Padilla" w:date="2025-10-28T18:31:00Z" w16du:dateUtc="2025-10-28T10:31:00Z">
        <w:r>
          <w:rPr>
            <w:noProof/>
          </w:rPr>
          <w:t>1.3</w:t>
        </w:r>
        <w:r>
          <w:rPr>
            <w:rFonts w:asciiTheme="minorHAnsi" w:eastAsiaTheme="minorEastAsia" w:hAnsiTheme="minorHAnsi" w:cstheme="minorBidi"/>
            <w:noProof/>
            <w:kern w:val="2"/>
            <w:sz w:val="24"/>
            <w:szCs w:val="24"/>
            <w:lang w:val="en-PH" w:eastAsia="en-PH"/>
            <w14:ligatures w14:val="standardContextual"/>
          </w:rPr>
          <w:tab/>
        </w:r>
        <w:r>
          <w:rPr>
            <w:noProof/>
          </w:rPr>
          <w:t>Related Documents</w:t>
        </w:r>
        <w:r>
          <w:rPr>
            <w:noProof/>
            <w:webHidden/>
          </w:rPr>
          <w:tab/>
        </w:r>
        <w:r>
          <w:rPr>
            <w:noProof/>
            <w:webHidden/>
          </w:rPr>
          <w:fldChar w:fldCharType="begin"/>
        </w:r>
        <w:r>
          <w:rPr>
            <w:noProof/>
            <w:webHidden/>
          </w:rPr>
          <w:instrText xml:space="preserve"> PAGEREF _Toc212568682 \h </w:instrText>
        </w:r>
      </w:ins>
      <w:r>
        <w:rPr>
          <w:noProof/>
          <w:webHidden/>
        </w:rPr>
      </w:r>
      <w:ins w:id="98" w:author="Nikko Padilla" w:date="2025-10-28T18:31:00Z" w16du:dateUtc="2025-10-28T10:31:00Z">
        <w:r>
          <w:rPr>
            <w:noProof/>
            <w:webHidden/>
          </w:rPr>
          <w:fldChar w:fldCharType="separate"/>
        </w:r>
        <w:r>
          <w:rPr>
            <w:noProof/>
            <w:webHidden/>
          </w:rPr>
          <w:t>3</w:t>
        </w:r>
        <w:r>
          <w:rPr>
            <w:noProof/>
            <w:webHidden/>
          </w:rPr>
          <w:fldChar w:fldCharType="end"/>
        </w:r>
      </w:ins>
    </w:p>
    <w:p w14:paraId="0F924CB0" w14:textId="3A50FA62" w:rsidR="00373869" w:rsidRDefault="00373869">
      <w:pPr>
        <w:pStyle w:val="TOC1"/>
        <w:tabs>
          <w:tab w:val="left" w:pos="2549"/>
          <w:tab w:val="right" w:pos="10430"/>
        </w:tabs>
        <w:rPr>
          <w:ins w:id="99" w:author="Nikko Padilla" w:date="2025-10-28T18:31:00Z" w16du:dateUtc="2025-10-28T10:31:00Z"/>
          <w:rFonts w:asciiTheme="minorHAnsi" w:eastAsiaTheme="minorEastAsia" w:hAnsiTheme="minorHAnsi" w:cstheme="minorBidi"/>
          <w:b w:val="0"/>
          <w:bCs w:val="0"/>
          <w:noProof/>
          <w:kern w:val="2"/>
          <w:sz w:val="24"/>
          <w:szCs w:val="24"/>
          <w:lang w:val="en-PH" w:eastAsia="en-PH"/>
          <w14:ligatures w14:val="standardContextual"/>
        </w:rPr>
      </w:pPr>
      <w:ins w:id="100" w:author="Nikko Padilla" w:date="2025-10-28T18:31:00Z" w16du:dateUtc="2025-10-28T10:31:00Z">
        <w:r>
          <w:rPr>
            <w:noProof/>
          </w:rPr>
          <w:t>2</w:t>
        </w:r>
        <w:r>
          <w:rPr>
            <w:rFonts w:asciiTheme="minorHAnsi" w:eastAsiaTheme="minorEastAsia" w:hAnsiTheme="minorHAnsi" w:cstheme="minorBidi"/>
            <w:b w:val="0"/>
            <w:bCs w:val="0"/>
            <w:noProof/>
            <w:kern w:val="2"/>
            <w:sz w:val="24"/>
            <w:szCs w:val="24"/>
            <w:lang w:val="en-PH" w:eastAsia="en-PH"/>
            <w14:ligatures w14:val="standardContextual"/>
          </w:rPr>
          <w:tab/>
        </w:r>
        <w:r>
          <w:rPr>
            <w:noProof/>
          </w:rPr>
          <w:t>Contents</w:t>
        </w:r>
        <w:r>
          <w:rPr>
            <w:noProof/>
            <w:webHidden/>
          </w:rPr>
          <w:tab/>
        </w:r>
        <w:r>
          <w:rPr>
            <w:noProof/>
            <w:webHidden/>
          </w:rPr>
          <w:fldChar w:fldCharType="begin"/>
        </w:r>
        <w:r>
          <w:rPr>
            <w:noProof/>
            <w:webHidden/>
          </w:rPr>
          <w:instrText xml:space="preserve"> PAGEREF _Toc212568683 \h </w:instrText>
        </w:r>
      </w:ins>
      <w:r>
        <w:rPr>
          <w:noProof/>
          <w:webHidden/>
        </w:rPr>
      </w:r>
      <w:ins w:id="101" w:author="Nikko Padilla" w:date="2025-10-28T18:31:00Z" w16du:dateUtc="2025-10-28T10:31:00Z">
        <w:r>
          <w:rPr>
            <w:noProof/>
            <w:webHidden/>
          </w:rPr>
          <w:fldChar w:fldCharType="separate"/>
        </w:r>
        <w:r>
          <w:rPr>
            <w:noProof/>
            <w:webHidden/>
          </w:rPr>
          <w:t>4</w:t>
        </w:r>
        <w:r>
          <w:rPr>
            <w:noProof/>
            <w:webHidden/>
          </w:rPr>
          <w:fldChar w:fldCharType="end"/>
        </w:r>
      </w:ins>
    </w:p>
    <w:p w14:paraId="7A94AED0" w14:textId="23FC5FD1" w:rsidR="00373869" w:rsidRDefault="00373869">
      <w:pPr>
        <w:pStyle w:val="TOC1"/>
        <w:tabs>
          <w:tab w:val="left" w:pos="2549"/>
          <w:tab w:val="right" w:pos="10430"/>
        </w:tabs>
        <w:rPr>
          <w:ins w:id="102" w:author="Nikko Padilla" w:date="2025-10-28T18:31:00Z" w16du:dateUtc="2025-10-28T10:31:00Z"/>
          <w:rFonts w:asciiTheme="minorHAnsi" w:eastAsiaTheme="minorEastAsia" w:hAnsiTheme="minorHAnsi" w:cstheme="minorBidi"/>
          <w:b w:val="0"/>
          <w:bCs w:val="0"/>
          <w:noProof/>
          <w:kern w:val="2"/>
          <w:sz w:val="24"/>
          <w:szCs w:val="24"/>
          <w:lang w:val="en-PH" w:eastAsia="en-PH"/>
          <w14:ligatures w14:val="standardContextual"/>
        </w:rPr>
      </w:pPr>
      <w:ins w:id="103" w:author="Nikko Padilla" w:date="2025-10-28T18:31:00Z" w16du:dateUtc="2025-10-28T10:31:00Z">
        <w:r>
          <w:rPr>
            <w:noProof/>
          </w:rPr>
          <w:t>3</w:t>
        </w:r>
        <w:r>
          <w:rPr>
            <w:rFonts w:asciiTheme="minorHAnsi" w:eastAsiaTheme="minorEastAsia" w:hAnsiTheme="minorHAnsi" w:cstheme="minorBidi"/>
            <w:b w:val="0"/>
            <w:bCs w:val="0"/>
            <w:noProof/>
            <w:kern w:val="2"/>
            <w:sz w:val="24"/>
            <w:szCs w:val="24"/>
            <w:lang w:val="en-PH" w:eastAsia="en-PH"/>
            <w14:ligatures w14:val="standardContextual"/>
          </w:rPr>
          <w:tab/>
        </w:r>
        <w:r>
          <w:rPr>
            <w:noProof/>
          </w:rPr>
          <w:t>Solution Overview</w:t>
        </w:r>
        <w:r>
          <w:rPr>
            <w:noProof/>
            <w:webHidden/>
          </w:rPr>
          <w:tab/>
        </w:r>
        <w:r>
          <w:rPr>
            <w:noProof/>
            <w:webHidden/>
          </w:rPr>
          <w:fldChar w:fldCharType="begin"/>
        </w:r>
        <w:r>
          <w:rPr>
            <w:noProof/>
            <w:webHidden/>
          </w:rPr>
          <w:instrText xml:space="preserve"> PAGEREF _Toc212568684 \h </w:instrText>
        </w:r>
      </w:ins>
      <w:r>
        <w:rPr>
          <w:noProof/>
          <w:webHidden/>
        </w:rPr>
      </w:r>
      <w:ins w:id="104" w:author="Nikko Padilla" w:date="2025-10-28T18:31:00Z" w16du:dateUtc="2025-10-28T10:31:00Z">
        <w:r>
          <w:rPr>
            <w:noProof/>
            <w:webHidden/>
          </w:rPr>
          <w:fldChar w:fldCharType="separate"/>
        </w:r>
        <w:r>
          <w:rPr>
            <w:noProof/>
            <w:webHidden/>
          </w:rPr>
          <w:t>5</w:t>
        </w:r>
        <w:r>
          <w:rPr>
            <w:noProof/>
            <w:webHidden/>
          </w:rPr>
          <w:fldChar w:fldCharType="end"/>
        </w:r>
      </w:ins>
    </w:p>
    <w:p w14:paraId="35034837" w14:textId="7B96D5BE" w:rsidR="00373869" w:rsidRDefault="00373869">
      <w:pPr>
        <w:pStyle w:val="TOC2"/>
        <w:tabs>
          <w:tab w:val="left" w:pos="2549"/>
          <w:tab w:val="right" w:pos="10430"/>
        </w:tabs>
        <w:rPr>
          <w:ins w:id="105"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06" w:author="Nikko Padilla" w:date="2025-10-28T18:31:00Z" w16du:dateUtc="2025-10-28T10:31:00Z">
        <w:r>
          <w:rPr>
            <w:noProof/>
          </w:rPr>
          <w:t>3.1</w:t>
        </w:r>
        <w:r>
          <w:rPr>
            <w:rFonts w:asciiTheme="minorHAnsi" w:eastAsiaTheme="minorEastAsia" w:hAnsiTheme="minorHAnsi" w:cstheme="minorBidi"/>
            <w:noProof/>
            <w:kern w:val="2"/>
            <w:sz w:val="24"/>
            <w:szCs w:val="24"/>
            <w:lang w:val="en-PH" w:eastAsia="en-PH"/>
            <w14:ligatures w14:val="standardContextual"/>
          </w:rPr>
          <w:tab/>
        </w:r>
        <w:r>
          <w:rPr>
            <w:noProof/>
          </w:rPr>
          <w:t>Bill Review</w:t>
        </w:r>
        <w:r>
          <w:rPr>
            <w:noProof/>
            <w:webHidden/>
          </w:rPr>
          <w:tab/>
        </w:r>
        <w:r>
          <w:rPr>
            <w:noProof/>
            <w:webHidden/>
          </w:rPr>
          <w:fldChar w:fldCharType="begin"/>
        </w:r>
        <w:r>
          <w:rPr>
            <w:noProof/>
            <w:webHidden/>
          </w:rPr>
          <w:instrText xml:space="preserve"> PAGEREF _Toc212568685 \h </w:instrText>
        </w:r>
      </w:ins>
      <w:r>
        <w:rPr>
          <w:noProof/>
          <w:webHidden/>
        </w:rPr>
      </w:r>
      <w:ins w:id="107" w:author="Nikko Padilla" w:date="2025-10-28T18:31:00Z" w16du:dateUtc="2025-10-28T10:31:00Z">
        <w:r>
          <w:rPr>
            <w:noProof/>
            <w:webHidden/>
          </w:rPr>
          <w:fldChar w:fldCharType="separate"/>
        </w:r>
        <w:r>
          <w:rPr>
            <w:noProof/>
            <w:webHidden/>
          </w:rPr>
          <w:t>5</w:t>
        </w:r>
        <w:r>
          <w:rPr>
            <w:noProof/>
            <w:webHidden/>
          </w:rPr>
          <w:fldChar w:fldCharType="end"/>
        </w:r>
      </w:ins>
    </w:p>
    <w:p w14:paraId="59F63A20" w14:textId="72C1BE42" w:rsidR="00373869" w:rsidRDefault="00373869">
      <w:pPr>
        <w:pStyle w:val="TOC2"/>
        <w:tabs>
          <w:tab w:val="left" w:pos="2549"/>
          <w:tab w:val="right" w:pos="10430"/>
        </w:tabs>
        <w:rPr>
          <w:ins w:id="108"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09" w:author="Nikko Padilla" w:date="2025-10-28T18:31:00Z" w16du:dateUtc="2025-10-28T10:31:00Z">
        <w:r>
          <w:rPr>
            <w:noProof/>
          </w:rPr>
          <w:t>3.2</w:t>
        </w:r>
        <w:r>
          <w:rPr>
            <w:rFonts w:asciiTheme="minorHAnsi" w:eastAsiaTheme="minorEastAsia" w:hAnsiTheme="minorHAnsi" w:cstheme="minorBidi"/>
            <w:noProof/>
            <w:kern w:val="2"/>
            <w:sz w:val="24"/>
            <w:szCs w:val="24"/>
            <w:lang w:val="en-PH" w:eastAsia="en-PH"/>
            <w14:ligatures w14:val="standardContextual"/>
          </w:rPr>
          <w:tab/>
        </w:r>
        <w:r>
          <w:rPr>
            <w:noProof/>
          </w:rPr>
          <w:t>Bill Due Date</w:t>
        </w:r>
        <w:r>
          <w:rPr>
            <w:noProof/>
            <w:webHidden/>
          </w:rPr>
          <w:tab/>
        </w:r>
        <w:r>
          <w:rPr>
            <w:noProof/>
            <w:webHidden/>
          </w:rPr>
          <w:fldChar w:fldCharType="begin"/>
        </w:r>
        <w:r>
          <w:rPr>
            <w:noProof/>
            <w:webHidden/>
          </w:rPr>
          <w:instrText xml:space="preserve"> PAGEREF _Toc212568686 \h </w:instrText>
        </w:r>
      </w:ins>
      <w:r>
        <w:rPr>
          <w:noProof/>
          <w:webHidden/>
        </w:rPr>
      </w:r>
      <w:ins w:id="110" w:author="Nikko Padilla" w:date="2025-10-28T18:31:00Z" w16du:dateUtc="2025-10-28T10:31:00Z">
        <w:r>
          <w:rPr>
            <w:noProof/>
            <w:webHidden/>
          </w:rPr>
          <w:fldChar w:fldCharType="separate"/>
        </w:r>
        <w:r>
          <w:rPr>
            <w:noProof/>
            <w:webHidden/>
          </w:rPr>
          <w:t>5</w:t>
        </w:r>
        <w:r>
          <w:rPr>
            <w:noProof/>
            <w:webHidden/>
          </w:rPr>
          <w:fldChar w:fldCharType="end"/>
        </w:r>
      </w:ins>
    </w:p>
    <w:p w14:paraId="5620B6CA" w14:textId="3B0E7626" w:rsidR="00373869" w:rsidRDefault="00373869">
      <w:pPr>
        <w:pStyle w:val="TOC2"/>
        <w:tabs>
          <w:tab w:val="left" w:pos="2549"/>
          <w:tab w:val="right" w:pos="10430"/>
        </w:tabs>
        <w:rPr>
          <w:ins w:id="111"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12" w:author="Nikko Padilla" w:date="2025-10-28T18:31:00Z" w16du:dateUtc="2025-10-28T10:31:00Z">
        <w:r>
          <w:rPr>
            <w:noProof/>
          </w:rPr>
          <w:t>3.3</w:t>
        </w:r>
        <w:r>
          <w:rPr>
            <w:rFonts w:asciiTheme="minorHAnsi" w:eastAsiaTheme="minorEastAsia" w:hAnsiTheme="minorHAnsi" w:cstheme="minorBidi"/>
            <w:noProof/>
            <w:kern w:val="2"/>
            <w:sz w:val="24"/>
            <w:szCs w:val="24"/>
            <w:lang w:val="en-PH" w:eastAsia="en-PH"/>
            <w14:ligatures w14:val="standardContextual"/>
          </w:rPr>
          <w:tab/>
        </w:r>
        <w:r>
          <w:rPr>
            <w:noProof/>
          </w:rPr>
          <w:t>Bill Accounting Date</w:t>
        </w:r>
        <w:r>
          <w:rPr>
            <w:noProof/>
            <w:webHidden/>
          </w:rPr>
          <w:tab/>
        </w:r>
        <w:r>
          <w:rPr>
            <w:noProof/>
            <w:webHidden/>
          </w:rPr>
          <w:fldChar w:fldCharType="begin"/>
        </w:r>
        <w:r>
          <w:rPr>
            <w:noProof/>
            <w:webHidden/>
          </w:rPr>
          <w:instrText xml:space="preserve"> PAGEREF _Toc212568687 \h </w:instrText>
        </w:r>
      </w:ins>
      <w:r>
        <w:rPr>
          <w:noProof/>
          <w:webHidden/>
        </w:rPr>
      </w:r>
      <w:ins w:id="113" w:author="Nikko Padilla" w:date="2025-10-28T18:31:00Z" w16du:dateUtc="2025-10-28T10:31:00Z">
        <w:r>
          <w:rPr>
            <w:noProof/>
            <w:webHidden/>
          </w:rPr>
          <w:fldChar w:fldCharType="separate"/>
        </w:r>
        <w:r>
          <w:rPr>
            <w:noProof/>
            <w:webHidden/>
          </w:rPr>
          <w:t>5</w:t>
        </w:r>
        <w:r>
          <w:rPr>
            <w:noProof/>
            <w:webHidden/>
          </w:rPr>
          <w:fldChar w:fldCharType="end"/>
        </w:r>
      </w:ins>
    </w:p>
    <w:p w14:paraId="40114311" w14:textId="46B4D3D9" w:rsidR="00373869" w:rsidRDefault="00373869">
      <w:pPr>
        <w:pStyle w:val="TOC1"/>
        <w:tabs>
          <w:tab w:val="left" w:pos="2549"/>
          <w:tab w:val="right" w:pos="10430"/>
        </w:tabs>
        <w:rPr>
          <w:ins w:id="114" w:author="Nikko Padilla" w:date="2025-10-28T18:31:00Z" w16du:dateUtc="2025-10-28T10:31:00Z"/>
          <w:rFonts w:asciiTheme="minorHAnsi" w:eastAsiaTheme="minorEastAsia" w:hAnsiTheme="minorHAnsi" w:cstheme="minorBidi"/>
          <w:b w:val="0"/>
          <w:bCs w:val="0"/>
          <w:noProof/>
          <w:kern w:val="2"/>
          <w:sz w:val="24"/>
          <w:szCs w:val="24"/>
          <w:lang w:val="en-PH" w:eastAsia="en-PH"/>
          <w14:ligatures w14:val="standardContextual"/>
        </w:rPr>
      </w:pPr>
      <w:ins w:id="115" w:author="Nikko Padilla" w:date="2025-10-28T18:31:00Z" w16du:dateUtc="2025-10-28T10:31:00Z">
        <w:r>
          <w:rPr>
            <w:noProof/>
          </w:rPr>
          <w:t>4</w:t>
        </w:r>
        <w:r>
          <w:rPr>
            <w:rFonts w:asciiTheme="minorHAnsi" w:eastAsiaTheme="minorEastAsia" w:hAnsiTheme="minorHAnsi" w:cstheme="minorBidi"/>
            <w:b w:val="0"/>
            <w:bCs w:val="0"/>
            <w:noProof/>
            <w:kern w:val="2"/>
            <w:sz w:val="24"/>
            <w:szCs w:val="24"/>
            <w:lang w:val="en-PH" w:eastAsia="en-PH"/>
            <w14:ligatures w14:val="standardContextual"/>
          </w:rPr>
          <w:tab/>
        </w:r>
        <w:r>
          <w:rPr>
            <w:noProof/>
          </w:rPr>
          <w:t>Solution Components</w:t>
        </w:r>
        <w:r>
          <w:rPr>
            <w:noProof/>
            <w:webHidden/>
          </w:rPr>
          <w:tab/>
        </w:r>
        <w:r>
          <w:rPr>
            <w:noProof/>
            <w:webHidden/>
          </w:rPr>
          <w:fldChar w:fldCharType="begin"/>
        </w:r>
        <w:r>
          <w:rPr>
            <w:noProof/>
            <w:webHidden/>
          </w:rPr>
          <w:instrText xml:space="preserve"> PAGEREF _Toc212568688 \h </w:instrText>
        </w:r>
      </w:ins>
      <w:r>
        <w:rPr>
          <w:noProof/>
          <w:webHidden/>
        </w:rPr>
      </w:r>
      <w:ins w:id="116" w:author="Nikko Padilla" w:date="2025-10-28T18:31:00Z" w16du:dateUtc="2025-10-28T10:31:00Z">
        <w:r>
          <w:rPr>
            <w:noProof/>
            <w:webHidden/>
          </w:rPr>
          <w:fldChar w:fldCharType="separate"/>
        </w:r>
        <w:r>
          <w:rPr>
            <w:noProof/>
            <w:webHidden/>
          </w:rPr>
          <w:t>7</w:t>
        </w:r>
        <w:r>
          <w:rPr>
            <w:noProof/>
            <w:webHidden/>
          </w:rPr>
          <w:fldChar w:fldCharType="end"/>
        </w:r>
      </w:ins>
    </w:p>
    <w:p w14:paraId="7146BB4A" w14:textId="25765EC1" w:rsidR="00373869" w:rsidRDefault="00373869">
      <w:pPr>
        <w:pStyle w:val="TOC2"/>
        <w:tabs>
          <w:tab w:val="left" w:pos="2549"/>
          <w:tab w:val="right" w:pos="10430"/>
        </w:tabs>
        <w:rPr>
          <w:ins w:id="117"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18" w:author="Nikko Padilla" w:date="2025-10-28T18:31:00Z" w16du:dateUtc="2025-10-28T10:31:00Z">
        <w:r>
          <w:rPr>
            <w:noProof/>
          </w:rPr>
          <w:t>4.1</w:t>
        </w:r>
        <w:r>
          <w:rPr>
            <w:rFonts w:asciiTheme="minorHAnsi" w:eastAsiaTheme="minorEastAsia" w:hAnsiTheme="minorHAnsi" w:cstheme="minorBidi"/>
            <w:noProof/>
            <w:kern w:val="2"/>
            <w:sz w:val="24"/>
            <w:szCs w:val="24"/>
            <w:lang w:val="en-PH" w:eastAsia="en-PH"/>
            <w14:ligatures w14:val="standardContextual"/>
          </w:rPr>
          <w:tab/>
        </w:r>
        <w:r>
          <w:rPr>
            <w:noProof/>
          </w:rPr>
          <w:t>Calculate Override Due Date</w:t>
        </w:r>
        <w:r>
          <w:rPr>
            <w:noProof/>
            <w:webHidden/>
          </w:rPr>
          <w:tab/>
        </w:r>
        <w:r>
          <w:rPr>
            <w:noProof/>
            <w:webHidden/>
          </w:rPr>
          <w:fldChar w:fldCharType="begin"/>
        </w:r>
        <w:r>
          <w:rPr>
            <w:noProof/>
            <w:webHidden/>
          </w:rPr>
          <w:instrText xml:space="preserve"> PAGEREF _Toc212568689 \h </w:instrText>
        </w:r>
      </w:ins>
      <w:r>
        <w:rPr>
          <w:noProof/>
          <w:webHidden/>
        </w:rPr>
      </w:r>
      <w:ins w:id="119" w:author="Nikko Padilla" w:date="2025-10-28T18:31:00Z" w16du:dateUtc="2025-10-28T10:31:00Z">
        <w:r>
          <w:rPr>
            <w:noProof/>
            <w:webHidden/>
          </w:rPr>
          <w:fldChar w:fldCharType="separate"/>
        </w:r>
        <w:r>
          <w:rPr>
            <w:noProof/>
            <w:webHidden/>
          </w:rPr>
          <w:t>7</w:t>
        </w:r>
        <w:r>
          <w:rPr>
            <w:noProof/>
            <w:webHidden/>
          </w:rPr>
          <w:fldChar w:fldCharType="end"/>
        </w:r>
      </w:ins>
    </w:p>
    <w:p w14:paraId="418BF71A" w14:textId="1B87661A" w:rsidR="00373869" w:rsidRDefault="00373869">
      <w:pPr>
        <w:pStyle w:val="TOC2"/>
        <w:tabs>
          <w:tab w:val="left" w:pos="2549"/>
          <w:tab w:val="right" w:pos="10430"/>
        </w:tabs>
        <w:rPr>
          <w:ins w:id="120"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21" w:author="Nikko Padilla" w:date="2025-10-28T18:31:00Z" w16du:dateUtc="2025-10-28T10:31:00Z">
        <w:r>
          <w:rPr>
            <w:noProof/>
          </w:rPr>
          <w:t>4.2</w:t>
        </w:r>
        <w:r>
          <w:rPr>
            <w:rFonts w:asciiTheme="minorHAnsi" w:eastAsiaTheme="minorEastAsia" w:hAnsiTheme="minorHAnsi" w:cstheme="minorBidi"/>
            <w:noProof/>
            <w:kern w:val="2"/>
            <w:sz w:val="24"/>
            <w:szCs w:val="24"/>
            <w:lang w:val="en-PH" w:eastAsia="en-PH"/>
            <w14:ligatures w14:val="standardContextual"/>
          </w:rPr>
          <w:tab/>
        </w:r>
        <w:r>
          <w:rPr>
            <w:noProof/>
          </w:rPr>
          <w:t>Invoicing and Other Client Deliverables</w:t>
        </w:r>
        <w:r>
          <w:rPr>
            <w:noProof/>
            <w:webHidden/>
          </w:rPr>
          <w:tab/>
        </w:r>
        <w:r>
          <w:rPr>
            <w:noProof/>
            <w:webHidden/>
          </w:rPr>
          <w:fldChar w:fldCharType="begin"/>
        </w:r>
        <w:r>
          <w:rPr>
            <w:noProof/>
            <w:webHidden/>
          </w:rPr>
          <w:instrText xml:space="preserve"> PAGEREF _Toc212568690 \h </w:instrText>
        </w:r>
      </w:ins>
      <w:r>
        <w:rPr>
          <w:noProof/>
          <w:webHidden/>
        </w:rPr>
      </w:r>
      <w:ins w:id="122" w:author="Nikko Padilla" w:date="2025-10-28T18:31:00Z" w16du:dateUtc="2025-10-28T10:31:00Z">
        <w:r>
          <w:rPr>
            <w:noProof/>
            <w:webHidden/>
          </w:rPr>
          <w:fldChar w:fldCharType="separate"/>
        </w:r>
        <w:r>
          <w:rPr>
            <w:noProof/>
            <w:webHidden/>
          </w:rPr>
          <w:t>7</w:t>
        </w:r>
        <w:r>
          <w:rPr>
            <w:noProof/>
            <w:webHidden/>
          </w:rPr>
          <w:fldChar w:fldCharType="end"/>
        </w:r>
      </w:ins>
    </w:p>
    <w:p w14:paraId="3193659B" w14:textId="142DDFDE" w:rsidR="00373869" w:rsidRDefault="00373869">
      <w:pPr>
        <w:pStyle w:val="TOC2"/>
        <w:tabs>
          <w:tab w:val="left" w:pos="2549"/>
          <w:tab w:val="right" w:pos="10430"/>
        </w:tabs>
        <w:rPr>
          <w:ins w:id="123"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24" w:author="Nikko Padilla" w:date="2025-10-28T18:31:00Z" w16du:dateUtc="2025-10-28T10:31:00Z">
        <w:r w:rsidRPr="001C4F6B">
          <w:rPr>
            <w:rFonts w:eastAsia="Calibri Light" w:cs="Calibri Light"/>
            <w:b/>
            <w:noProof/>
          </w:rPr>
          <w:t>4.3</w:t>
        </w:r>
        <w:r>
          <w:rPr>
            <w:rFonts w:asciiTheme="minorHAnsi" w:eastAsiaTheme="minorEastAsia" w:hAnsiTheme="minorHAnsi" w:cstheme="minorBidi"/>
            <w:noProof/>
            <w:kern w:val="2"/>
            <w:sz w:val="24"/>
            <w:szCs w:val="24"/>
            <w:lang w:val="en-PH" w:eastAsia="en-PH"/>
            <w14:ligatures w14:val="standardContextual"/>
          </w:rPr>
          <w:tab/>
        </w:r>
        <w:r w:rsidRPr="001C4F6B">
          <w:rPr>
            <w:rFonts w:eastAsia="Calibri Light" w:cs="Calibri Light"/>
            <w:b/>
            <w:noProof/>
          </w:rPr>
          <w:t>Client Billing Statement PDF generation</w:t>
        </w:r>
        <w:r>
          <w:rPr>
            <w:noProof/>
            <w:webHidden/>
          </w:rPr>
          <w:tab/>
        </w:r>
        <w:r>
          <w:rPr>
            <w:noProof/>
            <w:webHidden/>
          </w:rPr>
          <w:fldChar w:fldCharType="begin"/>
        </w:r>
        <w:r>
          <w:rPr>
            <w:noProof/>
            <w:webHidden/>
          </w:rPr>
          <w:instrText xml:space="preserve"> PAGEREF _Toc212568691 \h </w:instrText>
        </w:r>
      </w:ins>
      <w:r>
        <w:rPr>
          <w:noProof/>
          <w:webHidden/>
        </w:rPr>
      </w:r>
      <w:ins w:id="125" w:author="Nikko Padilla" w:date="2025-10-28T18:31:00Z" w16du:dateUtc="2025-10-28T10:31:00Z">
        <w:r>
          <w:rPr>
            <w:noProof/>
            <w:webHidden/>
          </w:rPr>
          <w:fldChar w:fldCharType="separate"/>
        </w:r>
        <w:r>
          <w:rPr>
            <w:noProof/>
            <w:webHidden/>
          </w:rPr>
          <w:t>28</w:t>
        </w:r>
        <w:r>
          <w:rPr>
            <w:noProof/>
            <w:webHidden/>
          </w:rPr>
          <w:fldChar w:fldCharType="end"/>
        </w:r>
      </w:ins>
    </w:p>
    <w:p w14:paraId="7EADB7E2" w14:textId="6466EA5B" w:rsidR="00373869" w:rsidRDefault="00373869">
      <w:pPr>
        <w:pStyle w:val="TOC2"/>
        <w:tabs>
          <w:tab w:val="left" w:pos="2549"/>
          <w:tab w:val="right" w:pos="10430"/>
        </w:tabs>
        <w:rPr>
          <w:ins w:id="126"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27" w:author="Nikko Padilla" w:date="2025-10-28T18:31:00Z" w16du:dateUtc="2025-10-28T10:31:00Z">
        <w:r w:rsidRPr="001C4F6B">
          <w:rPr>
            <w:rFonts w:ascii="Times New Roman" w:eastAsia="Calibri Light" w:hAnsi="Times New Roman"/>
            <w:b/>
            <w:noProof/>
          </w:rPr>
          <w:t>4.4</w:t>
        </w:r>
        <w:r>
          <w:rPr>
            <w:rFonts w:asciiTheme="minorHAnsi" w:eastAsiaTheme="minorEastAsia" w:hAnsiTheme="minorHAnsi" w:cstheme="minorBidi"/>
            <w:noProof/>
            <w:kern w:val="2"/>
            <w:sz w:val="24"/>
            <w:szCs w:val="24"/>
            <w:lang w:val="en-PH" w:eastAsia="en-PH"/>
            <w14:ligatures w14:val="standardContextual"/>
          </w:rPr>
          <w:tab/>
        </w:r>
        <w:r w:rsidRPr="001C4F6B">
          <w:rPr>
            <w:rFonts w:ascii="Times New Roman" w:eastAsia="Calibri Light" w:hAnsi="Times New Roman"/>
            <w:b/>
            <w:noProof/>
          </w:rPr>
          <w:t>Client Billing Invoice Supplemental file generation</w:t>
        </w:r>
        <w:r>
          <w:rPr>
            <w:noProof/>
            <w:webHidden/>
          </w:rPr>
          <w:tab/>
        </w:r>
        <w:r>
          <w:rPr>
            <w:noProof/>
            <w:webHidden/>
          </w:rPr>
          <w:fldChar w:fldCharType="begin"/>
        </w:r>
        <w:r>
          <w:rPr>
            <w:noProof/>
            <w:webHidden/>
          </w:rPr>
          <w:instrText xml:space="preserve"> PAGEREF _Toc212568692 \h </w:instrText>
        </w:r>
      </w:ins>
      <w:r>
        <w:rPr>
          <w:noProof/>
          <w:webHidden/>
        </w:rPr>
      </w:r>
      <w:ins w:id="128" w:author="Nikko Padilla" w:date="2025-10-28T18:31:00Z" w16du:dateUtc="2025-10-28T10:31:00Z">
        <w:r>
          <w:rPr>
            <w:noProof/>
            <w:webHidden/>
          </w:rPr>
          <w:fldChar w:fldCharType="separate"/>
        </w:r>
        <w:r>
          <w:rPr>
            <w:noProof/>
            <w:webHidden/>
          </w:rPr>
          <w:t>41</w:t>
        </w:r>
        <w:r>
          <w:rPr>
            <w:noProof/>
            <w:webHidden/>
          </w:rPr>
          <w:fldChar w:fldCharType="end"/>
        </w:r>
      </w:ins>
    </w:p>
    <w:p w14:paraId="69744B5D" w14:textId="49F0D644" w:rsidR="00373869" w:rsidRDefault="00373869">
      <w:pPr>
        <w:pStyle w:val="TOC2"/>
        <w:tabs>
          <w:tab w:val="left" w:pos="2549"/>
          <w:tab w:val="right" w:pos="10430"/>
        </w:tabs>
        <w:rPr>
          <w:ins w:id="129"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30" w:author="Nikko Padilla" w:date="2025-10-28T18:31:00Z" w16du:dateUtc="2025-10-28T10:31:00Z">
        <w:r>
          <w:rPr>
            <w:noProof/>
          </w:rPr>
          <w:t>4.5</w:t>
        </w:r>
        <w:r>
          <w:rPr>
            <w:rFonts w:asciiTheme="minorHAnsi" w:eastAsiaTheme="minorEastAsia" w:hAnsiTheme="minorHAnsi" w:cstheme="minorBidi"/>
            <w:noProof/>
            <w:kern w:val="2"/>
            <w:sz w:val="24"/>
            <w:szCs w:val="24"/>
            <w:lang w:val="en-PH" w:eastAsia="en-PH"/>
            <w14:ligatures w14:val="standardContextual"/>
          </w:rPr>
          <w:tab/>
        </w:r>
        <w:r>
          <w:rPr>
            <w:noProof/>
          </w:rPr>
          <w:t>ORMB to GCP – Ancillary Extract</w:t>
        </w:r>
        <w:r>
          <w:rPr>
            <w:noProof/>
            <w:webHidden/>
          </w:rPr>
          <w:tab/>
        </w:r>
        <w:r>
          <w:rPr>
            <w:noProof/>
            <w:webHidden/>
          </w:rPr>
          <w:fldChar w:fldCharType="begin"/>
        </w:r>
        <w:r>
          <w:rPr>
            <w:noProof/>
            <w:webHidden/>
          </w:rPr>
          <w:instrText xml:space="preserve"> PAGEREF _Toc212568693 \h </w:instrText>
        </w:r>
      </w:ins>
      <w:r>
        <w:rPr>
          <w:noProof/>
          <w:webHidden/>
        </w:rPr>
      </w:r>
      <w:ins w:id="131" w:author="Nikko Padilla" w:date="2025-10-28T18:31:00Z" w16du:dateUtc="2025-10-28T10:31:00Z">
        <w:r>
          <w:rPr>
            <w:noProof/>
            <w:webHidden/>
          </w:rPr>
          <w:fldChar w:fldCharType="separate"/>
        </w:r>
        <w:r>
          <w:rPr>
            <w:noProof/>
            <w:webHidden/>
          </w:rPr>
          <w:t>71</w:t>
        </w:r>
        <w:r>
          <w:rPr>
            <w:noProof/>
            <w:webHidden/>
          </w:rPr>
          <w:fldChar w:fldCharType="end"/>
        </w:r>
      </w:ins>
    </w:p>
    <w:p w14:paraId="2D7C2F24" w14:textId="658ADD39" w:rsidR="00373869" w:rsidRDefault="00373869">
      <w:pPr>
        <w:pStyle w:val="TOC2"/>
        <w:tabs>
          <w:tab w:val="left" w:pos="2549"/>
          <w:tab w:val="right" w:pos="10430"/>
        </w:tabs>
        <w:rPr>
          <w:ins w:id="132"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33" w:author="Nikko Padilla" w:date="2025-10-28T18:31:00Z" w16du:dateUtc="2025-10-28T10:31:00Z">
        <w:r>
          <w:rPr>
            <w:noProof/>
          </w:rPr>
          <w:t>4.6</w:t>
        </w:r>
        <w:r>
          <w:rPr>
            <w:rFonts w:asciiTheme="minorHAnsi" w:eastAsiaTheme="minorEastAsia" w:hAnsiTheme="minorHAnsi" w:cstheme="minorBidi"/>
            <w:noProof/>
            <w:kern w:val="2"/>
            <w:sz w:val="24"/>
            <w:szCs w:val="24"/>
            <w:lang w:val="en-PH" w:eastAsia="en-PH"/>
            <w14:ligatures w14:val="standardContextual"/>
          </w:rPr>
          <w:tab/>
        </w:r>
        <w:r>
          <w:rPr>
            <w:noProof/>
          </w:rPr>
          <w:t>Alternate Bill Number</w:t>
        </w:r>
        <w:r>
          <w:rPr>
            <w:noProof/>
            <w:webHidden/>
          </w:rPr>
          <w:tab/>
        </w:r>
        <w:r>
          <w:rPr>
            <w:noProof/>
            <w:webHidden/>
          </w:rPr>
          <w:fldChar w:fldCharType="begin"/>
        </w:r>
        <w:r>
          <w:rPr>
            <w:noProof/>
            <w:webHidden/>
          </w:rPr>
          <w:instrText xml:space="preserve"> PAGEREF _Toc212568695 \h </w:instrText>
        </w:r>
      </w:ins>
      <w:r>
        <w:rPr>
          <w:noProof/>
          <w:webHidden/>
        </w:rPr>
      </w:r>
      <w:ins w:id="134" w:author="Nikko Padilla" w:date="2025-10-28T18:31:00Z" w16du:dateUtc="2025-10-28T10:31:00Z">
        <w:r>
          <w:rPr>
            <w:noProof/>
            <w:webHidden/>
          </w:rPr>
          <w:fldChar w:fldCharType="separate"/>
        </w:r>
        <w:r>
          <w:rPr>
            <w:noProof/>
            <w:webHidden/>
          </w:rPr>
          <w:t>75</w:t>
        </w:r>
        <w:r>
          <w:rPr>
            <w:noProof/>
            <w:webHidden/>
          </w:rPr>
          <w:fldChar w:fldCharType="end"/>
        </w:r>
      </w:ins>
    </w:p>
    <w:p w14:paraId="10293154" w14:textId="4633C8E1" w:rsidR="00373869" w:rsidRDefault="00373869">
      <w:pPr>
        <w:pStyle w:val="TOC2"/>
        <w:tabs>
          <w:tab w:val="left" w:pos="2549"/>
          <w:tab w:val="right" w:pos="10430"/>
        </w:tabs>
        <w:rPr>
          <w:ins w:id="135"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36" w:author="Nikko Padilla" w:date="2025-10-28T18:31:00Z" w16du:dateUtc="2025-10-28T10:31:00Z">
        <w:r>
          <w:rPr>
            <w:noProof/>
          </w:rPr>
          <w:t>4.7</w:t>
        </w:r>
        <w:r>
          <w:rPr>
            <w:rFonts w:asciiTheme="minorHAnsi" w:eastAsiaTheme="minorEastAsia" w:hAnsiTheme="minorHAnsi" w:cstheme="minorBidi"/>
            <w:noProof/>
            <w:kern w:val="2"/>
            <w:sz w:val="24"/>
            <w:szCs w:val="24"/>
            <w:lang w:val="en-PH" w:eastAsia="en-PH"/>
            <w14:ligatures w14:val="standardContextual"/>
          </w:rPr>
          <w:tab/>
        </w:r>
        <w:r>
          <w:rPr>
            <w:noProof/>
          </w:rPr>
          <w:t>Bill Hold at Bill Level/Bill Group Level</w:t>
        </w:r>
        <w:r>
          <w:rPr>
            <w:noProof/>
            <w:webHidden/>
          </w:rPr>
          <w:tab/>
        </w:r>
        <w:r>
          <w:rPr>
            <w:noProof/>
            <w:webHidden/>
          </w:rPr>
          <w:fldChar w:fldCharType="begin"/>
        </w:r>
        <w:r>
          <w:rPr>
            <w:noProof/>
            <w:webHidden/>
          </w:rPr>
          <w:instrText xml:space="preserve"> PAGEREF _Toc212568696 \h </w:instrText>
        </w:r>
      </w:ins>
      <w:r>
        <w:rPr>
          <w:noProof/>
          <w:webHidden/>
        </w:rPr>
      </w:r>
      <w:ins w:id="137" w:author="Nikko Padilla" w:date="2025-10-28T18:31:00Z" w16du:dateUtc="2025-10-28T10:31:00Z">
        <w:r>
          <w:rPr>
            <w:noProof/>
            <w:webHidden/>
          </w:rPr>
          <w:fldChar w:fldCharType="separate"/>
        </w:r>
        <w:r>
          <w:rPr>
            <w:noProof/>
            <w:webHidden/>
          </w:rPr>
          <w:t>77</w:t>
        </w:r>
        <w:r>
          <w:rPr>
            <w:noProof/>
            <w:webHidden/>
          </w:rPr>
          <w:fldChar w:fldCharType="end"/>
        </w:r>
      </w:ins>
    </w:p>
    <w:p w14:paraId="17560E4D" w14:textId="73A1EE6E" w:rsidR="00373869" w:rsidRDefault="00373869">
      <w:pPr>
        <w:pStyle w:val="TOC1"/>
        <w:tabs>
          <w:tab w:val="left" w:pos="2549"/>
          <w:tab w:val="right" w:pos="10430"/>
        </w:tabs>
        <w:rPr>
          <w:ins w:id="138" w:author="Nikko Padilla" w:date="2025-10-28T18:31:00Z" w16du:dateUtc="2025-10-28T10:31:00Z"/>
          <w:rFonts w:asciiTheme="minorHAnsi" w:eastAsiaTheme="minorEastAsia" w:hAnsiTheme="minorHAnsi" w:cstheme="minorBidi"/>
          <w:b w:val="0"/>
          <w:bCs w:val="0"/>
          <w:noProof/>
          <w:kern w:val="2"/>
          <w:sz w:val="24"/>
          <w:szCs w:val="24"/>
          <w:lang w:val="en-PH" w:eastAsia="en-PH"/>
          <w14:ligatures w14:val="standardContextual"/>
        </w:rPr>
      </w:pPr>
      <w:ins w:id="139" w:author="Nikko Padilla" w:date="2025-10-28T18:31:00Z" w16du:dateUtc="2025-10-28T10:31:00Z">
        <w:r>
          <w:rPr>
            <w:noProof/>
          </w:rPr>
          <w:t>5</w:t>
        </w:r>
        <w:r>
          <w:rPr>
            <w:rFonts w:asciiTheme="minorHAnsi" w:eastAsiaTheme="minorEastAsia" w:hAnsiTheme="minorHAnsi" w:cstheme="minorBidi"/>
            <w:b w:val="0"/>
            <w:bCs w:val="0"/>
            <w:noProof/>
            <w:kern w:val="2"/>
            <w:sz w:val="24"/>
            <w:szCs w:val="24"/>
            <w:lang w:val="en-PH" w:eastAsia="en-PH"/>
            <w14:ligatures w14:val="standardContextual"/>
          </w:rPr>
          <w:tab/>
        </w:r>
        <w:r>
          <w:rPr>
            <w:noProof/>
          </w:rPr>
          <w:t>Configuration</w:t>
        </w:r>
        <w:r>
          <w:rPr>
            <w:noProof/>
            <w:webHidden/>
          </w:rPr>
          <w:tab/>
        </w:r>
        <w:r>
          <w:rPr>
            <w:noProof/>
            <w:webHidden/>
          </w:rPr>
          <w:fldChar w:fldCharType="begin"/>
        </w:r>
        <w:r>
          <w:rPr>
            <w:noProof/>
            <w:webHidden/>
          </w:rPr>
          <w:instrText xml:space="preserve"> PAGEREF _Toc212568697 \h </w:instrText>
        </w:r>
      </w:ins>
      <w:r>
        <w:rPr>
          <w:noProof/>
          <w:webHidden/>
        </w:rPr>
      </w:r>
      <w:ins w:id="140" w:author="Nikko Padilla" w:date="2025-10-28T18:31:00Z" w16du:dateUtc="2025-10-28T10:31:00Z">
        <w:r>
          <w:rPr>
            <w:noProof/>
            <w:webHidden/>
          </w:rPr>
          <w:fldChar w:fldCharType="separate"/>
        </w:r>
        <w:r>
          <w:rPr>
            <w:noProof/>
            <w:webHidden/>
          </w:rPr>
          <w:t>80</w:t>
        </w:r>
        <w:r>
          <w:rPr>
            <w:noProof/>
            <w:webHidden/>
          </w:rPr>
          <w:fldChar w:fldCharType="end"/>
        </w:r>
      </w:ins>
    </w:p>
    <w:p w14:paraId="5B6F6EF2" w14:textId="3BA102BC" w:rsidR="00373869" w:rsidRDefault="00373869">
      <w:pPr>
        <w:pStyle w:val="TOC2"/>
        <w:tabs>
          <w:tab w:val="left" w:pos="2549"/>
          <w:tab w:val="right" w:pos="10430"/>
        </w:tabs>
        <w:rPr>
          <w:ins w:id="141"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42" w:author="Nikko Padilla" w:date="2025-10-28T18:31:00Z" w16du:dateUtc="2025-10-28T10:31:00Z">
        <w:r>
          <w:rPr>
            <w:noProof/>
          </w:rPr>
          <w:t>5.1</w:t>
        </w:r>
        <w:r>
          <w:rPr>
            <w:rFonts w:asciiTheme="minorHAnsi" w:eastAsiaTheme="minorEastAsia" w:hAnsiTheme="minorHAnsi" w:cstheme="minorBidi"/>
            <w:noProof/>
            <w:kern w:val="2"/>
            <w:sz w:val="24"/>
            <w:szCs w:val="24"/>
            <w:lang w:val="en-PH" w:eastAsia="en-PH"/>
            <w14:ligatures w14:val="standardContextual"/>
          </w:rPr>
          <w:tab/>
        </w:r>
        <w:r>
          <w:rPr>
            <w:noProof/>
          </w:rPr>
          <w:t>Calendar</w:t>
        </w:r>
        <w:r>
          <w:rPr>
            <w:noProof/>
            <w:webHidden/>
          </w:rPr>
          <w:tab/>
        </w:r>
        <w:r>
          <w:rPr>
            <w:noProof/>
            <w:webHidden/>
          </w:rPr>
          <w:fldChar w:fldCharType="begin"/>
        </w:r>
        <w:r>
          <w:rPr>
            <w:noProof/>
            <w:webHidden/>
          </w:rPr>
          <w:instrText xml:space="preserve"> PAGEREF _Toc212568698 \h </w:instrText>
        </w:r>
      </w:ins>
      <w:r>
        <w:rPr>
          <w:noProof/>
          <w:webHidden/>
        </w:rPr>
      </w:r>
      <w:ins w:id="143" w:author="Nikko Padilla" w:date="2025-10-28T18:31:00Z" w16du:dateUtc="2025-10-28T10:31:00Z">
        <w:r>
          <w:rPr>
            <w:noProof/>
            <w:webHidden/>
          </w:rPr>
          <w:fldChar w:fldCharType="separate"/>
        </w:r>
        <w:r>
          <w:rPr>
            <w:noProof/>
            <w:webHidden/>
          </w:rPr>
          <w:t>80</w:t>
        </w:r>
        <w:r>
          <w:rPr>
            <w:noProof/>
            <w:webHidden/>
          </w:rPr>
          <w:fldChar w:fldCharType="end"/>
        </w:r>
      </w:ins>
    </w:p>
    <w:p w14:paraId="5D0024FC" w14:textId="3E3D6AD3" w:rsidR="00373869" w:rsidRDefault="00373869">
      <w:pPr>
        <w:pStyle w:val="TOC2"/>
        <w:tabs>
          <w:tab w:val="left" w:pos="2549"/>
          <w:tab w:val="right" w:pos="10430"/>
        </w:tabs>
        <w:rPr>
          <w:ins w:id="144"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45" w:author="Nikko Padilla" w:date="2025-10-28T18:31:00Z" w16du:dateUtc="2025-10-28T10:31:00Z">
        <w:r>
          <w:rPr>
            <w:noProof/>
          </w:rPr>
          <w:t>5.2</w:t>
        </w:r>
        <w:r>
          <w:rPr>
            <w:rFonts w:asciiTheme="minorHAnsi" w:eastAsiaTheme="minorEastAsia" w:hAnsiTheme="minorHAnsi" w:cstheme="minorBidi"/>
            <w:noProof/>
            <w:kern w:val="2"/>
            <w:sz w:val="24"/>
            <w:szCs w:val="24"/>
            <w:lang w:val="en-PH" w:eastAsia="en-PH"/>
            <w14:ligatures w14:val="standardContextual"/>
          </w:rPr>
          <w:tab/>
        </w:r>
        <w:r>
          <w:rPr>
            <w:noProof/>
          </w:rPr>
          <w:t>Bill Route Types</w:t>
        </w:r>
        <w:r>
          <w:rPr>
            <w:noProof/>
            <w:webHidden/>
          </w:rPr>
          <w:tab/>
        </w:r>
        <w:r>
          <w:rPr>
            <w:noProof/>
            <w:webHidden/>
          </w:rPr>
          <w:fldChar w:fldCharType="begin"/>
        </w:r>
        <w:r>
          <w:rPr>
            <w:noProof/>
            <w:webHidden/>
          </w:rPr>
          <w:instrText xml:space="preserve"> PAGEREF _Toc212568699 \h </w:instrText>
        </w:r>
      </w:ins>
      <w:r>
        <w:rPr>
          <w:noProof/>
          <w:webHidden/>
        </w:rPr>
      </w:r>
      <w:ins w:id="146" w:author="Nikko Padilla" w:date="2025-10-28T18:31:00Z" w16du:dateUtc="2025-10-28T10:31:00Z">
        <w:r>
          <w:rPr>
            <w:noProof/>
            <w:webHidden/>
          </w:rPr>
          <w:fldChar w:fldCharType="separate"/>
        </w:r>
        <w:r>
          <w:rPr>
            <w:noProof/>
            <w:webHidden/>
          </w:rPr>
          <w:t>80</w:t>
        </w:r>
        <w:r>
          <w:rPr>
            <w:noProof/>
            <w:webHidden/>
          </w:rPr>
          <w:fldChar w:fldCharType="end"/>
        </w:r>
      </w:ins>
    </w:p>
    <w:p w14:paraId="6997C70A" w14:textId="61B0CD00" w:rsidR="00373869" w:rsidRDefault="00373869">
      <w:pPr>
        <w:pStyle w:val="TOC2"/>
        <w:tabs>
          <w:tab w:val="left" w:pos="2549"/>
          <w:tab w:val="right" w:pos="10430"/>
        </w:tabs>
        <w:rPr>
          <w:ins w:id="147"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48" w:author="Nikko Padilla" w:date="2025-10-28T18:31:00Z" w16du:dateUtc="2025-10-28T10:31:00Z">
        <w:r>
          <w:rPr>
            <w:noProof/>
          </w:rPr>
          <w:t>5.3</w:t>
        </w:r>
        <w:r>
          <w:rPr>
            <w:rFonts w:asciiTheme="minorHAnsi" w:eastAsiaTheme="minorEastAsia" w:hAnsiTheme="minorHAnsi" w:cstheme="minorBidi"/>
            <w:noProof/>
            <w:kern w:val="2"/>
            <w:sz w:val="24"/>
            <w:szCs w:val="24"/>
            <w:lang w:val="en-PH" w:eastAsia="en-PH"/>
            <w14:ligatures w14:val="standardContextual"/>
          </w:rPr>
          <w:tab/>
        </w:r>
        <w:r>
          <w:rPr>
            <w:noProof/>
          </w:rPr>
          <w:t>Characteristic Type</w:t>
        </w:r>
        <w:r>
          <w:rPr>
            <w:noProof/>
            <w:webHidden/>
          </w:rPr>
          <w:tab/>
        </w:r>
        <w:r>
          <w:rPr>
            <w:noProof/>
            <w:webHidden/>
          </w:rPr>
          <w:fldChar w:fldCharType="begin"/>
        </w:r>
        <w:r>
          <w:rPr>
            <w:noProof/>
            <w:webHidden/>
          </w:rPr>
          <w:instrText xml:space="preserve"> PAGEREF _Toc212568700 \h </w:instrText>
        </w:r>
      </w:ins>
      <w:r>
        <w:rPr>
          <w:noProof/>
          <w:webHidden/>
        </w:rPr>
      </w:r>
      <w:ins w:id="149" w:author="Nikko Padilla" w:date="2025-10-28T18:31:00Z" w16du:dateUtc="2025-10-28T10:31:00Z">
        <w:r>
          <w:rPr>
            <w:noProof/>
            <w:webHidden/>
          </w:rPr>
          <w:fldChar w:fldCharType="separate"/>
        </w:r>
        <w:r>
          <w:rPr>
            <w:noProof/>
            <w:webHidden/>
          </w:rPr>
          <w:t>80</w:t>
        </w:r>
        <w:r>
          <w:rPr>
            <w:noProof/>
            <w:webHidden/>
          </w:rPr>
          <w:fldChar w:fldCharType="end"/>
        </w:r>
      </w:ins>
    </w:p>
    <w:p w14:paraId="7EBBAF42" w14:textId="0928C663" w:rsidR="00373869" w:rsidRDefault="00373869">
      <w:pPr>
        <w:pStyle w:val="TOC2"/>
        <w:tabs>
          <w:tab w:val="left" w:pos="2549"/>
          <w:tab w:val="right" w:pos="10430"/>
        </w:tabs>
        <w:rPr>
          <w:ins w:id="150"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51" w:author="Nikko Padilla" w:date="2025-10-28T18:31:00Z" w16du:dateUtc="2025-10-28T10:31:00Z">
        <w:r>
          <w:rPr>
            <w:noProof/>
          </w:rPr>
          <w:t>5.4</w:t>
        </w:r>
        <w:r>
          <w:rPr>
            <w:rFonts w:asciiTheme="minorHAnsi" w:eastAsiaTheme="minorEastAsia" w:hAnsiTheme="minorHAnsi" w:cstheme="minorBidi"/>
            <w:noProof/>
            <w:kern w:val="2"/>
            <w:sz w:val="24"/>
            <w:szCs w:val="24"/>
            <w:lang w:val="en-PH" w:eastAsia="en-PH"/>
            <w14:ligatures w14:val="standardContextual"/>
          </w:rPr>
          <w:tab/>
        </w:r>
        <w:r>
          <w:rPr>
            <w:noProof/>
          </w:rPr>
          <w:t>Extendable Lookup</w:t>
        </w:r>
        <w:r>
          <w:rPr>
            <w:noProof/>
            <w:webHidden/>
          </w:rPr>
          <w:tab/>
        </w:r>
        <w:r>
          <w:rPr>
            <w:noProof/>
            <w:webHidden/>
          </w:rPr>
          <w:fldChar w:fldCharType="begin"/>
        </w:r>
        <w:r>
          <w:rPr>
            <w:noProof/>
            <w:webHidden/>
          </w:rPr>
          <w:instrText xml:space="preserve"> PAGEREF _Toc212568701 \h </w:instrText>
        </w:r>
      </w:ins>
      <w:r>
        <w:rPr>
          <w:noProof/>
          <w:webHidden/>
        </w:rPr>
      </w:r>
      <w:ins w:id="152" w:author="Nikko Padilla" w:date="2025-10-28T18:31:00Z" w16du:dateUtc="2025-10-28T10:31:00Z">
        <w:r>
          <w:rPr>
            <w:noProof/>
            <w:webHidden/>
          </w:rPr>
          <w:fldChar w:fldCharType="separate"/>
        </w:r>
        <w:r>
          <w:rPr>
            <w:noProof/>
            <w:webHidden/>
          </w:rPr>
          <w:t>80</w:t>
        </w:r>
        <w:r>
          <w:rPr>
            <w:noProof/>
            <w:webHidden/>
          </w:rPr>
          <w:fldChar w:fldCharType="end"/>
        </w:r>
      </w:ins>
    </w:p>
    <w:p w14:paraId="013F7503" w14:textId="1146C8F9" w:rsidR="00373869" w:rsidRDefault="00373869">
      <w:pPr>
        <w:pStyle w:val="TOC2"/>
        <w:tabs>
          <w:tab w:val="left" w:pos="2549"/>
          <w:tab w:val="right" w:pos="10430"/>
        </w:tabs>
        <w:rPr>
          <w:ins w:id="153" w:author="Nikko Padilla" w:date="2025-10-28T18:31:00Z" w16du:dateUtc="2025-10-28T10:31:00Z"/>
          <w:rFonts w:asciiTheme="minorHAnsi" w:eastAsiaTheme="minorEastAsia" w:hAnsiTheme="minorHAnsi" w:cstheme="minorBidi"/>
          <w:noProof/>
          <w:kern w:val="2"/>
          <w:sz w:val="24"/>
          <w:szCs w:val="24"/>
          <w:lang w:val="en-PH" w:eastAsia="en-PH"/>
          <w14:ligatures w14:val="standardContextual"/>
        </w:rPr>
      </w:pPr>
      <w:ins w:id="154" w:author="Nikko Padilla" w:date="2025-10-28T18:31:00Z" w16du:dateUtc="2025-10-28T10:31:00Z">
        <w:r>
          <w:rPr>
            <w:noProof/>
          </w:rPr>
          <w:t>5.5</w:t>
        </w:r>
        <w:r>
          <w:rPr>
            <w:rFonts w:asciiTheme="minorHAnsi" w:eastAsiaTheme="minorEastAsia" w:hAnsiTheme="minorHAnsi" w:cstheme="minorBidi"/>
            <w:noProof/>
            <w:kern w:val="2"/>
            <w:sz w:val="24"/>
            <w:szCs w:val="24"/>
            <w:lang w:val="en-PH" w:eastAsia="en-PH"/>
            <w14:ligatures w14:val="standardContextual"/>
          </w:rPr>
          <w:tab/>
        </w:r>
        <w:r>
          <w:rPr>
            <w:noProof/>
          </w:rPr>
          <w:t>To Do Type</w:t>
        </w:r>
        <w:r>
          <w:rPr>
            <w:noProof/>
            <w:webHidden/>
          </w:rPr>
          <w:tab/>
        </w:r>
        <w:r>
          <w:rPr>
            <w:noProof/>
            <w:webHidden/>
          </w:rPr>
          <w:fldChar w:fldCharType="begin"/>
        </w:r>
        <w:r>
          <w:rPr>
            <w:noProof/>
            <w:webHidden/>
          </w:rPr>
          <w:instrText xml:space="preserve"> PAGEREF _Toc212568702 \h </w:instrText>
        </w:r>
      </w:ins>
      <w:r>
        <w:rPr>
          <w:noProof/>
          <w:webHidden/>
        </w:rPr>
      </w:r>
      <w:ins w:id="155" w:author="Nikko Padilla" w:date="2025-10-28T18:31:00Z" w16du:dateUtc="2025-10-28T10:31:00Z">
        <w:r>
          <w:rPr>
            <w:noProof/>
            <w:webHidden/>
          </w:rPr>
          <w:fldChar w:fldCharType="separate"/>
        </w:r>
        <w:r>
          <w:rPr>
            <w:noProof/>
            <w:webHidden/>
          </w:rPr>
          <w:t>81</w:t>
        </w:r>
        <w:r>
          <w:rPr>
            <w:noProof/>
            <w:webHidden/>
          </w:rPr>
          <w:fldChar w:fldCharType="end"/>
        </w:r>
      </w:ins>
    </w:p>
    <w:p w14:paraId="7A789548" w14:textId="756A2613" w:rsidR="00373869" w:rsidRDefault="00373869">
      <w:pPr>
        <w:pStyle w:val="TOC1"/>
        <w:tabs>
          <w:tab w:val="left" w:pos="2549"/>
          <w:tab w:val="right" w:pos="10430"/>
        </w:tabs>
        <w:rPr>
          <w:ins w:id="156" w:author="Nikko Padilla" w:date="2025-10-28T18:31:00Z" w16du:dateUtc="2025-10-28T10:31:00Z"/>
          <w:rFonts w:asciiTheme="minorHAnsi" w:eastAsiaTheme="minorEastAsia" w:hAnsiTheme="minorHAnsi" w:cstheme="minorBidi"/>
          <w:b w:val="0"/>
          <w:bCs w:val="0"/>
          <w:noProof/>
          <w:kern w:val="2"/>
          <w:sz w:val="24"/>
          <w:szCs w:val="24"/>
          <w:lang w:val="en-PH" w:eastAsia="en-PH"/>
          <w14:ligatures w14:val="standardContextual"/>
        </w:rPr>
      </w:pPr>
      <w:ins w:id="157" w:author="Nikko Padilla" w:date="2025-10-28T18:31:00Z" w16du:dateUtc="2025-10-28T10:31:00Z">
        <w:r>
          <w:rPr>
            <w:noProof/>
          </w:rPr>
          <w:t>6</w:t>
        </w:r>
        <w:r>
          <w:rPr>
            <w:rFonts w:asciiTheme="minorHAnsi" w:eastAsiaTheme="minorEastAsia" w:hAnsiTheme="minorHAnsi" w:cstheme="minorBidi"/>
            <w:b w:val="0"/>
            <w:bCs w:val="0"/>
            <w:noProof/>
            <w:kern w:val="2"/>
            <w:sz w:val="24"/>
            <w:szCs w:val="24"/>
            <w:lang w:val="en-PH" w:eastAsia="en-PH"/>
            <w14:ligatures w14:val="standardContextual"/>
          </w:rPr>
          <w:tab/>
        </w:r>
        <w:r>
          <w:rPr>
            <w:noProof/>
          </w:rPr>
          <w:t>Appendix</w:t>
        </w:r>
        <w:r>
          <w:rPr>
            <w:noProof/>
            <w:webHidden/>
          </w:rPr>
          <w:tab/>
        </w:r>
        <w:r>
          <w:rPr>
            <w:noProof/>
            <w:webHidden/>
          </w:rPr>
          <w:fldChar w:fldCharType="begin"/>
        </w:r>
        <w:r>
          <w:rPr>
            <w:noProof/>
            <w:webHidden/>
          </w:rPr>
          <w:instrText xml:space="preserve"> PAGEREF _Toc212568703 \h </w:instrText>
        </w:r>
      </w:ins>
      <w:r>
        <w:rPr>
          <w:noProof/>
          <w:webHidden/>
        </w:rPr>
      </w:r>
      <w:ins w:id="158" w:author="Nikko Padilla" w:date="2025-10-28T18:31:00Z" w16du:dateUtc="2025-10-28T10:31:00Z">
        <w:r>
          <w:rPr>
            <w:noProof/>
            <w:webHidden/>
          </w:rPr>
          <w:fldChar w:fldCharType="separate"/>
        </w:r>
        <w:r>
          <w:rPr>
            <w:noProof/>
            <w:webHidden/>
          </w:rPr>
          <w:t>82</w:t>
        </w:r>
        <w:r>
          <w:rPr>
            <w:noProof/>
            <w:webHidden/>
          </w:rPr>
          <w:fldChar w:fldCharType="end"/>
        </w:r>
      </w:ins>
    </w:p>
    <w:p w14:paraId="036E582C" w14:textId="7F03D6E7" w:rsidR="7109BDE8" w:rsidRDefault="7109BDE8">
      <w:pPr>
        <w:pStyle w:val="TOC1"/>
        <w:tabs>
          <w:tab w:val="right" w:pos="10800"/>
        </w:tabs>
        <w:pPrChange w:id="159" w:author="Anup Nair" w:date="2025-09-26T02:41:00Z">
          <w:pPr/>
        </w:pPrChange>
      </w:pPr>
      <w:r>
        <w:fldChar w:fldCharType="end"/>
      </w:r>
    </w:p>
    <w:p w14:paraId="18F27179" w14:textId="63E6A235" w:rsidR="00506555" w:rsidRPr="006A76B9" w:rsidRDefault="00506555" w:rsidP="00CB4D18">
      <w:pPr>
        <w:pStyle w:val="TOC1"/>
        <w:tabs>
          <w:tab w:val="left" w:pos="2549"/>
        </w:tabs>
        <w:rPr>
          <w:rFonts w:asciiTheme="minorHAnsi" w:hAnsiTheme="minorHAnsi" w:cstheme="minorBidi"/>
        </w:rPr>
      </w:pPr>
    </w:p>
    <w:p w14:paraId="27F7DF23" w14:textId="77777777" w:rsidR="00506555" w:rsidRPr="00DE49DF" w:rsidRDefault="00506555" w:rsidP="00506555">
      <w:pPr>
        <w:rPr>
          <w:rFonts w:asciiTheme="minorHAnsi" w:hAnsiTheme="minorHAnsi" w:cstheme="minorHAnsi"/>
          <w:szCs w:val="22"/>
        </w:rPr>
      </w:pPr>
      <w:r w:rsidRPr="00DE49DF">
        <w:rPr>
          <w:rFonts w:asciiTheme="minorHAnsi" w:hAnsiTheme="minorHAnsi" w:cstheme="minorHAnsi"/>
          <w:szCs w:val="22"/>
        </w:rPr>
        <w:br w:type="page"/>
      </w:r>
    </w:p>
    <w:p w14:paraId="5837BF1D" w14:textId="77777777" w:rsidR="006170BF" w:rsidRDefault="002C2FBE" w:rsidP="00AF08C8">
      <w:pPr>
        <w:pStyle w:val="Heading1"/>
      </w:pPr>
      <w:bookmarkStart w:id="160" w:name="_Toc202462850"/>
      <w:bookmarkStart w:id="161" w:name="_Toc1351483383"/>
      <w:bookmarkStart w:id="162" w:name="_Toc1447027995"/>
      <w:bookmarkStart w:id="163" w:name="_Toc1094828429"/>
      <w:bookmarkStart w:id="164" w:name="_Toc212568684"/>
      <w:r>
        <w:t>Solution</w:t>
      </w:r>
      <w:r w:rsidR="000A4FFB" w:rsidRPr="00097E10">
        <w:t xml:space="preserve"> </w:t>
      </w:r>
      <w:r w:rsidR="00B17FB1" w:rsidRPr="00097E10">
        <w:t>Overview</w:t>
      </w:r>
      <w:bookmarkEnd w:id="77"/>
      <w:bookmarkEnd w:id="160"/>
      <w:bookmarkEnd w:id="161"/>
      <w:bookmarkEnd w:id="162"/>
      <w:bookmarkEnd w:id="163"/>
      <w:bookmarkEnd w:id="164"/>
    </w:p>
    <w:p w14:paraId="07592FC6" w14:textId="77777777" w:rsidR="0068625D" w:rsidRPr="0068625D" w:rsidRDefault="0068625D" w:rsidP="0068625D">
      <w:pPr>
        <w:pStyle w:val="TableText"/>
        <w:rPr>
          <w:sz w:val="20"/>
          <w:szCs w:val="24"/>
        </w:rPr>
      </w:pPr>
      <w:r w:rsidRPr="0068625D">
        <w:rPr>
          <w:sz w:val="20"/>
          <w:szCs w:val="24"/>
        </w:rPr>
        <w:t>Bills are generated for an individual account following a scheduled bill cycle or via an ad-hoc invoice request.  An account is eligible for billing if:</w:t>
      </w:r>
    </w:p>
    <w:p w14:paraId="038A6FB6" w14:textId="77777777" w:rsidR="0068625D" w:rsidRPr="0068625D" w:rsidRDefault="0068625D" w:rsidP="00E059FE">
      <w:pPr>
        <w:pStyle w:val="TableText"/>
        <w:numPr>
          <w:ilvl w:val="0"/>
          <w:numId w:val="17"/>
        </w:numPr>
        <w:rPr>
          <w:sz w:val="20"/>
          <w:szCs w:val="24"/>
        </w:rPr>
      </w:pPr>
      <w:r w:rsidRPr="0068625D">
        <w:rPr>
          <w:sz w:val="20"/>
          <w:szCs w:val="24"/>
        </w:rPr>
        <w:t>The account does not already have a pending bill – there can only be one pending bill associated with an account at any given time.</w:t>
      </w:r>
    </w:p>
    <w:p w14:paraId="70EC561B" w14:textId="77777777" w:rsidR="0068625D" w:rsidRDefault="0068625D" w:rsidP="00E059FE">
      <w:pPr>
        <w:pStyle w:val="TableText"/>
        <w:numPr>
          <w:ilvl w:val="0"/>
          <w:numId w:val="17"/>
        </w:numPr>
        <w:rPr>
          <w:sz w:val="20"/>
          <w:szCs w:val="24"/>
        </w:rPr>
      </w:pPr>
      <w:r w:rsidRPr="0068625D">
        <w:rPr>
          <w:sz w:val="20"/>
          <w:szCs w:val="24"/>
        </w:rPr>
        <w:t xml:space="preserve">The account does not have a bill after date that is on or greater than the cut-off date – the bill after date is used to suspend billing for an account until the date has elapsed. </w:t>
      </w:r>
    </w:p>
    <w:p w14:paraId="00340A6F" w14:textId="77777777" w:rsidR="00EE58C5" w:rsidRPr="0068625D" w:rsidRDefault="00EE58C5" w:rsidP="00EE58C5">
      <w:pPr>
        <w:pStyle w:val="TableText"/>
        <w:ind w:left="720"/>
        <w:rPr>
          <w:sz w:val="20"/>
          <w:szCs w:val="24"/>
        </w:rPr>
      </w:pPr>
    </w:p>
    <w:p w14:paraId="35B04478" w14:textId="7C39CFE1" w:rsidR="0068625D" w:rsidRDefault="0068625D" w:rsidP="0068625D">
      <w:pPr>
        <w:pStyle w:val="TableText"/>
        <w:rPr>
          <w:sz w:val="20"/>
          <w:szCs w:val="24"/>
        </w:rPr>
      </w:pPr>
      <w:r w:rsidRPr="0068625D">
        <w:rPr>
          <w:sz w:val="20"/>
          <w:szCs w:val="24"/>
        </w:rPr>
        <w:t xml:space="preserve">As part of bill generation, freezable bill segment financial transaction/s are created from the account billable charges, and any configured bill review logic is evaluated.  If bill review conditions are met, the bill is left in pending status and a to do entry is created to notify the appropriate user/s.  On review, the user has the option to delete or complete the bill.  If bill review is not required, the bill is completed, and bill </w:t>
      </w:r>
      <w:r w:rsidR="00480525">
        <w:rPr>
          <w:sz w:val="20"/>
          <w:szCs w:val="24"/>
        </w:rPr>
        <w:t xml:space="preserve">data will be transformed in determined invoice </w:t>
      </w:r>
      <w:r w:rsidR="00E62E80">
        <w:rPr>
          <w:sz w:val="20"/>
          <w:szCs w:val="24"/>
        </w:rPr>
        <w:t xml:space="preserve">layout </w:t>
      </w:r>
      <w:r w:rsidR="0068605C">
        <w:rPr>
          <w:sz w:val="20"/>
          <w:szCs w:val="24"/>
        </w:rPr>
        <w:t>based on the invoice type</w:t>
      </w:r>
      <w:r w:rsidRPr="0068625D">
        <w:rPr>
          <w:sz w:val="20"/>
          <w:szCs w:val="24"/>
        </w:rPr>
        <w:t>.</w:t>
      </w:r>
    </w:p>
    <w:p w14:paraId="546CD6DC" w14:textId="77777777" w:rsidR="008A0A23" w:rsidRPr="0068625D" w:rsidRDefault="008A0A23" w:rsidP="0068625D">
      <w:pPr>
        <w:pStyle w:val="TableText"/>
        <w:rPr>
          <w:sz w:val="20"/>
          <w:szCs w:val="24"/>
        </w:rPr>
      </w:pPr>
    </w:p>
    <w:p w14:paraId="463F7068" w14:textId="0F593851" w:rsidR="0068625D" w:rsidRPr="0068625D" w:rsidRDefault="0068625D" w:rsidP="0068625D">
      <w:pPr>
        <w:pStyle w:val="TableText"/>
      </w:pPr>
      <w:r w:rsidRPr="0068625D">
        <w:rPr>
          <w:noProof/>
        </w:rPr>
        <w:drawing>
          <wp:inline distT="0" distB="0" distL="0" distR="0" wp14:anchorId="426066EB" wp14:editId="1B0656E7">
            <wp:extent cx="6429375" cy="2771775"/>
            <wp:effectExtent l="0" t="0" r="9525" b="9525"/>
            <wp:docPr id="1959954395" name="Picture 2" descr="A diagram of a b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54395" name="Picture 2" descr="A diagram of a bill&#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29375" cy="2771775"/>
                    </a:xfrm>
                    <a:prstGeom prst="rect">
                      <a:avLst/>
                    </a:prstGeom>
                    <a:noFill/>
                    <a:ln>
                      <a:noFill/>
                    </a:ln>
                  </pic:spPr>
                </pic:pic>
              </a:graphicData>
            </a:graphic>
          </wp:inline>
        </w:drawing>
      </w:r>
    </w:p>
    <w:p w14:paraId="550626F9" w14:textId="75EA4DE4" w:rsidR="006170BF" w:rsidRDefault="006170BF" w:rsidP="006170BF">
      <w:pPr>
        <w:pStyle w:val="TableText"/>
        <w:rPr>
          <w:sz w:val="20"/>
          <w:lang w:val="en-GB"/>
        </w:rPr>
      </w:pPr>
    </w:p>
    <w:p w14:paraId="4623BF9C" w14:textId="77777777" w:rsidR="006070A6" w:rsidRPr="006070A6" w:rsidRDefault="006070A6" w:rsidP="006E36F7">
      <w:pPr>
        <w:pStyle w:val="Heading2"/>
      </w:pPr>
      <w:bookmarkStart w:id="165" w:name="_Toc181139138"/>
      <w:bookmarkStart w:id="166" w:name="_Toc1347641233"/>
      <w:bookmarkStart w:id="167" w:name="_Toc381992586"/>
      <w:bookmarkStart w:id="168" w:name="_Toc2130690208"/>
      <w:bookmarkStart w:id="169" w:name="_Toc212568685"/>
      <w:r w:rsidRPr="006070A6">
        <w:t>Bill Review</w:t>
      </w:r>
      <w:bookmarkEnd w:id="165"/>
      <w:bookmarkEnd w:id="166"/>
      <w:bookmarkEnd w:id="167"/>
      <w:bookmarkEnd w:id="168"/>
      <w:bookmarkEnd w:id="169"/>
    </w:p>
    <w:p w14:paraId="647A987D" w14:textId="602D133C" w:rsidR="006070A6" w:rsidRPr="006070A6" w:rsidRDefault="00C349DD" w:rsidP="006070A6">
      <w:pPr>
        <w:pStyle w:val="TableText"/>
        <w:rPr>
          <w:sz w:val="20"/>
          <w:szCs w:val="24"/>
        </w:rPr>
      </w:pPr>
      <w:r>
        <w:rPr>
          <w:sz w:val="20"/>
          <w:szCs w:val="24"/>
        </w:rPr>
        <w:t>TBD</w:t>
      </w:r>
    </w:p>
    <w:p w14:paraId="0CADF996" w14:textId="77777777" w:rsidR="006070A6" w:rsidRPr="006070A6" w:rsidRDefault="006070A6" w:rsidP="006070A6">
      <w:pPr>
        <w:pStyle w:val="TableText"/>
      </w:pPr>
    </w:p>
    <w:p w14:paraId="094C9483" w14:textId="77777777" w:rsidR="006070A6" w:rsidRPr="006070A6" w:rsidRDefault="006070A6" w:rsidP="006070A6">
      <w:pPr>
        <w:pStyle w:val="TableText"/>
      </w:pPr>
    </w:p>
    <w:p w14:paraId="59EA0EB9" w14:textId="77777777" w:rsidR="006070A6" w:rsidRPr="006070A6" w:rsidRDefault="006070A6" w:rsidP="00C349DD">
      <w:pPr>
        <w:pStyle w:val="Heading2"/>
      </w:pPr>
      <w:bookmarkStart w:id="170" w:name="_Toc181139139"/>
      <w:bookmarkStart w:id="171" w:name="_Toc684176346"/>
      <w:bookmarkStart w:id="172" w:name="_Toc652231204"/>
      <w:bookmarkStart w:id="173" w:name="_Toc2144811076"/>
      <w:bookmarkStart w:id="174" w:name="_Toc212568686"/>
      <w:r w:rsidRPr="006070A6">
        <w:t>Bill Due Date</w:t>
      </w:r>
      <w:bookmarkEnd w:id="170"/>
      <w:bookmarkEnd w:id="171"/>
      <w:bookmarkEnd w:id="172"/>
      <w:bookmarkEnd w:id="173"/>
      <w:bookmarkEnd w:id="174"/>
    </w:p>
    <w:p w14:paraId="0343C4B3" w14:textId="7BA7544D" w:rsidR="006070A6" w:rsidRPr="006070A6" w:rsidRDefault="006070A6" w:rsidP="006070A6">
      <w:pPr>
        <w:pStyle w:val="TableText"/>
        <w:rPr>
          <w:sz w:val="20"/>
          <w:szCs w:val="24"/>
        </w:rPr>
      </w:pPr>
      <w:r w:rsidRPr="006070A6">
        <w:rPr>
          <w:sz w:val="20"/>
          <w:szCs w:val="24"/>
        </w:rPr>
        <w:t>The bill due date is calculated as part of the bill completion process.  System calculate</w:t>
      </w:r>
      <w:r w:rsidR="000B0ECA">
        <w:rPr>
          <w:sz w:val="20"/>
          <w:szCs w:val="24"/>
        </w:rPr>
        <w:t>s</w:t>
      </w:r>
      <w:r w:rsidRPr="006070A6">
        <w:rPr>
          <w:sz w:val="20"/>
          <w:szCs w:val="24"/>
        </w:rPr>
        <w:t xml:space="preserve"> the due date, based on Business or Calendar Days (Configurable)</w:t>
      </w:r>
      <w:r w:rsidR="004753E4" w:rsidRPr="00921DA2">
        <w:rPr>
          <w:sz w:val="20"/>
          <w:szCs w:val="24"/>
        </w:rPr>
        <w:t xml:space="preserve">. </w:t>
      </w:r>
      <w:r w:rsidR="00F22842" w:rsidRPr="00921DA2">
        <w:rPr>
          <w:sz w:val="20"/>
          <w:szCs w:val="24"/>
        </w:rPr>
        <w:t>The due date will be calculated</w:t>
      </w:r>
      <w:r w:rsidRPr="006070A6">
        <w:rPr>
          <w:sz w:val="20"/>
          <w:szCs w:val="24"/>
        </w:rPr>
        <w:t xml:space="preserve"> </w:t>
      </w:r>
      <w:r w:rsidR="00B45FCC" w:rsidRPr="00921DA2">
        <w:rPr>
          <w:sz w:val="20"/>
          <w:szCs w:val="24"/>
        </w:rPr>
        <w:t xml:space="preserve">by adding </w:t>
      </w:r>
      <w:r w:rsidR="00553DB6" w:rsidRPr="00921DA2">
        <w:rPr>
          <w:sz w:val="20"/>
          <w:szCs w:val="24"/>
        </w:rPr>
        <w:t xml:space="preserve">“X” number of days </w:t>
      </w:r>
      <w:r w:rsidR="003F415D" w:rsidRPr="00921DA2">
        <w:rPr>
          <w:sz w:val="20"/>
          <w:szCs w:val="24"/>
        </w:rPr>
        <w:t xml:space="preserve">defined on the account for the </w:t>
      </w:r>
      <w:r w:rsidR="00C2770C" w:rsidRPr="00921DA2">
        <w:rPr>
          <w:sz w:val="20"/>
          <w:szCs w:val="24"/>
        </w:rPr>
        <w:t xml:space="preserve">characteristic “Payment Terms (Days After Bill Date)” on the account </w:t>
      </w:r>
      <w:r w:rsidR="0084618B" w:rsidRPr="00921DA2">
        <w:rPr>
          <w:sz w:val="20"/>
          <w:szCs w:val="24"/>
        </w:rPr>
        <w:t xml:space="preserve">along with </w:t>
      </w:r>
      <w:r w:rsidR="00675168">
        <w:rPr>
          <w:sz w:val="20"/>
          <w:szCs w:val="24"/>
        </w:rPr>
        <w:t xml:space="preserve">considering the </w:t>
      </w:r>
      <w:r w:rsidR="0084618B" w:rsidRPr="00921DA2">
        <w:rPr>
          <w:sz w:val="20"/>
          <w:szCs w:val="24"/>
        </w:rPr>
        <w:t xml:space="preserve">calendar type </w:t>
      </w:r>
      <w:r w:rsidR="00921DA2" w:rsidRPr="00921DA2">
        <w:rPr>
          <w:sz w:val="20"/>
          <w:szCs w:val="24"/>
        </w:rPr>
        <w:t>defined on the account.</w:t>
      </w:r>
      <w:r w:rsidR="0014594B">
        <w:rPr>
          <w:sz w:val="20"/>
          <w:szCs w:val="24"/>
        </w:rPr>
        <w:t xml:space="preserve"> X + billing date </w:t>
      </w:r>
      <w:r w:rsidR="00ED3CE6">
        <w:rPr>
          <w:sz w:val="20"/>
          <w:szCs w:val="24"/>
        </w:rPr>
        <w:t xml:space="preserve">will determine the due date </w:t>
      </w:r>
      <w:r w:rsidR="00837005">
        <w:rPr>
          <w:sz w:val="20"/>
          <w:szCs w:val="24"/>
        </w:rPr>
        <w:t>and will be stamped on the invoice.</w:t>
      </w:r>
    </w:p>
    <w:p w14:paraId="59DDB34F" w14:textId="77777777" w:rsidR="006070A6" w:rsidRPr="006070A6" w:rsidRDefault="006070A6" w:rsidP="006070A6">
      <w:pPr>
        <w:pStyle w:val="TableText"/>
      </w:pPr>
    </w:p>
    <w:p w14:paraId="2934C4F4" w14:textId="77777777" w:rsidR="006070A6" w:rsidRPr="006070A6" w:rsidRDefault="006070A6" w:rsidP="00C349DD">
      <w:pPr>
        <w:pStyle w:val="Heading2"/>
      </w:pPr>
      <w:bookmarkStart w:id="175" w:name="_Toc181139140"/>
      <w:bookmarkStart w:id="176" w:name="_Toc1733608000"/>
      <w:bookmarkStart w:id="177" w:name="_Toc2022245676"/>
      <w:bookmarkStart w:id="178" w:name="_Toc891064097"/>
      <w:bookmarkStart w:id="179" w:name="_Toc212568687"/>
      <w:r w:rsidRPr="006070A6">
        <w:t>Bill Accounting Date</w:t>
      </w:r>
      <w:bookmarkEnd w:id="175"/>
      <w:bookmarkEnd w:id="176"/>
      <w:bookmarkEnd w:id="177"/>
      <w:bookmarkEnd w:id="178"/>
      <w:bookmarkEnd w:id="179"/>
    </w:p>
    <w:p w14:paraId="68749AA8" w14:textId="77777777" w:rsidR="006070A6" w:rsidRPr="006070A6" w:rsidRDefault="006070A6" w:rsidP="006070A6">
      <w:pPr>
        <w:pStyle w:val="TableText"/>
        <w:rPr>
          <w:sz w:val="20"/>
          <w:szCs w:val="24"/>
        </w:rPr>
      </w:pPr>
      <w:r w:rsidRPr="006070A6">
        <w:rPr>
          <w:sz w:val="20"/>
          <w:szCs w:val="24"/>
        </w:rPr>
        <w:t>Accounting Date of Bills in ORMB are usually controlled of the Bill Cycle Configuration (if the Bills are generated through the Billing Cycle) or the Process Date if Bills are manually generated and finalize.</w:t>
      </w:r>
    </w:p>
    <w:p w14:paraId="5C5E0CF3" w14:textId="77777777" w:rsidR="006070A6" w:rsidRPr="006070A6" w:rsidRDefault="006070A6" w:rsidP="006070A6">
      <w:pPr>
        <w:pStyle w:val="TableText"/>
        <w:rPr>
          <w:sz w:val="20"/>
          <w:szCs w:val="24"/>
        </w:rPr>
      </w:pPr>
    </w:p>
    <w:p w14:paraId="1F23B207" w14:textId="232CAE9F" w:rsidR="006070A6" w:rsidRPr="006070A6" w:rsidRDefault="006070A6" w:rsidP="006070A6">
      <w:pPr>
        <w:pStyle w:val="TableText"/>
        <w:rPr>
          <w:sz w:val="20"/>
          <w:szCs w:val="24"/>
        </w:rPr>
      </w:pPr>
      <w:r w:rsidRPr="006070A6">
        <w:rPr>
          <w:sz w:val="20"/>
          <w:szCs w:val="24"/>
        </w:rPr>
        <w:t xml:space="preserve">Transaction in a Bill in </w:t>
      </w:r>
      <w:r w:rsidR="00192E49">
        <w:rPr>
          <w:sz w:val="20"/>
          <w:szCs w:val="24"/>
        </w:rPr>
        <w:t xml:space="preserve">Prime </w:t>
      </w:r>
      <w:r w:rsidRPr="006070A6">
        <w:rPr>
          <w:sz w:val="20"/>
          <w:szCs w:val="24"/>
        </w:rPr>
        <w:t>should only have one Accounting Date (Journal Date).</w:t>
      </w:r>
    </w:p>
    <w:p w14:paraId="377171AA" w14:textId="77777777" w:rsidR="006070A6" w:rsidRPr="006070A6" w:rsidRDefault="006070A6" w:rsidP="006070A6">
      <w:pPr>
        <w:pStyle w:val="TableText"/>
        <w:rPr>
          <w:sz w:val="20"/>
          <w:szCs w:val="24"/>
        </w:rPr>
      </w:pPr>
      <w:r w:rsidRPr="006070A6">
        <w:rPr>
          <w:sz w:val="20"/>
          <w:szCs w:val="24"/>
        </w:rPr>
        <w:t>Bill’s Financial Transaction will post on the Accounting Period for the Latest Transaction Cycle Date if the Accounting Period is still open when the Bill is Finalized. If the Accounting Period is already closed relevant to the Latest Transaction Dates, the Financial Transaction will post to the current Open Accounting Period (Process Date).</w:t>
      </w:r>
    </w:p>
    <w:p w14:paraId="1AEB6E2D" w14:textId="77777777" w:rsidR="006070A6" w:rsidRPr="006170BF" w:rsidRDefault="006070A6" w:rsidP="006170BF">
      <w:pPr>
        <w:pStyle w:val="TableText"/>
        <w:rPr>
          <w:sz w:val="20"/>
          <w:lang w:val="en-GB"/>
        </w:rPr>
      </w:pPr>
    </w:p>
    <w:p w14:paraId="65574FF3" w14:textId="77777777" w:rsidR="00DE407B" w:rsidRDefault="00A52B88" w:rsidP="00AF08C8">
      <w:pPr>
        <w:pStyle w:val="Heading1"/>
      </w:pPr>
      <w:bookmarkStart w:id="180" w:name="_Toc202462852"/>
      <w:bookmarkStart w:id="181" w:name="_Toc379130177"/>
      <w:bookmarkStart w:id="182" w:name="_Toc1239609599"/>
      <w:bookmarkStart w:id="183" w:name="_Toc2043215663"/>
      <w:bookmarkStart w:id="184" w:name="_Toc212568688"/>
      <w:bookmarkStart w:id="185" w:name="_Toc353431464"/>
      <w:bookmarkStart w:id="186" w:name="_Toc492766850"/>
      <w:bookmarkStart w:id="187" w:name="_Toc49766037"/>
      <w:bookmarkStart w:id="188" w:name="_Toc193271446"/>
      <w:bookmarkEnd w:id="78"/>
      <w:bookmarkEnd w:id="79"/>
      <w:bookmarkEnd w:id="80"/>
      <w:r>
        <w:t>Solution Components</w:t>
      </w:r>
      <w:bookmarkEnd w:id="180"/>
      <w:bookmarkEnd w:id="181"/>
      <w:bookmarkEnd w:id="182"/>
      <w:bookmarkEnd w:id="183"/>
      <w:bookmarkEnd w:id="184"/>
    </w:p>
    <w:p w14:paraId="1B834F3E" w14:textId="486E2417" w:rsidR="00AF08C8" w:rsidRDefault="00AF08C8" w:rsidP="7109BDE8">
      <w:pPr>
        <w:pStyle w:val="Heading2"/>
      </w:pPr>
      <w:bookmarkStart w:id="189" w:name="_Toc181139192"/>
      <w:bookmarkStart w:id="190" w:name="_Toc737184632"/>
      <w:bookmarkStart w:id="191" w:name="_Toc1559908763"/>
      <w:bookmarkStart w:id="192" w:name="_Toc443408907"/>
      <w:bookmarkStart w:id="193" w:name="_Toc212568689"/>
      <w:r>
        <w:t>Calculate Override Due Date</w:t>
      </w:r>
      <w:bookmarkEnd w:id="189"/>
      <w:bookmarkEnd w:id="190"/>
      <w:bookmarkEnd w:id="191"/>
      <w:bookmarkEnd w:id="192"/>
      <w:bookmarkEnd w:id="193"/>
    </w:p>
    <w:p w14:paraId="70AC4492" w14:textId="75867612" w:rsidR="009D3379" w:rsidRPr="009D3379" w:rsidRDefault="009D3379" w:rsidP="009D3379">
      <w:r w:rsidRPr="009D3379">
        <w:t>Bill Due date will be calculated based on payment terms on defined on client. The due date will be further extended for both Work and Calendar payment terms if calculated due date is falling on weekend or holiday. New Override due date algorithm will be configured on customer class. Define a work Calendar with Saturday and Sunday as non-working days</w:t>
      </w:r>
      <w:r w:rsidR="00072E21">
        <w:t>, a</w:t>
      </w:r>
      <w:r w:rsidRPr="009D3379">
        <w:t>lso define the applicable holidays</w:t>
      </w:r>
      <w:r w:rsidR="00072E21">
        <w:t xml:space="preserve"> (this will be business calendar)</w:t>
      </w:r>
    </w:p>
    <w:p w14:paraId="2123ACE3" w14:textId="77777777" w:rsidR="009D3379" w:rsidRDefault="009D3379" w:rsidP="00CD5D98"/>
    <w:p w14:paraId="119E386F" w14:textId="0CEDFD86" w:rsidR="00CD5D98" w:rsidRDefault="00CD5D98" w:rsidP="00CD5D98">
      <w:r>
        <w:t xml:space="preserve">This algorithm calculates the due date based on the cycle end date and invoice date of account. Accounts will be set up with set of payment term attributes. </w:t>
      </w:r>
    </w:p>
    <w:p w14:paraId="5BF9D1D7" w14:textId="77777777" w:rsidR="00C379BE" w:rsidRDefault="00C379BE" w:rsidP="00CD5D98"/>
    <w:p w14:paraId="72DB5FFE" w14:textId="77777777" w:rsidR="009F34F4" w:rsidRPr="0042653B" w:rsidRDefault="009F34F4" w:rsidP="009F34F4">
      <w:pPr>
        <w:rPr>
          <w:b/>
          <w:bCs/>
        </w:rPr>
      </w:pPr>
      <w:r w:rsidRPr="0042653B">
        <w:rPr>
          <w:b/>
          <w:bCs/>
        </w:rPr>
        <w:t>Algorithm Processing:</w:t>
      </w:r>
    </w:p>
    <w:p w14:paraId="40E6CE85" w14:textId="77777777" w:rsidR="0042653B" w:rsidRPr="009F34F4" w:rsidRDefault="0042653B" w:rsidP="009F34F4"/>
    <w:p w14:paraId="6701E449" w14:textId="77777777" w:rsidR="004D3737" w:rsidRDefault="009F34F4" w:rsidP="009F34F4">
      <w:pPr>
        <w:rPr>
          <w:ins w:id="194" w:author="Nikko Padilla" w:date="2025-10-03T19:21:00Z" w16du:dateUtc="2025-10-03T11:21:00Z"/>
        </w:rPr>
      </w:pPr>
      <w:r w:rsidRPr="009F34F4">
        <w:t xml:space="preserve">Fetch Net Fee Term and Net Fee term type Account Characteristics using Bill’s account Id. </w:t>
      </w:r>
    </w:p>
    <w:p w14:paraId="03115CA6" w14:textId="7797B7E1" w:rsidR="004D3737" w:rsidRDefault="004D3737" w:rsidP="009F34F4">
      <w:pPr>
        <w:rPr>
          <w:ins w:id="195" w:author="Nikko Padilla" w:date="2025-10-03T19:21:00Z" w16du:dateUtc="2025-10-03T11:21:00Z"/>
        </w:rPr>
      </w:pPr>
      <w:ins w:id="196" w:author="Nikko Padilla" w:date="2025-10-03T19:21:00Z" w16du:dateUtc="2025-10-03T11:21:00Z">
        <w:r>
          <w:t>If Net Fee Term Type is not found, default to ‘B’.</w:t>
        </w:r>
      </w:ins>
    </w:p>
    <w:p w14:paraId="64FE823E" w14:textId="2FA1A349" w:rsidR="009F34F4" w:rsidRPr="009F34F4" w:rsidRDefault="009F34F4" w:rsidP="009F34F4">
      <w:r w:rsidRPr="009F34F4">
        <w:t>If Net Fee Terms type is ‘B’ calculate bill due date as bill date + no of days defined on net fee term (exclude holiday(refer work calendar for holiday), Saturday and Sunday in days counting). IF net fee term is ‘C’ then calculate bill due date as bill date+ no of days defined on net fee term (include holiday, Saturday and Sunday). If the calculated due date is either Saturday, Sunday or any holiday (check against work calendar holidays), then further add 1 or more day to due date so that calculated due date should always fall on Work day.</w:t>
      </w:r>
    </w:p>
    <w:p w14:paraId="12D75ED1" w14:textId="77777777" w:rsidR="009F34F4" w:rsidRPr="009F34F4" w:rsidRDefault="009F34F4" w:rsidP="009F34F4"/>
    <w:p w14:paraId="6B5D26AE" w14:textId="77777777" w:rsidR="009F34F4" w:rsidRPr="008B5E57" w:rsidRDefault="009F34F4" w:rsidP="009F34F4">
      <w:pPr>
        <w:rPr>
          <w:b/>
          <w:bCs/>
        </w:rPr>
      </w:pPr>
      <w:r w:rsidRPr="008B5E57">
        <w:rPr>
          <w:b/>
          <w:bCs/>
        </w:rPr>
        <w:t>Algorithm Parameter:</w:t>
      </w:r>
    </w:p>
    <w:p w14:paraId="63B2BFE4" w14:textId="77777777" w:rsidR="008B5E57" w:rsidRPr="009F34F4" w:rsidRDefault="008B5E57" w:rsidP="009F34F4"/>
    <w:p w14:paraId="6FA1C83C" w14:textId="3055095F" w:rsidR="009F34F4" w:rsidRPr="009F34F4" w:rsidRDefault="009F34F4" w:rsidP="009F34F4">
      <w:r w:rsidRPr="009F34F4">
        <w:t xml:space="preserve">Net Fee Term Char Type: </w:t>
      </w:r>
      <w:ins w:id="197" w:author="Nikko Padilla" w:date="2025-10-03T19:20:00Z">
        <w:r w:rsidR="00A8410F" w:rsidRPr="00A8410F">
          <w:t>CM-CALBU</w:t>
        </w:r>
      </w:ins>
      <w:del w:id="198" w:author="Nikko Padilla" w:date="2025-10-03T19:20:00Z" w16du:dateUtc="2025-10-03T11:20:00Z">
        <w:r w:rsidRPr="009F34F4">
          <w:delText>CMCFTRMS</w:delText>
        </w:r>
      </w:del>
    </w:p>
    <w:p w14:paraId="2C8B9CB6" w14:textId="0E1E956F" w:rsidR="009F34F4" w:rsidRPr="009F34F4" w:rsidRDefault="009F34F4" w:rsidP="009F34F4">
      <w:r w:rsidRPr="009F34F4">
        <w:t xml:space="preserve">Fee Term Type Char Type: </w:t>
      </w:r>
      <w:ins w:id="199" w:author="Nikko Padilla" w:date="2025-10-03T19:20:00Z">
        <w:r w:rsidR="003A1F39" w:rsidRPr="003A1F39">
          <w:t>CM-NETRM</w:t>
        </w:r>
      </w:ins>
      <w:del w:id="200" w:author="Nikko Padilla" w:date="2025-10-03T19:20:00Z" w16du:dateUtc="2025-10-03T11:20:00Z">
        <w:r w:rsidRPr="009F34F4">
          <w:delText>CMCFTRMT</w:delText>
        </w:r>
      </w:del>
    </w:p>
    <w:p w14:paraId="0307AFCA" w14:textId="77777777" w:rsidR="009F34F4" w:rsidRPr="009F34F4" w:rsidRDefault="009F34F4" w:rsidP="009F34F4">
      <w:pPr>
        <w:rPr>
          <w:ins w:id="201" w:author="Nikko Padilla" w:date="2025-10-03T19:21:00Z" w16du:dateUtc="2025-10-03T11:21:00Z"/>
        </w:rPr>
      </w:pPr>
      <w:r w:rsidRPr="009F34F4">
        <w:t>Work Calendar: USWORK</w:t>
      </w:r>
    </w:p>
    <w:p w14:paraId="40FCE70C" w14:textId="105D8051" w:rsidR="00A025D4" w:rsidRDefault="00A025D4" w:rsidP="009F34F4">
      <w:pPr>
        <w:rPr>
          <w:ins w:id="202" w:author="Nikko Padilla" w:date="2025-10-03T19:21:00Z" w16du:dateUtc="2025-10-03T11:21:00Z"/>
        </w:rPr>
      </w:pPr>
      <w:ins w:id="203" w:author="Nikko Padilla" w:date="2025-10-03T19:21:00Z" w16du:dateUtc="2025-10-03T11:21:00Z">
        <w:r>
          <w:t>Calendar Code: C</w:t>
        </w:r>
      </w:ins>
    </w:p>
    <w:p w14:paraId="76802D3C" w14:textId="0BAF539D" w:rsidR="00A025D4" w:rsidRPr="009F34F4" w:rsidRDefault="00A025D4" w:rsidP="009F34F4">
      <w:ins w:id="204" w:author="Nikko Padilla" w:date="2025-10-03T19:21:00Z" w16du:dateUtc="2025-10-03T11:21:00Z">
        <w:r>
          <w:t>Business Code</w:t>
        </w:r>
        <w:r w:rsidR="004D3737">
          <w:t>: B</w:t>
        </w:r>
      </w:ins>
    </w:p>
    <w:p w14:paraId="58EF784D" w14:textId="77777777" w:rsidR="009F34F4" w:rsidRPr="009F34F4" w:rsidRDefault="009F34F4" w:rsidP="009F34F4"/>
    <w:p w14:paraId="75E70A59" w14:textId="77777777" w:rsidR="009F34F4" w:rsidRPr="008B5E57" w:rsidRDefault="009F34F4" w:rsidP="009F34F4">
      <w:pPr>
        <w:rPr>
          <w:b/>
          <w:bCs/>
        </w:rPr>
      </w:pPr>
      <w:r w:rsidRPr="008B5E57">
        <w:rPr>
          <w:b/>
          <w:bCs/>
        </w:rPr>
        <w:t>Refer Below examples:</w:t>
      </w:r>
    </w:p>
    <w:p w14:paraId="39698C0A" w14:textId="77777777" w:rsidR="008B5E57" w:rsidRPr="009F34F4" w:rsidRDefault="008B5E57" w:rsidP="009F34F4"/>
    <w:p w14:paraId="3B84EA26" w14:textId="77777777" w:rsidR="009F34F4" w:rsidRPr="009F34F4" w:rsidRDefault="009F34F4" w:rsidP="009F34F4">
      <w:r w:rsidRPr="009F34F4">
        <w:t>If Bill date is 16th May (Friday) and Payment terms is 5 Calendar days – then due date will be 21st may (weekend is including in adding 5 days to bill date)</w:t>
      </w:r>
    </w:p>
    <w:p w14:paraId="75178A58" w14:textId="77777777" w:rsidR="009F34F4" w:rsidRPr="009F34F4" w:rsidRDefault="009F34F4" w:rsidP="009F34F4">
      <w:r w:rsidRPr="009F34F4">
        <w:t>If Bill date is 16th May (Friday) and Payment terms is 5 Workdays – then due date will be 23rd may. (weekend excluded in adding 5 days to bill date)</w:t>
      </w:r>
    </w:p>
    <w:p w14:paraId="23234A4E" w14:textId="77777777" w:rsidR="009F34F4" w:rsidRPr="009F34F4" w:rsidRDefault="009F34F4" w:rsidP="009F34F4">
      <w:r w:rsidRPr="009F34F4">
        <w:t>If Bill date was 20th May (Tuesday) and Payment terms is 5 Calendar days- then due date will be calculated as 27th May (as bill date +5 days is weekend(25th) and next day(26Th) is holiday, so due date will be further pushed to next day)</w:t>
      </w:r>
      <w:r w:rsidRPr="009F34F4">
        <w:br/>
        <w:t>If Bill date was 19th May (Monday) and Payment terms is 5 Workdays- then due date will be calculated as 27th May (as bill date +5 days is weekend(24th) and next day(25th) is weekend and next day(26th) is holiday).</w:t>
      </w:r>
    </w:p>
    <w:p w14:paraId="416E513D" w14:textId="77777777" w:rsidR="00C379BE" w:rsidRDefault="00C379BE" w:rsidP="00CD5D98"/>
    <w:p w14:paraId="786D568B" w14:textId="77777777" w:rsidR="00C379BE" w:rsidRDefault="00C379BE" w:rsidP="00CD5D98"/>
    <w:p w14:paraId="4ED62ED0" w14:textId="77777777" w:rsidR="00BA36F9" w:rsidRDefault="00BA36F9" w:rsidP="00BA36F9">
      <w:pPr>
        <w:pStyle w:val="Heading2"/>
      </w:pPr>
      <w:bookmarkStart w:id="205" w:name="_Toc199351741"/>
      <w:bookmarkStart w:id="206" w:name="_Toc155435613"/>
      <w:bookmarkStart w:id="207" w:name="_Toc184522227"/>
      <w:bookmarkStart w:id="208" w:name="_Toc154901814"/>
      <w:bookmarkStart w:id="209" w:name="_Toc212568690"/>
      <w:r>
        <w:t>Invoicing and Other Client Deliverables</w:t>
      </w:r>
      <w:bookmarkEnd w:id="205"/>
      <w:bookmarkEnd w:id="206"/>
      <w:bookmarkEnd w:id="207"/>
      <w:bookmarkEnd w:id="208"/>
      <w:bookmarkEnd w:id="209"/>
    </w:p>
    <w:p w14:paraId="09CEB663" w14:textId="77777777" w:rsidR="00BA36F9" w:rsidRDefault="00BA36F9" w:rsidP="00BA36F9">
      <w:pPr>
        <w:pStyle w:val="BodyText"/>
      </w:pPr>
      <w:r>
        <w:t xml:space="preserve">There are 2 Invoice PDFs to be created- </w:t>
      </w:r>
    </w:p>
    <w:p w14:paraId="5A3798C1" w14:textId="1A85A81C" w:rsidR="00BA36F9" w:rsidRDefault="003E2F25" w:rsidP="00E059FE">
      <w:pPr>
        <w:pStyle w:val="BodyText"/>
        <w:numPr>
          <w:ilvl w:val="0"/>
          <w:numId w:val="20"/>
        </w:numPr>
      </w:pPr>
      <w:r>
        <w:t xml:space="preserve">Consolidated </w:t>
      </w:r>
      <w:r w:rsidR="00BA36F9">
        <w:t>Invoice</w:t>
      </w:r>
      <w:r w:rsidR="00C871D8">
        <w:t xml:space="preserve">: </w:t>
      </w:r>
      <w:r w:rsidR="0032200E">
        <w:t>This will be an invoice at the parent level</w:t>
      </w:r>
    </w:p>
    <w:p w14:paraId="21EC0513" w14:textId="796A63D3" w:rsidR="00BA36F9" w:rsidRDefault="003608BD" w:rsidP="00E059FE">
      <w:pPr>
        <w:pStyle w:val="BodyText"/>
        <w:numPr>
          <w:ilvl w:val="0"/>
          <w:numId w:val="20"/>
        </w:numPr>
      </w:pPr>
      <w:r>
        <w:t xml:space="preserve">Individual </w:t>
      </w:r>
      <w:r w:rsidR="007D746A">
        <w:t>Invoice</w:t>
      </w:r>
      <w:r w:rsidR="005108D3">
        <w:t xml:space="preserve">(s) </w:t>
      </w:r>
      <w:r w:rsidR="00BA36F9">
        <w:t xml:space="preserve">– </w:t>
      </w:r>
      <w:r>
        <w:t xml:space="preserve">This is applicable whenever </w:t>
      </w:r>
      <w:r w:rsidR="00A513D1">
        <w:t>there are multiple billing groups under the parent customer.</w:t>
      </w:r>
      <w:r w:rsidR="007E0F8F">
        <w:t xml:space="preserve"> In that case there will “N” number of </w:t>
      </w:r>
      <w:r w:rsidR="00C871D8">
        <w:t>invoices which will be generated</w:t>
      </w:r>
    </w:p>
    <w:p w14:paraId="768B5F06" w14:textId="379DFB4D" w:rsidR="00BA36F9" w:rsidRPr="00A448F6" w:rsidRDefault="00BA36F9" w:rsidP="00BA36F9">
      <w:pPr>
        <w:pStyle w:val="BodyText"/>
        <w:ind w:left="360"/>
      </w:pPr>
      <w:r>
        <w:t>Once the Bill is completed, 2 Invoice PDFs should be generated. Actual generation of PDF needs to be done via FOP integration</w:t>
      </w:r>
      <w:r w:rsidR="00C218A4">
        <w:t xml:space="preserve"> </w:t>
      </w:r>
      <w:r>
        <w:t xml:space="preserve">and </w:t>
      </w:r>
      <w:r w:rsidRPr="00A448F6">
        <w:t>the PDFs should be stored to a pre-determined location.</w:t>
      </w:r>
    </w:p>
    <w:p w14:paraId="2634F1E1" w14:textId="77777777" w:rsidR="00DD69B7" w:rsidRDefault="00DD69B7" w:rsidP="00BA36F9">
      <w:pPr>
        <w:pStyle w:val="BodyText"/>
        <w:ind w:left="360"/>
        <w:rPr>
          <w:color w:val="EE0000"/>
        </w:rPr>
      </w:pPr>
    </w:p>
    <w:p w14:paraId="3D7DCE81" w14:textId="09631A7F" w:rsidR="00DD69B7" w:rsidRDefault="00DD69B7" w:rsidP="00DD69B7">
      <w:pPr>
        <w:pStyle w:val="Heading3"/>
      </w:pPr>
      <w:bookmarkStart w:id="210" w:name="_Toc1138322272"/>
      <w:bookmarkStart w:id="211" w:name="_Toc1793100310"/>
      <w:bookmarkStart w:id="212" w:name="_Toc536411580"/>
      <w:r>
        <w:t>Billing Invoice PDF generation</w:t>
      </w:r>
      <w:r w:rsidR="006C77AD">
        <w:t xml:space="preserve"> - Claims</w:t>
      </w:r>
      <w:bookmarkEnd w:id="210"/>
      <w:bookmarkEnd w:id="211"/>
      <w:bookmarkEnd w:id="212"/>
    </w:p>
    <w:p w14:paraId="785B63A8" w14:textId="1DE0A265" w:rsidR="008C2EC2" w:rsidRDefault="00D31C89" w:rsidP="00BA36F9">
      <w:pPr>
        <w:pStyle w:val="BodyText"/>
        <w:ind w:left="360"/>
      </w:pPr>
      <w:r>
        <w:t>Prime business team has shared the invoice layout for consolidated and individual invoices</w:t>
      </w:r>
      <w:r w:rsidR="004C3D15">
        <w:t>, which are stored at the following location</w:t>
      </w:r>
    </w:p>
    <w:p w14:paraId="2B5CC437" w14:textId="77777777" w:rsidR="007E217E" w:rsidRPr="00024189" w:rsidRDefault="007E217E" w:rsidP="007E217E">
      <w:pPr>
        <w:pStyle w:val="BodyText"/>
        <w:rPr>
          <w:rFonts w:ascii="Calibri" w:hAnsi="Calibri" w:cs="Calibri"/>
          <w:lang w:val="en-IN"/>
        </w:rPr>
      </w:pPr>
      <w:hyperlink r:id="rId14" w:history="1">
        <w:r w:rsidRPr="00024189">
          <w:rPr>
            <w:rStyle w:val="Hyperlink"/>
            <w:rFonts w:ascii="Calibri" w:hAnsi="Calibri" w:cs="Calibri"/>
            <w:lang w:val="en-IN"/>
          </w:rPr>
          <w:t>ORMB_Invoice_Mockups_20250718_To RIA.xlsx</w:t>
        </w:r>
      </w:hyperlink>
    </w:p>
    <w:p w14:paraId="0A4DC3B7" w14:textId="77777777" w:rsidR="002F30AA" w:rsidRPr="00024189" w:rsidRDefault="00825587" w:rsidP="002F30AA">
      <w:pPr>
        <w:pStyle w:val="BodyText"/>
        <w:rPr>
          <w:rFonts w:ascii="Calibri" w:hAnsi="Calibri" w:cs="Calibri"/>
          <w:lang w:val="en-IN"/>
        </w:rPr>
      </w:pPr>
      <w:r w:rsidRPr="00024189">
        <w:rPr>
          <w:rFonts w:ascii="Calibri" w:hAnsi="Calibri" w:cs="Calibri"/>
        </w:rPr>
        <w:t xml:space="preserve">XML Layout - </w:t>
      </w:r>
      <w:hyperlink r:id="rId15" w:history="1">
        <w:r w:rsidR="002F30AA" w:rsidRPr="00024189">
          <w:rPr>
            <w:rStyle w:val="Hyperlink"/>
            <w:rFonts w:ascii="Calibri" w:hAnsi="Calibri" w:cs="Calibri"/>
            <w:lang w:val="en-IN"/>
          </w:rPr>
          <w:t>Claims_Invoice.xml</w:t>
        </w:r>
      </w:hyperlink>
    </w:p>
    <w:p w14:paraId="21031716" w14:textId="78FF6707" w:rsidR="002C4977" w:rsidRPr="00024189" w:rsidRDefault="002C4977" w:rsidP="00B05541">
      <w:pPr>
        <w:pStyle w:val="BodyText"/>
        <w:rPr>
          <w:rFonts w:ascii="Calibri" w:hAnsi="Calibri" w:cs="Calibri"/>
        </w:rPr>
      </w:pPr>
      <w:r w:rsidRPr="00024189">
        <w:rPr>
          <w:rFonts w:ascii="Calibri" w:hAnsi="Calibri" w:cs="Calibri"/>
        </w:rPr>
        <w:t>The layout for the invoices at the billing group level (group/account/carrier</w:t>
      </w:r>
      <w:r w:rsidR="00F2331A" w:rsidRPr="00024189">
        <w:rPr>
          <w:rFonts w:ascii="Calibri" w:hAnsi="Calibri" w:cs="Calibri"/>
        </w:rPr>
        <w:t>/parent</w:t>
      </w:r>
      <w:r w:rsidRPr="00024189">
        <w:rPr>
          <w:rFonts w:ascii="Calibri" w:hAnsi="Calibri" w:cs="Calibri"/>
        </w:rPr>
        <w:t xml:space="preserve">) </w:t>
      </w:r>
      <w:r w:rsidR="00F2331A" w:rsidRPr="00024189">
        <w:rPr>
          <w:rFonts w:ascii="Calibri" w:hAnsi="Calibri" w:cs="Calibri"/>
        </w:rPr>
        <w:t>or the consolidated invoice is same. Just that the rollup</w:t>
      </w:r>
      <w:r w:rsidR="00526D32" w:rsidRPr="00024189">
        <w:rPr>
          <w:rFonts w:ascii="Calibri" w:hAnsi="Calibri" w:cs="Calibri"/>
        </w:rPr>
        <w:t xml:space="preserve"> needs to </w:t>
      </w:r>
      <w:r w:rsidR="00C81E92" w:rsidRPr="00024189">
        <w:rPr>
          <w:rFonts w:ascii="Calibri" w:hAnsi="Calibri" w:cs="Calibri"/>
        </w:rPr>
        <w:t>happen</w:t>
      </w:r>
      <w:r w:rsidR="009F3E11" w:rsidRPr="00024189">
        <w:rPr>
          <w:rFonts w:ascii="Calibri" w:hAnsi="Calibri" w:cs="Calibri"/>
        </w:rPr>
        <w:t xml:space="preserve">. Design for Consolidated </w:t>
      </w:r>
      <w:r w:rsidR="00CD60DE" w:rsidRPr="00024189">
        <w:rPr>
          <w:rFonts w:ascii="Calibri" w:hAnsi="Calibri" w:cs="Calibri"/>
        </w:rPr>
        <w:t>Statement will be created separately. This design is only for the Bill level Invoice PDF.</w:t>
      </w:r>
    </w:p>
    <w:p w14:paraId="0E1F6076" w14:textId="2BF10DB6" w:rsidR="00B4547A" w:rsidRPr="00024189" w:rsidRDefault="00D74482" w:rsidP="008C51E8">
      <w:pPr>
        <w:pStyle w:val="BodyText"/>
        <w:rPr>
          <w:rFonts w:ascii="Calibri" w:hAnsi="Calibri" w:cs="Calibri"/>
          <w:lang w:val="en-IN"/>
        </w:rPr>
      </w:pPr>
      <w:r w:rsidRPr="00024189">
        <w:rPr>
          <w:rFonts w:ascii="Calibri" w:hAnsi="Calibri" w:cs="Calibri"/>
        </w:rPr>
        <w:t>The Labels can be hard-</w:t>
      </w:r>
      <w:r w:rsidRPr="00024189">
        <w:rPr>
          <w:rFonts w:ascii="Calibri" w:hAnsi="Calibri" w:cs="Calibri"/>
          <w:lang w:val="en-IN"/>
        </w:rPr>
        <w:t>coded in the FOP template itself using the sample.</w:t>
      </w:r>
    </w:p>
    <w:p w14:paraId="61D48E4A" w14:textId="7CCD234F" w:rsidR="00AD2980" w:rsidRPr="00024189" w:rsidRDefault="00AD2980" w:rsidP="008C51E8">
      <w:pPr>
        <w:pStyle w:val="BodyText"/>
        <w:rPr>
          <w:rFonts w:ascii="Calibri" w:hAnsi="Calibri" w:cs="Calibri"/>
          <w:lang w:val="en-IN"/>
        </w:rPr>
      </w:pPr>
      <w:r w:rsidRPr="00024189">
        <w:rPr>
          <w:rFonts w:ascii="Calibri" w:hAnsi="Calibri" w:cs="Calibri"/>
          <w:lang w:val="en-IN"/>
        </w:rPr>
        <w:t xml:space="preserve">This code is being enhanced to support </w:t>
      </w:r>
      <w:r w:rsidR="001B0CE9" w:rsidRPr="00024189">
        <w:rPr>
          <w:rFonts w:ascii="Calibri" w:hAnsi="Calibri" w:cs="Calibri"/>
          <w:lang w:val="en-IN"/>
        </w:rPr>
        <w:t>NO Bill- No Pay requirement</w:t>
      </w:r>
      <w:r w:rsidR="00DA0D3B" w:rsidRPr="00024189">
        <w:rPr>
          <w:rFonts w:ascii="Calibri" w:hAnsi="Calibri" w:cs="Calibri"/>
          <w:lang w:val="en-IN"/>
        </w:rPr>
        <w:t>. See below the Mock</w:t>
      </w:r>
      <w:r w:rsidR="00320AEA">
        <w:rPr>
          <w:rFonts w:ascii="Calibri" w:hAnsi="Calibri" w:cs="Calibri"/>
          <w:lang w:val="en-IN"/>
        </w:rPr>
        <w:t>-</w:t>
      </w:r>
      <w:r w:rsidR="00DA0D3B" w:rsidRPr="00024189">
        <w:rPr>
          <w:rFonts w:ascii="Calibri" w:hAnsi="Calibri" w:cs="Calibri"/>
          <w:lang w:val="en-IN"/>
        </w:rPr>
        <w:t>up for a Claim Invoice having “No-Bill” Claims included.</w:t>
      </w:r>
      <w:r w:rsidR="00024189" w:rsidRPr="00024189">
        <w:rPr>
          <w:rFonts w:ascii="Calibri" w:hAnsi="Calibri" w:cs="Calibri"/>
          <w:lang w:val="en-IN"/>
        </w:rPr>
        <w:t xml:space="preserve"> Additional summary lines and additional Page to be created only if such No-Bill claims are available else these labels also should not be created</w:t>
      </w:r>
    </w:p>
    <w:p w14:paraId="786BAA7C" w14:textId="77777777" w:rsidR="00DA0D3B" w:rsidRPr="00DA0D3B" w:rsidRDefault="00DA0D3B" w:rsidP="00DA0D3B">
      <w:pPr>
        <w:pStyle w:val="BodyText"/>
        <w:rPr>
          <w:lang w:val="en-IN"/>
        </w:rPr>
      </w:pPr>
      <w:hyperlink r:id="rId16" w:history="1">
        <w:r w:rsidRPr="00DA0D3B">
          <w:rPr>
            <w:rStyle w:val="Hyperlink"/>
            <w:lang w:val="en-IN"/>
          </w:rPr>
          <w:t>NoBill_NoPay Invoice Mockup.xlsx</w:t>
        </w:r>
      </w:hyperlink>
    </w:p>
    <w:p w14:paraId="72DC045D" w14:textId="77777777" w:rsidR="00DA0D3B" w:rsidRDefault="00DA0D3B" w:rsidP="008C51E8">
      <w:pPr>
        <w:pStyle w:val="BodyText"/>
        <w:rPr>
          <w:lang w:val="en-IN"/>
        </w:rPr>
      </w:pPr>
    </w:p>
    <w:p w14:paraId="53D0545B" w14:textId="19E06D1B" w:rsidR="005A492C" w:rsidRDefault="00F667EA" w:rsidP="00104C8F">
      <w:pPr>
        <w:pStyle w:val="Heading4"/>
      </w:pPr>
      <w:bookmarkStart w:id="213" w:name="_Toc37747881"/>
      <w:bookmarkStart w:id="214" w:name="_Toc1222663724"/>
      <w:bookmarkStart w:id="215" w:name="_Toc1730047192"/>
      <w:bookmarkStart w:id="216" w:name="_Hlk207817348"/>
      <w:r>
        <w:t>Claim</w:t>
      </w:r>
      <w:r w:rsidR="00291884">
        <w:t xml:space="preserve"> </w:t>
      </w:r>
      <w:r w:rsidR="005A492C">
        <w:t>Mapping for Template</w:t>
      </w:r>
      <w:bookmarkEnd w:id="213"/>
      <w:bookmarkEnd w:id="214"/>
      <w:bookmarkEnd w:id="215"/>
    </w:p>
    <w:bookmarkEnd w:id="216"/>
    <w:p w14:paraId="198947DE" w14:textId="4BC34AD2" w:rsidR="00C41054" w:rsidDel="00F13BE1" w:rsidRDefault="00C41054" w:rsidP="008C51E8">
      <w:pPr>
        <w:pStyle w:val="BodyText"/>
        <w:rPr>
          <w:del w:id="217" w:author="Pallavi Tonpe" w:date="2025-09-03T01:11:00Z" w16du:dateUtc="2025-09-03T05:11:00Z"/>
          <w:lang w:val="en-IN"/>
        </w:rPr>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218" w:author="Pallavi Tonpe" w:date="2025-11-04T13:29:00Z" w16du:dateUtc="2025-11-04T05:29:00Z">
          <w:tblPr>
            <w:tblStyle w:val="TableGrid"/>
            <w:tblW w:w="0" w:type="auto"/>
            <w:tblInd w:w="720" w:type="dxa"/>
            <w:tblLayout w:type="fixed"/>
            <w:tblLook w:val="04A0" w:firstRow="1" w:lastRow="0" w:firstColumn="1" w:lastColumn="0" w:noHBand="0" w:noVBand="1"/>
          </w:tblPr>
        </w:tblPrChange>
      </w:tblPr>
      <w:tblGrid>
        <w:gridCol w:w="2514"/>
        <w:gridCol w:w="1621"/>
        <w:gridCol w:w="2070"/>
        <w:gridCol w:w="3505"/>
        <w:tblGridChange w:id="219">
          <w:tblGrid>
            <w:gridCol w:w="5"/>
            <w:gridCol w:w="2509"/>
            <w:gridCol w:w="5"/>
            <w:gridCol w:w="1616"/>
            <w:gridCol w:w="5"/>
            <w:gridCol w:w="2065"/>
            <w:gridCol w:w="5"/>
            <w:gridCol w:w="3500"/>
            <w:gridCol w:w="5"/>
          </w:tblGrid>
        </w:tblGridChange>
      </w:tblGrid>
      <w:tr w:rsidR="009A0655" w14:paraId="3173F339" w14:textId="77777777" w:rsidTr="00412A08">
        <w:trPr>
          <w:trPrChange w:id="220" w:author="Pallavi Tonpe" w:date="2025-11-04T13:29:00Z" w16du:dateUtc="2025-11-04T05:29:00Z">
            <w:trPr>
              <w:gridAfter w:val="0"/>
            </w:trPr>
          </w:trPrChange>
        </w:trPr>
        <w:tc>
          <w:tcPr>
            <w:tcW w:w="2514" w:type="dxa"/>
            <w:tcPrChange w:id="221" w:author="Pallavi Tonpe" w:date="2025-11-04T13:29:00Z" w16du:dateUtc="2025-11-04T05:29:00Z">
              <w:tcPr>
                <w:tcW w:w="2514" w:type="dxa"/>
                <w:gridSpan w:val="2"/>
              </w:tcPr>
            </w:tcPrChange>
          </w:tcPr>
          <w:p w14:paraId="29BCEF14" w14:textId="77777777" w:rsidR="009A0655" w:rsidRDefault="009A0655" w:rsidP="002403C5">
            <w:pPr>
              <w:pStyle w:val="BodyText"/>
            </w:pPr>
            <w:r>
              <w:t>Variable Name</w:t>
            </w:r>
          </w:p>
        </w:tc>
        <w:tc>
          <w:tcPr>
            <w:tcW w:w="1621" w:type="dxa"/>
            <w:tcPrChange w:id="222" w:author="Pallavi Tonpe" w:date="2025-11-04T13:29:00Z" w16du:dateUtc="2025-11-04T05:29:00Z">
              <w:tcPr>
                <w:tcW w:w="1621" w:type="dxa"/>
                <w:gridSpan w:val="2"/>
              </w:tcPr>
            </w:tcPrChange>
          </w:tcPr>
          <w:p w14:paraId="502C9FAA" w14:textId="77777777" w:rsidR="009A0655" w:rsidRDefault="009A0655" w:rsidP="002403C5">
            <w:pPr>
              <w:pStyle w:val="BodyText"/>
            </w:pPr>
            <w:r>
              <w:t>Sample Value from PDF</w:t>
            </w:r>
          </w:p>
        </w:tc>
        <w:tc>
          <w:tcPr>
            <w:tcW w:w="2070" w:type="dxa"/>
            <w:tcPrChange w:id="223" w:author="Pallavi Tonpe" w:date="2025-11-04T13:29:00Z" w16du:dateUtc="2025-11-04T05:29:00Z">
              <w:tcPr>
                <w:tcW w:w="2070" w:type="dxa"/>
                <w:gridSpan w:val="2"/>
              </w:tcPr>
            </w:tcPrChange>
          </w:tcPr>
          <w:p w14:paraId="3BCAF56C" w14:textId="32BEB211" w:rsidR="009A0655" w:rsidRDefault="009A0655" w:rsidP="002403C5">
            <w:pPr>
              <w:pStyle w:val="BodyText"/>
            </w:pPr>
            <w:r>
              <w:t>XML Element</w:t>
            </w:r>
          </w:p>
        </w:tc>
        <w:tc>
          <w:tcPr>
            <w:tcW w:w="3505" w:type="dxa"/>
            <w:tcPrChange w:id="224" w:author="Pallavi Tonpe" w:date="2025-11-04T13:29:00Z" w16du:dateUtc="2025-11-04T05:29:00Z">
              <w:tcPr>
                <w:tcW w:w="3505" w:type="dxa"/>
                <w:gridSpan w:val="2"/>
              </w:tcPr>
            </w:tcPrChange>
          </w:tcPr>
          <w:p w14:paraId="5AF62EF2" w14:textId="2D734FD9" w:rsidR="009A0655" w:rsidRDefault="009A0655" w:rsidP="002403C5">
            <w:pPr>
              <w:pStyle w:val="BodyText"/>
            </w:pPr>
            <w:r>
              <w:t xml:space="preserve">Mapping </w:t>
            </w:r>
          </w:p>
        </w:tc>
      </w:tr>
      <w:tr w:rsidR="009A0655" w14:paraId="6A982D3D" w14:textId="77777777" w:rsidTr="00412A08">
        <w:trPr>
          <w:trPrChange w:id="225" w:author="Pallavi Tonpe" w:date="2025-11-04T13:29:00Z" w16du:dateUtc="2025-11-04T05:29:00Z">
            <w:trPr>
              <w:gridAfter w:val="0"/>
            </w:trPr>
          </w:trPrChange>
        </w:trPr>
        <w:tc>
          <w:tcPr>
            <w:tcW w:w="2514" w:type="dxa"/>
            <w:tcPrChange w:id="226" w:author="Pallavi Tonpe" w:date="2025-11-04T13:29:00Z" w16du:dateUtc="2025-11-04T05:29:00Z">
              <w:tcPr>
                <w:tcW w:w="2514" w:type="dxa"/>
                <w:gridSpan w:val="2"/>
              </w:tcPr>
            </w:tcPrChange>
          </w:tcPr>
          <w:p w14:paraId="4846AE78" w14:textId="77777777" w:rsidR="009A0655" w:rsidRDefault="009A0655" w:rsidP="002403C5">
            <w:pPr>
              <w:pStyle w:val="BodyText"/>
            </w:pPr>
            <w:r>
              <w:t>Logo Code</w:t>
            </w:r>
          </w:p>
        </w:tc>
        <w:tc>
          <w:tcPr>
            <w:tcW w:w="1621" w:type="dxa"/>
            <w:tcPrChange w:id="227" w:author="Pallavi Tonpe" w:date="2025-11-04T13:29:00Z" w16du:dateUtc="2025-11-04T05:29:00Z">
              <w:tcPr>
                <w:tcW w:w="1621" w:type="dxa"/>
                <w:gridSpan w:val="2"/>
              </w:tcPr>
            </w:tcPrChange>
          </w:tcPr>
          <w:p w14:paraId="5AA0067C" w14:textId="58B8CC1B" w:rsidR="009A0655" w:rsidRDefault="009A0655" w:rsidP="002403C5">
            <w:pPr>
              <w:pStyle w:val="BodyText"/>
            </w:pPr>
            <w:r>
              <w:t>Prime Therapeutics</w:t>
            </w:r>
          </w:p>
        </w:tc>
        <w:tc>
          <w:tcPr>
            <w:tcW w:w="2070" w:type="dxa"/>
            <w:tcPrChange w:id="228" w:author="Pallavi Tonpe" w:date="2025-11-04T13:29:00Z" w16du:dateUtc="2025-11-04T05:29:00Z">
              <w:tcPr>
                <w:tcW w:w="2070" w:type="dxa"/>
                <w:gridSpan w:val="2"/>
              </w:tcPr>
            </w:tcPrChange>
          </w:tcPr>
          <w:p w14:paraId="0DDCC603" w14:textId="15364A95" w:rsidR="009A0655" w:rsidRDefault="00966CD3" w:rsidP="002403C5">
            <w:pPr>
              <w:pStyle w:val="BodyText"/>
            </w:pPr>
            <w:r>
              <w:t>logoCd</w:t>
            </w:r>
          </w:p>
        </w:tc>
        <w:tc>
          <w:tcPr>
            <w:tcW w:w="3505" w:type="dxa"/>
            <w:tcPrChange w:id="229" w:author="Pallavi Tonpe" w:date="2025-11-04T13:29:00Z" w16du:dateUtc="2025-11-04T05:29:00Z">
              <w:tcPr>
                <w:tcW w:w="3505" w:type="dxa"/>
                <w:gridSpan w:val="2"/>
              </w:tcPr>
            </w:tcPrChange>
          </w:tcPr>
          <w:p w14:paraId="45A01C04" w14:textId="0C464F6D" w:rsidR="009A0655" w:rsidRDefault="009A0655" w:rsidP="002403C5">
            <w:pPr>
              <w:pStyle w:val="BodyText"/>
            </w:pPr>
            <w:r>
              <w:t xml:space="preserve">Refer extendable lookup </w:t>
            </w:r>
            <w:r w:rsidR="001565F7" w:rsidRPr="001565F7">
              <w:t>CM-MarketsExtLookup</w:t>
            </w:r>
          </w:p>
          <w:p w14:paraId="533D7E6E" w14:textId="77777777" w:rsidR="009A0655" w:rsidRDefault="009A0655" w:rsidP="002403C5">
            <w:pPr>
              <w:pStyle w:val="BodyText"/>
            </w:pPr>
            <w:r>
              <w:t>For Logo Code</w:t>
            </w:r>
          </w:p>
          <w:p w14:paraId="4825BB88" w14:textId="58F40B3E" w:rsidR="00B14E33" w:rsidRDefault="00B14E33" w:rsidP="002403C5">
            <w:pPr>
              <w:pStyle w:val="BodyText"/>
            </w:pPr>
            <w:r>
              <w:t xml:space="preserve">From Bil’s Account – Main Person- Get Parent Person. From Parent customer get the Industry characteristic and for this value check the </w:t>
            </w:r>
            <w:r w:rsidR="0016338A">
              <w:t>logo code</w:t>
            </w:r>
          </w:p>
        </w:tc>
      </w:tr>
      <w:tr w:rsidR="009A0655" w14:paraId="695F0BDC" w14:textId="77777777" w:rsidTr="00412A08">
        <w:trPr>
          <w:trPrChange w:id="230" w:author="Pallavi Tonpe" w:date="2025-11-04T13:29:00Z" w16du:dateUtc="2025-11-04T05:29:00Z">
            <w:trPr>
              <w:gridAfter w:val="0"/>
            </w:trPr>
          </w:trPrChange>
        </w:trPr>
        <w:tc>
          <w:tcPr>
            <w:tcW w:w="2514" w:type="dxa"/>
            <w:tcPrChange w:id="231" w:author="Pallavi Tonpe" w:date="2025-11-04T13:29:00Z" w16du:dateUtc="2025-11-04T05:29:00Z">
              <w:tcPr>
                <w:tcW w:w="2514" w:type="dxa"/>
                <w:gridSpan w:val="2"/>
              </w:tcPr>
            </w:tcPrChange>
          </w:tcPr>
          <w:p w14:paraId="7AE6B442" w14:textId="78899FB4" w:rsidR="009A0655" w:rsidRDefault="009A0655" w:rsidP="002403C5">
            <w:pPr>
              <w:pStyle w:val="BodyText"/>
            </w:pPr>
            <w:r>
              <w:t>Prime Address</w:t>
            </w:r>
          </w:p>
        </w:tc>
        <w:tc>
          <w:tcPr>
            <w:tcW w:w="1621" w:type="dxa"/>
            <w:tcPrChange w:id="232" w:author="Pallavi Tonpe" w:date="2025-11-04T13:29:00Z" w16du:dateUtc="2025-11-04T05:29:00Z">
              <w:tcPr>
                <w:tcW w:w="1621" w:type="dxa"/>
                <w:gridSpan w:val="2"/>
              </w:tcPr>
            </w:tcPrChange>
          </w:tcPr>
          <w:p w14:paraId="413ADAEC" w14:textId="77777777" w:rsidR="009A0655" w:rsidRDefault="009A0655" w:rsidP="0055649B">
            <w:pPr>
              <w:pStyle w:val="BodyText"/>
            </w:pPr>
            <w:r w:rsidRPr="00400047">
              <w:t>Prime Therapeutics LLC</w:t>
            </w:r>
          </w:p>
          <w:p w14:paraId="09ED70C5" w14:textId="77777777" w:rsidR="009A0655" w:rsidRDefault="009A0655" w:rsidP="0055649B">
            <w:pPr>
              <w:pStyle w:val="BodyText"/>
            </w:pPr>
            <w:r w:rsidRPr="00F444AA">
              <w:t>2900 Ames Crossing Road, Suite 200</w:t>
            </w:r>
          </w:p>
          <w:p w14:paraId="750BF1A8" w14:textId="77777777" w:rsidR="009A0655" w:rsidRDefault="009A0655" w:rsidP="0055649B">
            <w:pPr>
              <w:pStyle w:val="BodyText"/>
            </w:pPr>
            <w:r w:rsidRPr="009F6F5E">
              <w:t>Eagan, MN  55121</w:t>
            </w:r>
          </w:p>
          <w:p w14:paraId="7F9E53CA" w14:textId="541ACEC8" w:rsidR="009A0655" w:rsidRDefault="009A0655" w:rsidP="0055649B">
            <w:pPr>
              <w:pStyle w:val="BodyText"/>
            </w:pPr>
          </w:p>
        </w:tc>
        <w:tc>
          <w:tcPr>
            <w:tcW w:w="2070" w:type="dxa"/>
            <w:tcPrChange w:id="233" w:author="Pallavi Tonpe" w:date="2025-11-04T13:29:00Z" w16du:dateUtc="2025-11-04T05:29:00Z">
              <w:tcPr>
                <w:tcW w:w="2070" w:type="dxa"/>
                <w:gridSpan w:val="2"/>
              </w:tcPr>
            </w:tcPrChange>
          </w:tcPr>
          <w:p w14:paraId="7E40384B" w14:textId="5953B608" w:rsidR="009A0655" w:rsidRDefault="00C04688" w:rsidP="0055649B">
            <w:pPr>
              <w:pStyle w:val="BodyText"/>
            </w:pPr>
            <w:r>
              <w:t>primeAdress G</w:t>
            </w:r>
            <w:r w:rsidR="00AD19E4">
              <w:t>roup</w:t>
            </w:r>
          </w:p>
        </w:tc>
        <w:tc>
          <w:tcPr>
            <w:tcW w:w="3505" w:type="dxa"/>
            <w:tcPrChange w:id="234" w:author="Pallavi Tonpe" w:date="2025-11-04T13:29:00Z" w16du:dateUtc="2025-11-04T05:29:00Z">
              <w:tcPr>
                <w:tcW w:w="3505" w:type="dxa"/>
                <w:gridSpan w:val="2"/>
              </w:tcPr>
            </w:tcPrChange>
          </w:tcPr>
          <w:p w14:paraId="2178A318" w14:textId="7765C364" w:rsidR="009A0655" w:rsidRDefault="009A0655" w:rsidP="0055649B">
            <w:pPr>
              <w:pStyle w:val="BodyText"/>
            </w:pPr>
            <w:r>
              <w:t>Refer extendable lookup</w:t>
            </w:r>
            <w:r w:rsidR="001565F7">
              <w:t xml:space="preserve"> </w:t>
            </w:r>
            <w:r w:rsidR="001565F7" w:rsidRPr="001565F7">
              <w:t>CM-MarketsExtLookup</w:t>
            </w:r>
            <w:r w:rsidR="0016338A">
              <w:t>, using Industry of Parent customer as the extendable lookup v</w:t>
            </w:r>
            <w:r w:rsidR="00BE51E5">
              <w:t>alue</w:t>
            </w:r>
          </w:p>
          <w:p w14:paraId="78016A7C" w14:textId="2E0609A4" w:rsidR="009A0655" w:rsidRDefault="009A0655" w:rsidP="0055649B">
            <w:pPr>
              <w:pStyle w:val="BodyText"/>
            </w:pPr>
            <w:r>
              <w:t>For “Prime Address”</w:t>
            </w:r>
          </w:p>
        </w:tc>
      </w:tr>
      <w:tr w:rsidR="00AD19E4" w14:paraId="11D45222" w14:textId="77777777" w:rsidTr="00412A08">
        <w:trPr>
          <w:trPrChange w:id="235" w:author="Pallavi Tonpe" w:date="2025-11-04T13:29:00Z" w16du:dateUtc="2025-11-04T05:29:00Z">
            <w:trPr>
              <w:gridAfter w:val="0"/>
            </w:trPr>
          </w:trPrChange>
        </w:trPr>
        <w:tc>
          <w:tcPr>
            <w:tcW w:w="2514" w:type="dxa"/>
            <w:tcPrChange w:id="236" w:author="Pallavi Tonpe" w:date="2025-11-04T13:29:00Z" w16du:dateUtc="2025-11-04T05:29:00Z">
              <w:tcPr>
                <w:tcW w:w="2514" w:type="dxa"/>
                <w:gridSpan w:val="2"/>
              </w:tcPr>
            </w:tcPrChange>
          </w:tcPr>
          <w:p w14:paraId="5A97297C" w14:textId="113CC63F" w:rsidR="00AD19E4" w:rsidRDefault="00E72C22" w:rsidP="00B927BD">
            <w:pPr>
              <w:pStyle w:val="BodyText"/>
            </w:pPr>
            <w:r>
              <w:t>Prime Email</w:t>
            </w:r>
          </w:p>
        </w:tc>
        <w:tc>
          <w:tcPr>
            <w:tcW w:w="1621" w:type="dxa"/>
            <w:tcPrChange w:id="237" w:author="Pallavi Tonpe" w:date="2025-11-04T13:29:00Z" w16du:dateUtc="2025-11-04T05:29:00Z">
              <w:tcPr>
                <w:tcW w:w="1621" w:type="dxa"/>
                <w:gridSpan w:val="2"/>
              </w:tcPr>
            </w:tcPrChange>
          </w:tcPr>
          <w:p w14:paraId="741F5801" w14:textId="2E3114E6" w:rsidR="00AD19E4" w:rsidRPr="00A76D64" w:rsidRDefault="00AD19E4" w:rsidP="00B927BD">
            <w:pPr>
              <w:pStyle w:val="BodyText"/>
            </w:pPr>
            <w:r>
              <w:fldChar w:fldCharType="begin"/>
            </w:r>
            <w:r>
              <w:instrText>HYPERLINK "http://www.primetherapeutics.com"</w:instrText>
            </w:r>
            <w:r>
              <w:fldChar w:fldCharType="separate"/>
            </w:r>
            <w:r w:rsidRPr="00EE21B1">
              <w:rPr>
                <w:rStyle w:val="Hyperlink"/>
              </w:rPr>
              <w:t>www.primetherapeutics.com</w:t>
            </w:r>
            <w:r>
              <w:fldChar w:fldCharType="end"/>
            </w:r>
          </w:p>
        </w:tc>
        <w:tc>
          <w:tcPr>
            <w:tcW w:w="2070" w:type="dxa"/>
            <w:tcPrChange w:id="238" w:author="Pallavi Tonpe" w:date="2025-11-04T13:29:00Z" w16du:dateUtc="2025-11-04T05:29:00Z">
              <w:tcPr>
                <w:tcW w:w="2070" w:type="dxa"/>
                <w:gridSpan w:val="2"/>
              </w:tcPr>
            </w:tcPrChange>
          </w:tcPr>
          <w:p w14:paraId="71801605" w14:textId="49A21CE0" w:rsidR="00AD19E4" w:rsidRDefault="00D45304" w:rsidP="00B927BD">
            <w:pPr>
              <w:pStyle w:val="BodyText"/>
            </w:pPr>
            <w:r>
              <w:t>emailId</w:t>
            </w:r>
          </w:p>
        </w:tc>
        <w:tc>
          <w:tcPr>
            <w:tcW w:w="3505" w:type="dxa"/>
            <w:tcPrChange w:id="239" w:author="Pallavi Tonpe" w:date="2025-11-04T13:29:00Z" w16du:dateUtc="2025-11-04T05:29:00Z">
              <w:tcPr>
                <w:tcW w:w="3505" w:type="dxa"/>
                <w:gridSpan w:val="2"/>
              </w:tcPr>
            </w:tcPrChange>
          </w:tcPr>
          <w:p w14:paraId="6918F588" w14:textId="77777777" w:rsidR="007754DE" w:rsidRDefault="007754DE" w:rsidP="007754DE">
            <w:pPr>
              <w:pStyle w:val="BodyText"/>
            </w:pPr>
            <w:r>
              <w:t xml:space="preserve">Refer extendable lookup </w:t>
            </w:r>
            <w:r w:rsidRPr="001565F7">
              <w:t>CM-MarketsExtLookup</w:t>
            </w:r>
            <w:r>
              <w:t>, using Industry of Parent customer as the extendable lookup value</w:t>
            </w:r>
          </w:p>
          <w:p w14:paraId="59D9C12A" w14:textId="59B14F3E" w:rsidR="00AD19E4" w:rsidRDefault="00AD19E4" w:rsidP="00B927BD">
            <w:pPr>
              <w:pStyle w:val="BodyText"/>
            </w:pPr>
          </w:p>
        </w:tc>
      </w:tr>
      <w:tr w:rsidR="00E72C22" w14:paraId="4663B1CF" w14:textId="77777777" w:rsidTr="00412A08">
        <w:trPr>
          <w:trPrChange w:id="240" w:author="Pallavi Tonpe" w:date="2025-11-04T13:29:00Z" w16du:dateUtc="2025-11-04T05:29:00Z">
            <w:trPr>
              <w:gridAfter w:val="0"/>
            </w:trPr>
          </w:trPrChange>
        </w:trPr>
        <w:tc>
          <w:tcPr>
            <w:tcW w:w="2514" w:type="dxa"/>
            <w:tcPrChange w:id="241" w:author="Pallavi Tonpe" w:date="2025-11-04T13:29:00Z" w16du:dateUtc="2025-11-04T05:29:00Z">
              <w:tcPr>
                <w:tcW w:w="2514" w:type="dxa"/>
                <w:gridSpan w:val="2"/>
              </w:tcPr>
            </w:tcPrChange>
          </w:tcPr>
          <w:p w14:paraId="3203011A" w14:textId="77777777" w:rsidR="00E72C22" w:rsidRDefault="00E72C22" w:rsidP="00E72C22">
            <w:pPr>
              <w:pStyle w:val="BodyText"/>
            </w:pPr>
            <w:r>
              <w:t xml:space="preserve">Bill To </w:t>
            </w:r>
          </w:p>
          <w:p w14:paraId="3B61EE06" w14:textId="384E1338" w:rsidR="00E72C22" w:rsidRDefault="00E72C22" w:rsidP="00E72C22">
            <w:pPr>
              <w:pStyle w:val="BodyText"/>
            </w:pPr>
            <w:r>
              <w:t>Name</w:t>
            </w:r>
          </w:p>
        </w:tc>
        <w:tc>
          <w:tcPr>
            <w:tcW w:w="1621" w:type="dxa"/>
            <w:tcPrChange w:id="242" w:author="Pallavi Tonpe" w:date="2025-11-04T13:29:00Z" w16du:dateUtc="2025-11-04T05:29:00Z">
              <w:tcPr>
                <w:tcW w:w="1621" w:type="dxa"/>
                <w:gridSpan w:val="2"/>
              </w:tcPr>
            </w:tcPrChange>
          </w:tcPr>
          <w:p w14:paraId="36F541DC" w14:textId="26441DD7" w:rsidR="00E72C22" w:rsidRPr="00A76D64" w:rsidRDefault="00E72C22" w:rsidP="00E72C22">
            <w:pPr>
              <w:pStyle w:val="BodyText"/>
            </w:pPr>
            <w:r>
              <w:t>Emblem Health</w:t>
            </w:r>
          </w:p>
        </w:tc>
        <w:tc>
          <w:tcPr>
            <w:tcW w:w="2070" w:type="dxa"/>
            <w:tcPrChange w:id="243" w:author="Pallavi Tonpe" w:date="2025-11-04T13:29:00Z" w16du:dateUtc="2025-11-04T05:29:00Z">
              <w:tcPr>
                <w:tcW w:w="2070" w:type="dxa"/>
                <w:gridSpan w:val="2"/>
              </w:tcPr>
            </w:tcPrChange>
          </w:tcPr>
          <w:p w14:paraId="79EC5B0D" w14:textId="2E58AF0A" w:rsidR="00E72C22" w:rsidRDefault="00726316" w:rsidP="00E72C22">
            <w:pPr>
              <w:pStyle w:val="BodyText"/>
            </w:pPr>
            <w:r>
              <w:t>address1</w:t>
            </w:r>
          </w:p>
        </w:tc>
        <w:tc>
          <w:tcPr>
            <w:tcW w:w="3505" w:type="dxa"/>
            <w:tcPrChange w:id="244" w:author="Pallavi Tonpe" w:date="2025-11-04T13:29:00Z" w16du:dateUtc="2025-11-04T05:29:00Z">
              <w:tcPr>
                <w:tcW w:w="3505" w:type="dxa"/>
                <w:gridSpan w:val="2"/>
              </w:tcPr>
            </w:tcPrChange>
          </w:tcPr>
          <w:p w14:paraId="16562E26" w14:textId="77777777" w:rsidR="00560576" w:rsidRDefault="00560576" w:rsidP="00560576">
            <w:pPr>
              <w:pStyle w:val="BodyText"/>
              <w:rPr>
                <w:ins w:id="245" w:author="Pallavi Tonpe" w:date="2025-10-16T19:46:00Z" w16du:dateUtc="2025-10-16T23:46:00Z"/>
              </w:rPr>
            </w:pPr>
            <w:ins w:id="246" w:author="Pallavi Tonpe" w:date="2025-10-16T19:46:00Z" w16du:dateUtc="2025-10-16T23:46:00Z">
              <w:r>
                <w:t>Bill Group’s Bill To characteristic, if available</w:t>
              </w:r>
            </w:ins>
          </w:p>
          <w:p w14:paraId="03352FF7" w14:textId="77777777" w:rsidR="00560576" w:rsidRDefault="00560576" w:rsidP="00560576">
            <w:pPr>
              <w:pStyle w:val="BodyText"/>
              <w:rPr>
                <w:ins w:id="247" w:author="Pallavi Tonpe" w:date="2025-10-16T19:46:00Z" w16du:dateUtc="2025-10-16T23:46:00Z"/>
              </w:rPr>
            </w:pPr>
            <w:ins w:id="248" w:author="Pallavi Tonpe" w:date="2025-10-16T19:46:00Z" w16du:dateUtc="2025-10-16T23:46:00Z">
              <w:r>
                <w:t>ELSE</w:t>
              </w:r>
            </w:ins>
          </w:p>
          <w:p w14:paraId="7B6E0285" w14:textId="556900FF" w:rsidR="00E72C22" w:rsidRDefault="00E72C22" w:rsidP="00560576">
            <w:pPr>
              <w:pStyle w:val="BodyText"/>
            </w:pPr>
            <w:r>
              <w:t>Client’s Entity Name (At Parent Customer)</w:t>
            </w:r>
          </w:p>
        </w:tc>
      </w:tr>
      <w:tr w:rsidR="00E72C22" w14:paraId="73E19F08" w14:textId="77777777" w:rsidTr="00412A08">
        <w:trPr>
          <w:trPrChange w:id="249" w:author="Pallavi Tonpe" w:date="2025-11-04T13:29:00Z" w16du:dateUtc="2025-11-04T05:29:00Z">
            <w:trPr>
              <w:gridAfter w:val="0"/>
            </w:trPr>
          </w:trPrChange>
        </w:trPr>
        <w:tc>
          <w:tcPr>
            <w:tcW w:w="2514" w:type="dxa"/>
            <w:tcPrChange w:id="250" w:author="Pallavi Tonpe" w:date="2025-11-04T13:29:00Z" w16du:dateUtc="2025-11-04T05:29:00Z">
              <w:tcPr>
                <w:tcW w:w="2514" w:type="dxa"/>
                <w:gridSpan w:val="2"/>
              </w:tcPr>
            </w:tcPrChange>
          </w:tcPr>
          <w:p w14:paraId="22E5E87E" w14:textId="77777777" w:rsidR="00E72C22" w:rsidRPr="00C4479D" w:rsidRDefault="00E72C22" w:rsidP="00255B3F">
            <w:pPr>
              <w:pStyle w:val="BodyText"/>
              <w:spacing w:before="0" w:after="0"/>
            </w:pPr>
            <w:r w:rsidRPr="00C4479D">
              <w:t>Bill To</w:t>
            </w:r>
          </w:p>
          <w:p w14:paraId="10CA7C37" w14:textId="6914F9A5" w:rsidR="00E72C22" w:rsidRPr="00C4479D" w:rsidRDefault="00E72C22" w:rsidP="00255B3F">
            <w:pPr>
              <w:pStyle w:val="BodyText"/>
              <w:spacing w:before="0" w:after="0"/>
            </w:pPr>
            <w:r w:rsidRPr="00C4479D">
              <w:t>Carrier/Account/Group</w:t>
            </w:r>
          </w:p>
        </w:tc>
        <w:tc>
          <w:tcPr>
            <w:tcW w:w="1621" w:type="dxa"/>
            <w:tcPrChange w:id="251" w:author="Pallavi Tonpe" w:date="2025-11-04T13:29:00Z" w16du:dateUtc="2025-11-04T05:29:00Z">
              <w:tcPr>
                <w:tcW w:w="1621" w:type="dxa"/>
                <w:gridSpan w:val="2"/>
              </w:tcPr>
            </w:tcPrChange>
          </w:tcPr>
          <w:p w14:paraId="430C0C4B" w14:textId="2070965B" w:rsidR="00E72C22" w:rsidRPr="00C4479D" w:rsidRDefault="008C2171" w:rsidP="00255B3F">
            <w:pPr>
              <w:pStyle w:val="BodyText"/>
              <w:spacing w:before="0" w:after="0"/>
            </w:pPr>
            <w:r w:rsidRPr="00C4479D">
              <w:t>ABC123 Account</w:t>
            </w:r>
          </w:p>
        </w:tc>
        <w:tc>
          <w:tcPr>
            <w:tcW w:w="2070" w:type="dxa"/>
            <w:tcPrChange w:id="252" w:author="Pallavi Tonpe" w:date="2025-11-04T13:29:00Z" w16du:dateUtc="2025-11-04T05:29:00Z">
              <w:tcPr>
                <w:tcW w:w="2070" w:type="dxa"/>
                <w:gridSpan w:val="2"/>
              </w:tcPr>
            </w:tcPrChange>
          </w:tcPr>
          <w:p w14:paraId="40406992" w14:textId="78564EB3" w:rsidR="00E72C22" w:rsidRPr="00C4479D" w:rsidRDefault="0012345A" w:rsidP="00255B3F">
            <w:pPr>
              <w:pStyle w:val="BodyText"/>
              <w:spacing w:before="0" w:after="0"/>
            </w:pPr>
            <w:r w:rsidRPr="00C4479D">
              <w:t>address2</w:t>
            </w:r>
          </w:p>
        </w:tc>
        <w:tc>
          <w:tcPr>
            <w:tcW w:w="3505" w:type="dxa"/>
            <w:tcPrChange w:id="253" w:author="Pallavi Tonpe" w:date="2025-11-04T13:29:00Z" w16du:dateUtc="2025-11-04T05:29:00Z">
              <w:tcPr>
                <w:tcW w:w="3505" w:type="dxa"/>
                <w:gridSpan w:val="2"/>
              </w:tcPr>
            </w:tcPrChange>
          </w:tcPr>
          <w:p w14:paraId="64BA20E8" w14:textId="77777777" w:rsidR="00E72C22" w:rsidRPr="00A448F6" w:rsidRDefault="00E72C22" w:rsidP="00255B3F">
            <w:pPr>
              <w:pStyle w:val="BodyText"/>
              <w:spacing w:before="0" w:after="0"/>
            </w:pPr>
            <w:r w:rsidRPr="00A448F6">
              <w:t>Information can be fetched from the bill levels associated with billing group.</w:t>
            </w:r>
          </w:p>
          <w:p w14:paraId="36386D80" w14:textId="77777777" w:rsidR="006C5E79" w:rsidRPr="00A448F6" w:rsidRDefault="006C5E79" w:rsidP="00255B3F">
            <w:pPr>
              <w:pStyle w:val="BodyText"/>
              <w:spacing w:before="0" w:after="0"/>
            </w:pPr>
          </w:p>
          <w:p w14:paraId="05541444" w14:textId="692351CB" w:rsidR="006C5E79" w:rsidRPr="00A448F6" w:rsidRDefault="006C5E79" w:rsidP="00255B3F">
            <w:pPr>
              <w:pStyle w:val="BodyText"/>
              <w:spacing w:before="0" w:after="0"/>
            </w:pPr>
            <w:r w:rsidRPr="00A448F6">
              <w:t>Get the Bill Group id from Bill’s Account’s Main person</w:t>
            </w:r>
          </w:p>
          <w:p w14:paraId="0CCF3A74" w14:textId="77777777" w:rsidR="00255B3F" w:rsidRPr="00A448F6" w:rsidRDefault="00255B3F" w:rsidP="00255B3F">
            <w:pPr>
              <w:pStyle w:val="BodyText"/>
              <w:spacing w:before="0" w:after="0"/>
            </w:pPr>
          </w:p>
          <w:p w14:paraId="49E31891" w14:textId="77777777" w:rsidR="009F3E11" w:rsidRPr="00A448F6" w:rsidRDefault="00BE7DD9" w:rsidP="00255B3F">
            <w:pPr>
              <w:pStyle w:val="BodyText"/>
              <w:spacing w:before="0" w:after="0"/>
            </w:pPr>
            <w:r w:rsidRPr="00A448F6">
              <w:t>SELECT DISTINCT LVL ||':'||</w:t>
            </w:r>
          </w:p>
          <w:p w14:paraId="2521D378" w14:textId="52816A98" w:rsidR="00255B3F" w:rsidRPr="00A448F6" w:rsidRDefault="00255B3F" w:rsidP="00255B3F">
            <w:pPr>
              <w:pStyle w:val="BodyText"/>
              <w:spacing w:before="0" w:after="0"/>
            </w:pPr>
            <w:r w:rsidRPr="00A448F6">
              <w:t>CASE WHEN LVL='CARRIER' THEN (SELECT DISTINCT BILL_LVL_2 FROM C1_BILL_LVL WHERE BILL_LVL_1= 'CLAIM' AND BILLING_GROUP_ID = :BGID)</w:t>
            </w:r>
          </w:p>
          <w:p w14:paraId="1DBA70E5" w14:textId="77777777" w:rsidR="00255B3F" w:rsidRPr="00A448F6" w:rsidRDefault="00255B3F" w:rsidP="00255B3F">
            <w:pPr>
              <w:pStyle w:val="BodyText"/>
              <w:spacing w:before="0" w:after="0"/>
            </w:pPr>
            <w:r w:rsidRPr="00A448F6">
              <w:t>WHEN LVL='ACCOUNT' THEN (SELECT DISTINCT BILL_LVL_3 FROM C1_BILL_LVL WHERE BILL_LVL_1= 'CLAIM' AND BILLING_GROUP_ID = :BGID)</w:t>
            </w:r>
          </w:p>
          <w:p w14:paraId="1489D3EA" w14:textId="77777777" w:rsidR="00255B3F" w:rsidRPr="00A448F6" w:rsidRDefault="00255B3F" w:rsidP="00255B3F">
            <w:pPr>
              <w:pStyle w:val="BodyText"/>
              <w:spacing w:before="0" w:after="0"/>
            </w:pPr>
            <w:r w:rsidRPr="00A448F6">
              <w:t>ELSE (SELECT DISTINCT BILL_LVL_4 FROM C1_BILL_LVL WHERE BILL_LVL_1= 'CLAIM' AND BILLING_GROUP_ID = :BGID)</w:t>
            </w:r>
          </w:p>
          <w:p w14:paraId="06937FDE" w14:textId="77777777" w:rsidR="00255B3F" w:rsidRPr="00A448F6" w:rsidRDefault="00255B3F" w:rsidP="00255B3F">
            <w:pPr>
              <w:pStyle w:val="BodyText"/>
              <w:spacing w:before="0" w:after="0"/>
            </w:pPr>
            <w:r w:rsidRPr="00A448F6">
              <w:t>END AS VAL FROM (</w:t>
            </w:r>
          </w:p>
          <w:p w14:paraId="639D228A" w14:textId="77777777" w:rsidR="00255B3F" w:rsidRPr="00A448F6" w:rsidRDefault="00255B3F" w:rsidP="00255B3F">
            <w:pPr>
              <w:pStyle w:val="BodyText"/>
              <w:spacing w:before="0" w:after="0"/>
            </w:pPr>
            <w:r w:rsidRPr="00A448F6">
              <w:t>SELECT BILLING_GROUP_ID,</w:t>
            </w:r>
          </w:p>
          <w:p w14:paraId="1E42FF7F" w14:textId="77777777" w:rsidR="00255B3F" w:rsidRPr="00A448F6" w:rsidRDefault="00255B3F" w:rsidP="00255B3F">
            <w:pPr>
              <w:pStyle w:val="BodyText"/>
              <w:spacing w:before="0" w:after="0"/>
            </w:pPr>
            <w:r w:rsidRPr="00A448F6">
              <w:t xml:space="preserve">CASE WHEN ( BO_STATUS_CD ='ACTIVE' AND BILL_LVL_1 ='CLAIM' </w:t>
            </w:r>
          </w:p>
          <w:p w14:paraId="0B506C2E" w14:textId="77777777" w:rsidR="00255B3F" w:rsidRPr="00A448F6" w:rsidRDefault="00255B3F" w:rsidP="00255B3F">
            <w:pPr>
              <w:pStyle w:val="BodyText"/>
              <w:spacing w:before="0" w:after="0"/>
            </w:pPr>
            <w:r w:rsidRPr="00A448F6">
              <w:t xml:space="preserve">AND TRIM(BILL_LVL_2) IS NOT NULL AND BILL_LVL_3 IS NULL AND BILL_LVL_4 IS NULL </w:t>
            </w:r>
          </w:p>
          <w:p w14:paraId="2752C74D" w14:textId="77777777" w:rsidR="00255B3F" w:rsidRPr="00A448F6" w:rsidRDefault="00255B3F" w:rsidP="00255B3F">
            <w:pPr>
              <w:pStyle w:val="BodyText"/>
              <w:spacing w:before="0" w:after="0"/>
            </w:pPr>
            <w:r w:rsidRPr="00A448F6">
              <w:t>) THEN 'CARRIER'</w:t>
            </w:r>
          </w:p>
          <w:p w14:paraId="2DB49D5B" w14:textId="77777777" w:rsidR="00255B3F" w:rsidRPr="00A448F6" w:rsidRDefault="00255B3F" w:rsidP="00255B3F">
            <w:pPr>
              <w:pStyle w:val="BodyText"/>
              <w:spacing w:before="0" w:after="0"/>
            </w:pPr>
            <w:r w:rsidRPr="00A448F6">
              <w:t xml:space="preserve">WHEN ( BO_STATUS_CD ='ACTIVE' AND BILL_LVL_1 ='CLAIM' </w:t>
            </w:r>
          </w:p>
          <w:p w14:paraId="0505715F" w14:textId="77777777" w:rsidR="00255B3F" w:rsidRPr="00A448F6" w:rsidRDefault="00255B3F" w:rsidP="00255B3F">
            <w:pPr>
              <w:pStyle w:val="BodyText"/>
              <w:spacing w:before="0" w:after="0"/>
            </w:pPr>
            <w:r w:rsidRPr="00A448F6">
              <w:t xml:space="preserve">AND TRIM(BILL_LVL_2) IS NOT NULL AND BILL_LVL_3 IS NOT NULL AND BILL_LVL_4 IS NULL </w:t>
            </w:r>
          </w:p>
          <w:p w14:paraId="3CDAFDAA" w14:textId="77777777" w:rsidR="00255B3F" w:rsidRPr="00A448F6" w:rsidRDefault="00255B3F" w:rsidP="00255B3F">
            <w:pPr>
              <w:pStyle w:val="BodyText"/>
              <w:spacing w:before="0" w:after="0"/>
            </w:pPr>
            <w:r w:rsidRPr="00A448F6">
              <w:t>) THEN 'ACCOUNT'</w:t>
            </w:r>
          </w:p>
          <w:p w14:paraId="3842266B" w14:textId="77777777" w:rsidR="00255B3F" w:rsidRPr="00A448F6" w:rsidRDefault="00255B3F" w:rsidP="00255B3F">
            <w:pPr>
              <w:pStyle w:val="BodyText"/>
              <w:spacing w:before="0" w:after="0"/>
            </w:pPr>
            <w:r w:rsidRPr="00A448F6">
              <w:t>ELSE 'GROUP'</w:t>
            </w:r>
          </w:p>
          <w:p w14:paraId="5CC8B188" w14:textId="77777777" w:rsidR="00255B3F" w:rsidRPr="00A448F6" w:rsidRDefault="00255B3F" w:rsidP="00255B3F">
            <w:pPr>
              <w:pStyle w:val="BodyText"/>
              <w:spacing w:before="0" w:after="0"/>
            </w:pPr>
            <w:r w:rsidRPr="00A448F6">
              <w:t>END AS LVL</w:t>
            </w:r>
          </w:p>
          <w:p w14:paraId="021ED518" w14:textId="1A4FA65E" w:rsidR="00F76B3E" w:rsidRPr="00A448F6" w:rsidRDefault="00255B3F" w:rsidP="00255B3F">
            <w:pPr>
              <w:pStyle w:val="BodyText"/>
              <w:spacing w:before="0" w:after="0"/>
            </w:pPr>
            <w:r w:rsidRPr="00A448F6">
              <w:t>FROM C1_BILL_LVL WHERE BILLING_GROUP_ID = :BGID)</w:t>
            </w:r>
          </w:p>
        </w:tc>
      </w:tr>
      <w:tr w:rsidR="00E72C22" w14:paraId="13DEA8C0" w14:textId="77777777" w:rsidTr="00412A08">
        <w:trPr>
          <w:trPrChange w:id="254" w:author="Pallavi Tonpe" w:date="2025-11-04T13:29:00Z" w16du:dateUtc="2025-11-04T05:29:00Z">
            <w:trPr>
              <w:gridAfter w:val="0"/>
            </w:trPr>
          </w:trPrChange>
        </w:trPr>
        <w:tc>
          <w:tcPr>
            <w:tcW w:w="2514" w:type="dxa"/>
            <w:tcPrChange w:id="255" w:author="Pallavi Tonpe" w:date="2025-11-04T13:29:00Z" w16du:dateUtc="2025-11-04T05:29:00Z">
              <w:tcPr>
                <w:tcW w:w="2514" w:type="dxa"/>
                <w:gridSpan w:val="2"/>
              </w:tcPr>
            </w:tcPrChange>
          </w:tcPr>
          <w:p w14:paraId="298E9F70" w14:textId="269AEE9C" w:rsidR="00E72C22" w:rsidRDefault="00E72C22" w:rsidP="00E72C22">
            <w:pPr>
              <w:pStyle w:val="BodyText"/>
            </w:pPr>
            <w:r>
              <w:t>Bill To Address1</w:t>
            </w:r>
            <w:r w:rsidR="00842648">
              <w:t xml:space="preserve"> and 2</w:t>
            </w:r>
          </w:p>
        </w:tc>
        <w:tc>
          <w:tcPr>
            <w:tcW w:w="1621" w:type="dxa"/>
            <w:tcPrChange w:id="256" w:author="Pallavi Tonpe" w:date="2025-11-04T13:29:00Z" w16du:dateUtc="2025-11-04T05:29:00Z">
              <w:tcPr>
                <w:tcW w:w="1621" w:type="dxa"/>
                <w:gridSpan w:val="2"/>
              </w:tcPr>
            </w:tcPrChange>
          </w:tcPr>
          <w:p w14:paraId="5F876321" w14:textId="5364CF9B" w:rsidR="00E72C22" w:rsidRPr="00A76D64" w:rsidRDefault="00842648" w:rsidP="00E72C22">
            <w:pPr>
              <w:pStyle w:val="BodyText"/>
            </w:pPr>
            <w:r>
              <w:t>Division XYX Street</w:t>
            </w:r>
          </w:p>
        </w:tc>
        <w:tc>
          <w:tcPr>
            <w:tcW w:w="2070" w:type="dxa"/>
            <w:tcPrChange w:id="257" w:author="Pallavi Tonpe" w:date="2025-11-04T13:29:00Z" w16du:dateUtc="2025-11-04T05:29:00Z">
              <w:tcPr>
                <w:tcW w:w="2070" w:type="dxa"/>
                <w:gridSpan w:val="2"/>
              </w:tcPr>
            </w:tcPrChange>
          </w:tcPr>
          <w:p w14:paraId="67F2C1DA" w14:textId="7A990C49" w:rsidR="00E72C22" w:rsidRDefault="002B2AF1" w:rsidP="00E72C22">
            <w:pPr>
              <w:pStyle w:val="BodyText"/>
            </w:pPr>
            <w:r>
              <w:t>a</w:t>
            </w:r>
            <w:r w:rsidR="00842648">
              <w:t>ddress3</w:t>
            </w:r>
          </w:p>
        </w:tc>
        <w:tc>
          <w:tcPr>
            <w:tcW w:w="3505" w:type="dxa"/>
            <w:tcPrChange w:id="258" w:author="Pallavi Tonpe" w:date="2025-11-04T13:29:00Z" w16du:dateUtc="2025-11-04T05:29:00Z">
              <w:tcPr>
                <w:tcW w:w="3505" w:type="dxa"/>
                <w:gridSpan w:val="2"/>
              </w:tcPr>
            </w:tcPrChange>
          </w:tcPr>
          <w:p w14:paraId="45CF326D" w14:textId="1D287271" w:rsidR="000757E7" w:rsidRDefault="00A5000A" w:rsidP="00E72C22">
            <w:pPr>
              <w:pStyle w:val="BodyText"/>
            </w:pPr>
            <w:r>
              <w:t>Address 1+ Address 2 for the Bill Group, if available. Else Address from Client</w:t>
            </w:r>
          </w:p>
          <w:p w14:paraId="6703B25E" w14:textId="77FD2707" w:rsidR="00E72C22" w:rsidRDefault="00E72C22" w:rsidP="00E72C22">
            <w:pPr>
              <w:pStyle w:val="BodyText"/>
            </w:pPr>
            <w:r>
              <w:t>Client’s Adress 1</w:t>
            </w:r>
            <w:r w:rsidR="00842648">
              <w:t xml:space="preserve"> +</w:t>
            </w:r>
            <w:r w:rsidR="007F0FB4">
              <w:t>’,’+</w:t>
            </w:r>
            <w:r w:rsidR="00106C19">
              <w:t xml:space="preserve"> Client’s  Adress 2</w:t>
            </w:r>
          </w:p>
        </w:tc>
      </w:tr>
      <w:tr w:rsidR="00E72C22" w14:paraId="0E993DFC" w14:textId="77777777" w:rsidTr="00412A08">
        <w:trPr>
          <w:trPrChange w:id="259" w:author="Pallavi Tonpe" w:date="2025-11-04T13:29:00Z" w16du:dateUtc="2025-11-04T05:29:00Z">
            <w:trPr>
              <w:gridAfter w:val="0"/>
            </w:trPr>
          </w:trPrChange>
        </w:trPr>
        <w:tc>
          <w:tcPr>
            <w:tcW w:w="2514" w:type="dxa"/>
            <w:tcPrChange w:id="260" w:author="Pallavi Tonpe" w:date="2025-11-04T13:29:00Z" w16du:dateUtc="2025-11-04T05:29:00Z">
              <w:tcPr>
                <w:tcW w:w="2514" w:type="dxa"/>
                <w:gridSpan w:val="2"/>
              </w:tcPr>
            </w:tcPrChange>
          </w:tcPr>
          <w:p w14:paraId="396CA865" w14:textId="2B381A96" w:rsidR="00E72C22" w:rsidRDefault="00E72C22" w:rsidP="00E72C22">
            <w:pPr>
              <w:pStyle w:val="BodyText"/>
            </w:pPr>
            <w:r>
              <w:t>Bill To</w:t>
            </w:r>
            <w:r w:rsidR="00106C19">
              <w:t xml:space="preserve"> City, State and Zip</w:t>
            </w:r>
          </w:p>
        </w:tc>
        <w:tc>
          <w:tcPr>
            <w:tcW w:w="1621" w:type="dxa"/>
            <w:tcPrChange w:id="261" w:author="Pallavi Tonpe" w:date="2025-11-04T13:29:00Z" w16du:dateUtc="2025-11-04T05:29:00Z">
              <w:tcPr>
                <w:tcW w:w="1621" w:type="dxa"/>
                <w:gridSpan w:val="2"/>
              </w:tcPr>
            </w:tcPrChange>
          </w:tcPr>
          <w:p w14:paraId="1884FD0A" w14:textId="65451103" w:rsidR="00E72C22" w:rsidRPr="00A76D64" w:rsidRDefault="00106C19" w:rsidP="00E72C22">
            <w:pPr>
              <w:pStyle w:val="BodyText"/>
            </w:pPr>
            <w:r w:rsidRPr="00D73890">
              <w:t>PITTSBURGH</w:t>
            </w:r>
            <w:r w:rsidR="002B2AF1">
              <w:t>, PA,15221</w:t>
            </w:r>
          </w:p>
        </w:tc>
        <w:tc>
          <w:tcPr>
            <w:tcW w:w="2070" w:type="dxa"/>
            <w:tcPrChange w:id="262" w:author="Pallavi Tonpe" w:date="2025-11-04T13:29:00Z" w16du:dateUtc="2025-11-04T05:29:00Z">
              <w:tcPr>
                <w:tcW w:w="2070" w:type="dxa"/>
                <w:gridSpan w:val="2"/>
              </w:tcPr>
            </w:tcPrChange>
          </w:tcPr>
          <w:p w14:paraId="40EC3403" w14:textId="3D5EC0D6" w:rsidR="00E72C22" w:rsidRDefault="002B2AF1" w:rsidP="00E72C22">
            <w:pPr>
              <w:pStyle w:val="BodyText"/>
            </w:pPr>
            <w:r>
              <w:t>address4</w:t>
            </w:r>
          </w:p>
        </w:tc>
        <w:tc>
          <w:tcPr>
            <w:tcW w:w="3505" w:type="dxa"/>
            <w:tcPrChange w:id="263" w:author="Pallavi Tonpe" w:date="2025-11-04T13:29:00Z" w16du:dateUtc="2025-11-04T05:29:00Z">
              <w:tcPr>
                <w:tcW w:w="3505" w:type="dxa"/>
                <w:gridSpan w:val="2"/>
              </w:tcPr>
            </w:tcPrChange>
          </w:tcPr>
          <w:p w14:paraId="1BA8667E" w14:textId="7EF2E6BC" w:rsidR="00A5000A" w:rsidRDefault="00990C9F" w:rsidP="00A5000A">
            <w:pPr>
              <w:pStyle w:val="BodyText"/>
            </w:pPr>
            <w:r>
              <w:t>City + state +Zip</w:t>
            </w:r>
            <w:r w:rsidR="00A5000A">
              <w:t xml:space="preserve"> for the Bill Group, if available. Else Address from Client</w:t>
            </w:r>
          </w:p>
          <w:p w14:paraId="3307599A" w14:textId="77777777" w:rsidR="00A5000A" w:rsidRDefault="00A5000A" w:rsidP="00E72C22">
            <w:pPr>
              <w:pStyle w:val="BodyText"/>
            </w:pPr>
          </w:p>
          <w:p w14:paraId="40942697" w14:textId="202CEA46" w:rsidR="00E72C22" w:rsidRDefault="007F0FB4" w:rsidP="00E72C22">
            <w:pPr>
              <w:pStyle w:val="BodyText"/>
            </w:pPr>
            <w:r>
              <w:t>Client’s city +’,’+ Client’s  State + ‘,’ + Client’s Zip</w:t>
            </w:r>
          </w:p>
        </w:tc>
      </w:tr>
      <w:tr w:rsidR="00E72C22" w14:paraId="03687E21" w14:textId="77777777" w:rsidTr="00412A08">
        <w:trPr>
          <w:trPrChange w:id="264" w:author="Pallavi Tonpe" w:date="2025-11-04T13:29:00Z" w16du:dateUtc="2025-11-04T05:29:00Z">
            <w:trPr>
              <w:gridAfter w:val="0"/>
            </w:trPr>
          </w:trPrChange>
        </w:trPr>
        <w:tc>
          <w:tcPr>
            <w:tcW w:w="2514" w:type="dxa"/>
            <w:tcPrChange w:id="265" w:author="Pallavi Tonpe" w:date="2025-11-04T13:29:00Z" w16du:dateUtc="2025-11-04T05:29:00Z">
              <w:tcPr>
                <w:tcW w:w="2514" w:type="dxa"/>
                <w:gridSpan w:val="2"/>
              </w:tcPr>
            </w:tcPrChange>
          </w:tcPr>
          <w:p w14:paraId="328B834E" w14:textId="480FAB25" w:rsidR="00E72C22" w:rsidRDefault="00E72C22" w:rsidP="00E72C22">
            <w:pPr>
              <w:pStyle w:val="BodyText"/>
            </w:pPr>
          </w:p>
        </w:tc>
        <w:tc>
          <w:tcPr>
            <w:tcW w:w="1621" w:type="dxa"/>
            <w:tcPrChange w:id="266" w:author="Pallavi Tonpe" w:date="2025-11-04T13:29:00Z" w16du:dateUtc="2025-11-04T05:29:00Z">
              <w:tcPr>
                <w:tcW w:w="1621" w:type="dxa"/>
                <w:gridSpan w:val="2"/>
              </w:tcPr>
            </w:tcPrChange>
          </w:tcPr>
          <w:p w14:paraId="2D39054E" w14:textId="77777777" w:rsidR="00E72C22" w:rsidRPr="00A76D64" w:rsidRDefault="00E72C22" w:rsidP="00E72C22">
            <w:pPr>
              <w:pStyle w:val="BodyText"/>
            </w:pPr>
          </w:p>
        </w:tc>
        <w:tc>
          <w:tcPr>
            <w:tcW w:w="2070" w:type="dxa"/>
            <w:tcPrChange w:id="267" w:author="Pallavi Tonpe" w:date="2025-11-04T13:29:00Z" w16du:dateUtc="2025-11-04T05:29:00Z">
              <w:tcPr>
                <w:tcW w:w="2070" w:type="dxa"/>
                <w:gridSpan w:val="2"/>
              </w:tcPr>
            </w:tcPrChange>
          </w:tcPr>
          <w:p w14:paraId="7F8D3D20" w14:textId="77777777" w:rsidR="00E72C22" w:rsidRDefault="00E72C22" w:rsidP="00E72C22">
            <w:pPr>
              <w:pStyle w:val="BodyText"/>
            </w:pPr>
          </w:p>
        </w:tc>
        <w:tc>
          <w:tcPr>
            <w:tcW w:w="3505" w:type="dxa"/>
            <w:tcPrChange w:id="268" w:author="Pallavi Tonpe" w:date="2025-11-04T13:29:00Z" w16du:dateUtc="2025-11-04T05:29:00Z">
              <w:tcPr>
                <w:tcW w:w="3505" w:type="dxa"/>
                <w:gridSpan w:val="2"/>
              </w:tcPr>
            </w:tcPrChange>
          </w:tcPr>
          <w:p w14:paraId="686EF2E1" w14:textId="77777777" w:rsidR="00E72C22" w:rsidRDefault="00E72C22" w:rsidP="00E72C22">
            <w:pPr>
              <w:pStyle w:val="BodyText"/>
            </w:pPr>
          </w:p>
        </w:tc>
      </w:tr>
      <w:tr w:rsidR="00E72C22" w14:paraId="37026ADB" w14:textId="77777777" w:rsidTr="00412A08">
        <w:trPr>
          <w:trPrChange w:id="269" w:author="Pallavi Tonpe" w:date="2025-11-04T13:29:00Z" w16du:dateUtc="2025-11-04T05:29:00Z">
            <w:trPr>
              <w:gridAfter w:val="0"/>
            </w:trPr>
          </w:trPrChange>
        </w:trPr>
        <w:tc>
          <w:tcPr>
            <w:tcW w:w="2514" w:type="dxa"/>
            <w:tcPrChange w:id="270" w:author="Pallavi Tonpe" w:date="2025-11-04T13:29:00Z" w16du:dateUtc="2025-11-04T05:29:00Z">
              <w:tcPr>
                <w:tcW w:w="2514" w:type="dxa"/>
                <w:gridSpan w:val="2"/>
              </w:tcPr>
            </w:tcPrChange>
          </w:tcPr>
          <w:p w14:paraId="6C1C5E00" w14:textId="291E43EE" w:rsidR="00E72C22" w:rsidRDefault="00E72C22" w:rsidP="00E72C22">
            <w:pPr>
              <w:pStyle w:val="BodyText"/>
            </w:pPr>
            <w:r>
              <w:t>Invoice Date</w:t>
            </w:r>
          </w:p>
        </w:tc>
        <w:tc>
          <w:tcPr>
            <w:tcW w:w="1621" w:type="dxa"/>
            <w:tcPrChange w:id="271" w:author="Pallavi Tonpe" w:date="2025-11-04T13:29:00Z" w16du:dateUtc="2025-11-04T05:29:00Z">
              <w:tcPr>
                <w:tcW w:w="1621" w:type="dxa"/>
                <w:gridSpan w:val="2"/>
              </w:tcPr>
            </w:tcPrChange>
          </w:tcPr>
          <w:p w14:paraId="174F120D" w14:textId="0920DD07" w:rsidR="00E72C22" w:rsidRDefault="00E72C22" w:rsidP="00E72C22">
            <w:pPr>
              <w:pStyle w:val="BodyText"/>
            </w:pPr>
            <w:r w:rsidRPr="00A76D64">
              <w:t>05/01/2025</w:t>
            </w:r>
          </w:p>
        </w:tc>
        <w:tc>
          <w:tcPr>
            <w:tcW w:w="2070" w:type="dxa"/>
            <w:tcPrChange w:id="272" w:author="Pallavi Tonpe" w:date="2025-11-04T13:29:00Z" w16du:dateUtc="2025-11-04T05:29:00Z">
              <w:tcPr>
                <w:tcW w:w="2070" w:type="dxa"/>
                <w:gridSpan w:val="2"/>
              </w:tcPr>
            </w:tcPrChange>
          </w:tcPr>
          <w:p w14:paraId="6E1E6DE7" w14:textId="2EEB856F" w:rsidR="00E72C22" w:rsidRDefault="00677CEB" w:rsidP="00E72C22">
            <w:pPr>
              <w:pStyle w:val="BodyText"/>
            </w:pPr>
            <w:r>
              <w:t>invoiceDate</w:t>
            </w:r>
          </w:p>
        </w:tc>
        <w:tc>
          <w:tcPr>
            <w:tcW w:w="3505" w:type="dxa"/>
            <w:tcPrChange w:id="273" w:author="Pallavi Tonpe" w:date="2025-11-04T13:29:00Z" w16du:dateUtc="2025-11-04T05:29:00Z">
              <w:tcPr>
                <w:tcW w:w="3505" w:type="dxa"/>
                <w:gridSpan w:val="2"/>
              </w:tcPr>
            </w:tcPrChange>
          </w:tcPr>
          <w:p w14:paraId="4F742D80" w14:textId="0DCC351E" w:rsidR="00E72C22" w:rsidRDefault="00E72C22" w:rsidP="00E72C22">
            <w:pPr>
              <w:pStyle w:val="BodyText"/>
            </w:pPr>
            <w:r>
              <w:t>BILL_DT</w:t>
            </w:r>
          </w:p>
        </w:tc>
      </w:tr>
      <w:tr w:rsidR="00E72C22" w14:paraId="469A9F96" w14:textId="77777777" w:rsidTr="00412A08">
        <w:trPr>
          <w:trPrChange w:id="274" w:author="Pallavi Tonpe" w:date="2025-11-04T13:29:00Z" w16du:dateUtc="2025-11-04T05:29:00Z">
            <w:trPr>
              <w:gridAfter w:val="0"/>
            </w:trPr>
          </w:trPrChange>
        </w:trPr>
        <w:tc>
          <w:tcPr>
            <w:tcW w:w="2514" w:type="dxa"/>
            <w:tcPrChange w:id="275" w:author="Pallavi Tonpe" w:date="2025-11-04T13:29:00Z" w16du:dateUtc="2025-11-04T05:29:00Z">
              <w:tcPr>
                <w:tcW w:w="2514" w:type="dxa"/>
                <w:gridSpan w:val="2"/>
              </w:tcPr>
            </w:tcPrChange>
          </w:tcPr>
          <w:p w14:paraId="72CA27DA" w14:textId="5F6046A1" w:rsidR="00E72C22" w:rsidRDefault="00E72C22" w:rsidP="00E72C22">
            <w:pPr>
              <w:pStyle w:val="BodyText"/>
            </w:pPr>
            <w:r>
              <w:t>Billing Period</w:t>
            </w:r>
          </w:p>
        </w:tc>
        <w:tc>
          <w:tcPr>
            <w:tcW w:w="1621" w:type="dxa"/>
            <w:tcPrChange w:id="276" w:author="Pallavi Tonpe" w:date="2025-11-04T13:29:00Z" w16du:dateUtc="2025-11-04T05:29:00Z">
              <w:tcPr>
                <w:tcW w:w="1621" w:type="dxa"/>
                <w:gridSpan w:val="2"/>
              </w:tcPr>
            </w:tcPrChange>
          </w:tcPr>
          <w:p w14:paraId="5067BD4C" w14:textId="40FAE5D8" w:rsidR="00E72C22" w:rsidRDefault="00E72C22" w:rsidP="00E72C22">
            <w:pPr>
              <w:pStyle w:val="BodyText"/>
            </w:pPr>
            <w:r w:rsidRPr="00A15544">
              <w:t>2/17/2025 - 2/23/2025</w:t>
            </w:r>
          </w:p>
        </w:tc>
        <w:tc>
          <w:tcPr>
            <w:tcW w:w="2070" w:type="dxa"/>
            <w:tcPrChange w:id="277" w:author="Pallavi Tonpe" w:date="2025-11-04T13:29:00Z" w16du:dateUtc="2025-11-04T05:29:00Z">
              <w:tcPr>
                <w:tcW w:w="2070" w:type="dxa"/>
                <w:gridSpan w:val="2"/>
              </w:tcPr>
            </w:tcPrChange>
          </w:tcPr>
          <w:p w14:paraId="6E052006" w14:textId="41984CC5" w:rsidR="00E72C22" w:rsidRDefault="000D698A" w:rsidP="00E72C22">
            <w:pPr>
              <w:pStyle w:val="BodyText"/>
            </w:pPr>
            <w:r>
              <w:t>billingPeriod</w:t>
            </w:r>
          </w:p>
        </w:tc>
        <w:tc>
          <w:tcPr>
            <w:tcW w:w="3505" w:type="dxa"/>
            <w:tcPrChange w:id="278" w:author="Pallavi Tonpe" w:date="2025-11-04T13:29:00Z" w16du:dateUtc="2025-11-04T05:29:00Z">
              <w:tcPr>
                <w:tcW w:w="3505" w:type="dxa"/>
                <w:gridSpan w:val="2"/>
              </w:tcPr>
            </w:tcPrChange>
          </w:tcPr>
          <w:p w14:paraId="07585EE2" w14:textId="2754C40F" w:rsidR="00E72C22" w:rsidRDefault="005529B8" w:rsidP="00E72C22">
            <w:pPr>
              <w:pStyle w:val="BodyText"/>
            </w:pPr>
            <w:r>
              <w:t xml:space="preserve"> </w:t>
            </w:r>
            <w:r w:rsidRPr="005529B8">
              <w:t>SELECT MAX(START_DT) FROM CI_BSEG WHERE BILL_ID = :BILL_ID</w:t>
            </w:r>
          </w:p>
          <w:p w14:paraId="385477D4" w14:textId="77777777" w:rsidR="005529B8" w:rsidRDefault="005529B8" w:rsidP="00E72C22">
            <w:pPr>
              <w:pStyle w:val="BodyText"/>
            </w:pPr>
            <w:r>
              <w:t>+ ‘-‘</w:t>
            </w:r>
          </w:p>
          <w:p w14:paraId="36D5E40D" w14:textId="489D59A7" w:rsidR="005529B8" w:rsidRDefault="005529B8" w:rsidP="00E72C22">
            <w:pPr>
              <w:pStyle w:val="BodyText"/>
            </w:pPr>
            <w:r w:rsidRPr="005529B8">
              <w:t>SELECT MAX(</w:t>
            </w:r>
            <w:r>
              <w:t>END</w:t>
            </w:r>
            <w:r w:rsidRPr="005529B8">
              <w:t>_DT) FROM CI_BSEG WHERE BILL_ID = :BILL_ID</w:t>
            </w:r>
          </w:p>
        </w:tc>
      </w:tr>
      <w:tr w:rsidR="00E72C22" w14:paraId="32B3878E" w14:textId="77777777" w:rsidTr="00412A08">
        <w:trPr>
          <w:trPrChange w:id="279" w:author="Pallavi Tonpe" w:date="2025-11-04T13:29:00Z" w16du:dateUtc="2025-11-04T05:29:00Z">
            <w:trPr>
              <w:gridAfter w:val="0"/>
            </w:trPr>
          </w:trPrChange>
        </w:trPr>
        <w:tc>
          <w:tcPr>
            <w:tcW w:w="2514" w:type="dxa"/>
            <w:tcPrChange w:id="280" w:author="Pallavi Tonpe" w:date="2025-11-04T13:29:00Z" w16du:dateUtc="2025-11-04T05:29:00Z">
              <w:tcPr>
                <w:tcW w:w="2514" w:type="dxa"/>
                <w:gridSpan w:val="2"/>
              </w:tcPr>
            </w:tcPrChange>
          </w:tcPr>
          <w:p w14:paraId="54664618" w14:textId="7F192384" w:rsidR="00E72C22" w:rsidRDefault="00E72C22" w:rsidP="00E72C22">
            <w:pPr>
              <w:pStyle w:val="BodyText"/>
            </w:pPr>
            <w:r>
              <w:t>Customer</w:t>
            </w:r>
            <w:r w:rsidR="00F932F5">
              <w:t xml:space="preserve"> Id</w:t>
            </w:r>
          </w:p>
        </w:tc>
        <w:tc>
          <w:tcPr>
            <w:tcW w:w="1621" w:type="dxa"/>
            <w:tcPrChange w:id="281" w:author="Pallavi Tonpe" w:date="2025-11-04T13:29:00Z" w16du:dateUtc="2025-11-04T05:29:00Z">
              <w:tcPr>
                <w:tcW w:w="1621" w:type="dxa"/>
                <w:gridSpan w:val="2"/>
              </w:tcPr>
            </w:tcPrChange>
          </w:tcPr>
          <w:p w14:paraId="729BE68D" w14:textId="02D5EAA7" w:rsidR="00E72C22" w:rsidRPr="00A15544" w:rsidRDefault="00E72C22" w:rsidP="00E72C22">
            <w:pPr>
              <w:pStyle w:val="BodyText"/>
            </w:pPr>
            <w:r w:rsidRPr="005D0629">
              <w:t>10003</w:t>
            </w:r>
          </w:p>
        </w:tc>
        <w:tc>
          <w:tcPr>
            <w:tcW w:w="2070" w:type="dxa"/>
            <w:tcPrChange w:id="282" w:author="Pallavi Tonpe" w:date="2025-11-04T13:29:00Z" w16du:dateUtc="2025-11-04T05:29:00Z">
              <w:tcPr>
                <w:tcW w:w="2070" w:type="dxa"/>
                <w:gridSpan w:val="2"/>
              </w:tcPr>
            </w:tcPrChange>
          </w:tcPr>
          <w:p w14:paraId="171446CF" w14:textId="04EAEE1D" w:rsidR="00E72C22" w:rsidRDefault="00F932F5" w:rsidP="00E72C22">
            <w:pPr>
              <w:pStyle w:val="BodyText"/>
            </w:pPr>
            <w:r>
              <w:t>customerId</w:t>
            </w:r>
          </w:p>
        </w:tc>
        <w:tc>
          <w:tcPr>
            <w:tcW w:w="3505" w:type="dxa"/>
            <w:tcPrChange w:id="283" w:author="Pallavi Tonpe" w:date="2025-11-04T13:29:00Z" w16du:dateUtc="2025-11-04T05:29:00Z">
              <w:tcPr>
                <w:tcW w:w="3505" w:type="dxa"/>
                <w:gridSpan w:val="2"/>
              </w:tcPr>
            </w:tcPrChange>
          </w:tcPr>
          <w:p w14:paraId="61E89546" w14:textId="4B9F0978" w:rsidR="00E72C22" w:rsidRDefault="00E72C22" w:rsidP="00E72C22">
            <w:pPr>
              <w:pStyle w:val="BodyText"/>
            </w:pPr>
            <w:r>
              <w:t>CLIENT_ID</w:t>
            </w:r>
            <w:r w:rsidR="00F932F5">
              <w:t xml:space="preserve"> (Parent Customer’s Primary identifier)</w:t>
            </w:r>
          </w:p>
        </w:tc>
      </w:tr>
      <w:tr w:rsidR="00E72C22" w14:paraId="5B6DECEB" w14:textId="77777777" w:rsidTr="00412A08">
        <w:trPr>
          <w:trPrChange w:id="284" w:author="Pallavi Tonpe" w:date="2025-11-04T13:29:00Z" w16du:dateUtc="2025-11-04T05:29:00Z">
            <w:trPr>
              <w:gridAfter w:val="0"/>
            </w:trPr>
          </w:trPrChange>
        </w:trPr>
        <w:tc>
          <w:tcPr>
            <w:tcW w:w="2514" w:type="dxa"/>
            <w:tcPrChange w:id="285" w:author="Pallavi Tonpe" w:date="2025-11-04T13:29:00Z" w16du:dateUtc="2025-11-04T05:29:00Z">
              <w:tcPr>
                <w:tcW w:w="2514" w:type="dxa"/>
                <w:gridSpan w:val="2"/>
              </w:tcPr>
            </w:tcPrChange>
          </w:tcPr>
          <w:p w14:paraId="53393C0D" w14:textId="6F587F88" w:rsidR="00E72C22" w:rsidRDefault="00E72C22" w:rsidP="00E72C22">
            <w:pPr>
              <w:pStyle w:val="BodyText"/>
            </w:pPr>
            <w:r>
              <w:t>Invoice Number</w:t>
            </w:r>
          </w:p>
        </w:tc>
        <w:tc>
          <w:tcPr>
            <w:tcW w:w="1621" w:type="dxa"/>
            <w:tcPrChange w:id="286" w:author="Pallavi Tonpe" w:date="2025-11-04T13:29:00Z" w16du:dateUtc="2025-11-04T05:29:00Z">
              <w:tcPr>
                <w:tcW w:w="1621" w:type="dxa"/>
                <w:gridSpan w:val="2"/>
              </w:tcPr>
            </w:tcPrChange>
          </w:tcPr>
          <w:p w14:paraId="55C197E3" w14:textId="068B2206" w:rsidR="00E72C22" w:rsidRPr="00A76D64" w:rsidRDefault="00E72C22" w:rsidP="00E72C22">
            <w:pPr>
              <w:pStyle w:val="BodyText"/>
            </w:pPr>
            <w:r w:rsidRPr="00A76D64">
              <w:t>1587139</w:t>
            </w:r>
          </w:p>
        </w:tc>
        <w:tc>
          <w:tcPr>
            <w:tcW w:w="2070" w:type="dxa"/>
            <w:tcPrChange w:id="287" w:author="Pallavi Tonpe" w:date="2025-11-04T13:29:00Z" w16du:dateUtc="2025-11-04T05:29:00Z">
              <w:tcPr>
                <w:tcW w:w="2070" w:type="dxa"/>
                <w:gridSpan w:val="2"/>
              </w:tcPr>
            </w:tcPrChange>
          </w:tcPr>
          <w:p w14:paraId="42146F02" w14:textId="7EDDA36D" w:rsidR="00E72C22" w:rsidRDefault="00BC3A10" w:rsidP="00E72C22">
            <w:pPr>
              <w:pStyle w:val="BodyText"/>
            </w:pPr>
            <w:r>
              <w:t>Invoice</w:t>
            </w:r>
            <w:r w:rsidR="002B310C">
              <w:t>N</w:t>
            </w:r>
            <w:r>
              <w:t>umber</w:t>
            </w:r>
          </w:p>
        </w:tc>
        <w:tc>
          <w:tcPr>
            <w:tcW w:w="3505" w:type="dxa"/>
            <w:tcPrChange w:id="288" w:author="Pallavi Tonpe" w:date="2025-11-04T13:29:00Z" w16du:dateUtc="2025-11-04T05:29:00Z">
              <w:tcPr>
                <w:tcW w:w="3505" w:type="dxa"/>
                <w:gridSpan w:val="2"/>
              </w:tcPr>
            </w:tcPrChange>
          </w:tcPr>
          <w:p w14:paraId="7EECBF25" w14:textId="2A23FFAE" w:rsidR="00E72C22" w:rsidRDefault="00E72C22" w:rsidP="00E72C22">
            <w:pPr>
              <w:pStyle w:val="BodyText"/>
            </w:pPr>
            <w:r>
              <w:t>BILL_ID</w:t>
            </w:r>
          </w:p>
        </w:tc>
      </w:tr>
      <w:tr w:rsidR="0091664F" w14:paraId="7D561722" w14:textId="77777777" w:rsidTr="00412A08">
        <w:trPr>
          <w:trPrChange w:id="289" w:author="Pallavi Tonpe" w:date="2025-11-04T13:29:00Z" w16du:dateUtc="2025-11-04T05:29:00Z">
            <w:trPr>
              <w:gridAfter w:val="0"/>
            </w:trPr>
          </w:trPrChange>
        </w:trPr>
        <w:tc>
          <w:tcPr>
            <w:tcW w:w="2514" w:type="dxa"/>
            <w:tcPrChange w:id="290" w:author="Pallavi Tonpe" w:date="2025-11-04T13:29:00Z" w16du:dateUtc="2025-11-04T05:29:00Z">
              <w:tcPr>
                <w:tcW w:w="2514" w:type="dxa"/>
                <w:gridSpan w:val="2"/>
              </w:tcPr>
            </w:tcPrChange>
          </w:tcPr>
          <w:p w14:paraId="2BEC7302" w14:textId="746171A0" w:rsidR="0091664F" w:rsidRDefault="0091664F" w:rsidP="0091664F">
            <w:pPr>
              <w:pStyle w:val="BodyText"/>
            </w:pPr>
            <w:r>
              <w:t>Payment Terms</w:t>
            </w:r>
          </w:p>
        </w:tc>
        <w:tc>
          <w:tcPr>
            <w:tcW w:w="1621" w:type="dxa"/>
            <w:tcPrChange w:id="291" w:author="Pallavi Tonpe" w:date="2025-11-04T13:29:00Z" w16du:dateUtc="2025-11-04T05:29:00Z">
              <w:tcPr>
                <w:tcW w:w="1621" w:type="dxa"/>
                <w:gridSpan w:val="2"/>
              </w:tcPr>
            </w:tcPrChange>
          </w:tcPr>
          <w:p w14:paraId="2904CFE5" w14:textId="5950EDB3" w:rsidR="0091664F" w:rsidRPr="00B302B1" w:rsidRDefault="0091664F" w:rsidP="0091664F">
            <w:pPr>
              <w:pStyle w:val="BodyText"/>
            </w:pPr>
            <w:r>
              <w:t>Net 3 days</w:t>
            </w:r>
          </w:p>
        </w:tc>
        <w:tc>
          <w:tcPr>
            <w:tcW w:w="2070" w:type="dxa"/>
            <w:tcPrChange w:id="292" w:author="Pallavi Tonpe" w:date="2025-11-04T13:29:00Z" w16du:dateUtc="2025-11-04T05:29:00Z">
              <w:tcPr>
                <w:tcW w:w="2070" w:type="dxa"/>
                <w:gridSpan w:val="2"/>
              </w:tcPr>
            </w:tcPrChange>
          </w:tcPr>
          <w:p w14:paraId="38A85890" w14:textId="1ABB5BEC" w:rsidR="0091664F" w:rsidRDefault="002B310C" w:rsidP="0091664F">
            <w:pPr>
              <w:pStyle w:val="BodyText"/>
            </w:pPr>
            <w:r>
              <w:t>paymentTerms</w:t>
            </w:r>
          </w:p>
        </w:tc>
        <w:tc>
          <w:tcPr>
            <w:tcW w:w="3505" w:type="dxa"/>
            <w:tcPrChange w:id="293" w:author="Pallavi Tonpe" w:date="2025-11-04T13:29:00Z" w16du:dateUtc="2025-11-04T05:29:00Z">
              <w:tcPr>
                <w:tcW w:w="3505" w:type="dxa"/>
                <w:gridSpan w:val="2"/>
              </w:tcPr>
            </w:tcPrChange>
          </w:tcPr>
          <w:p w14:paraId="2D5A5405" w14:textId="40D17728" w:rsidR="0091664F" w:rsidRDefault="0097791E" w:rsidP="0091664F">
            <w:pPr>
              <w:pStyle w:val="BodyText"/>
            </w:pPr>
            <w:r w:rsidRPr="0097791E">
              <w:t>CM-NETRM</w:t>
            </w:r>
            <w:r w:rsidR="00064374">
              <w:t xml:space="preserve"> characteristic on Bill’s Account</w:t>
            </w:r>
          </w:p>
        </w:tc>
      </w:tr>
      <w:tr w:rsidR="0091664F" w14:paraId="7F006489" w14:textId="77777777" w:rsidTr="00412A08">
        <w:trPr>
          <w:trPrChange w:id="294" w:author="Pallavi Tonpe" w:date="2025-11-04T13:29:00Z" w16du:dateUtc="2025-11-04T05:29:00Z">
            <w:trPr>
              <w:gridAfter w:val="0"/>
            </w:trPr>
          </w:trPrChange>
        </w:trPr>
        <w:tc>
          <w:tcPr>
            <w:tcW w:w="2514" w:type="dxa"/>
            <w:tcPrChange w:id="295" w:author="Pallavi Tonpe" w:date="2025-11-04T13:29:00Z" w16du:dateUtc="2025-11-04T05:29:00Z">
              <w:tcPr>
                <w:tcW w:w="2514" w:type="dxa"/>
                <w:gridSpan w:val="2"/>
              </w:tcPr>
            </w:tcPrChange>
          </w:tcPr>
          <w:p w14:paraId="34E927AB" w14:textId="77777777" w:rsidR="0091664F" w:rsidRDefault="0091664F" w:rsidP="0091664F">
            <w:pPr>
              <w:pStyle w:val="BodyText"/>
            </w:pPr>
            <w:r>
              <w:t>Payment Due Date</w:t>
            </w:r>
          </w:p>
        </w:tc>
        <w:tc>
          <w:tcPr>
            <w:tcW w:w="1621" w:type="dxa"/>
            <w:tcPrChange w:id="296" w:author="Pallavi Tonpe" w:date="2025-11-04T13:29:00Z" w16du:dateUtc="2025-11-04T05:29:00Z">
              <w:tcPr>
                <w:tcW w:w="1621" w:type="dxa"/>
                <w:gridSpan w:val="2"/>
              </w:tcPr>
            </w:tcPrChange>
          </w:tcPr>
          <w:p w14:paraId="6FA38D5B" w14:textId="77777777" w:rsidR="0091664F" w:rsidRDefault="0091664F" w:rsidP="0091664F">
            <w:pPr>
              <w:pStyle w:val="BodyText"/>
            </w:pPr>
            <w:r w:rsidRPr="00B302B1">
              <w:t>05/08/2025</w:t>
            </w:r>
          </w:p>
        </w:tc>
        <w:tc>
          <w:tcPr>
            <w:tcW w:w="2070" w:type="dxa"/>
            <w:tcPrChange w:id="297" w:author="Pallavi Tonpe" w:date="2025-11-04T13:29:00Z" w16du:dateUtc="2025-11-04T05:29:00Z">
              <w:tcPr>
                <w:tcW w:w="2070" w:type="dxa"/>
                <w:gridSpan w:val="2"/>
              </w:tcPr>
            </w:tcPrChange>
          </w:tcPr>
          <w:p w14:paraId="2E202296" w14:textId="04894F98" w:rsidR="0091664F" w:rsidRDefault="002B310C" w:rsidP="0091664F">
            <w:pPr>
              <w:pStyle w:val="BodyText"/>
            </w:pPr>
            <w:r>
              <w:t>dueDate</w:t>
            </w:r>
          </w:p>
        </w:tc>
        <w:tc>
          <w:tcPr>
            <w:tcW w:w="3505" w:type="dxa"/>
            <w:tcPrChange w:id="298" w:author="Pallavi Tonpe" w:date="2025-11-04T13:29:00Z" w16du:dateUtc="2025-11-04T05:29:00Z">
              <w:tcPr>
                <w:tcW w:w="3505" w:type="dxa"/>
                <w:gridSpan w:val="2"/>
              </w:tcPr>
            </w:tcPrChange>
          </w:tcPr>
          <w:p w14:paraId="7072CBC6" w14:textId="595F0A6F" w:rsidR="0091664F" w:rsidRDefault="0091664F" w:rsidP="0091664F">
            <w:pPr>
              <w:pStyle w:val="BodyText"/>
            </w:pPr>
            <w:r>
              <w:t>DUE_DT</w:t>
            </w:r>
          </w:p>
        </w:tc>
      </w:tr>
      <w:tr w:rsidR="009821AB" w14:paraId="202AB32A" w14:textId="77777777" w:rsidTr="00412A08">
        <w:trPr>
          <w:trPrChange w:id="299" w:author="Pallavi Tonpe" w:date="2025-11-04T13:29:00Z" w16du:dateUtc="2025-11-04T05:29:00Z">
            <w:trPr>
              <w:gridAfter w:val="0"/>
            </w:trPr>
          </w:trPrChange>
        </w:trPr>
        <w:tc>
          <w:tcPr>
            <w:tcW w:w="2514" w:type="dxa"/>
            <w:tcPrChange w:id="300" w:author="Pallavi Tonpe" w:date="2025-11-04T13:29:00Z" w16du:dateUtc="2025-11-04T05:29:00Z">
              <w:tcPr>
                <w:tcW w:w="2514" w:type="dxa"/>
                <w:gridSpan w:val="2"/>
              </w:tcPr>
            </w:tcPrChange>
          </w:tcPr>
          <w:p w14:paraId="17244629" w14:textId="35493F98" w:rsidR="009821AB" w:rsidRDefault="00715E56" w:rsidP="0091664F">
            <w:pPr>
              <w:pStyle w:val="BodyText"/>
            </w:pPr>
            <w:r>
              <w:t>PO Number</w:t>
            </w:r>
          </w:p>
        </w:tc>
        <w:tc>
          <w:tcPr>
            <w:tcW w:w="1621" w:type="dxa"/>
            <w:tcPrChange w:id="301" w:author="Pallavi Tonpe" w:date="2025-11-04T13:29:00Z" w16du:dateUtc="2025-11-04T05:29:00Z">
              <w:tcPr>
                <w:tcW w:w="1621" w:type="dxa"/>
                <w:gridSpan w:val="2"/>
              </w:tcPr>
            </w:tcPrChange>
          </w:tcPr>
          <w:p w14:paraId="65A4520F" w14:textId="0A2D44CC" w:rsidR="009821AB" w:rsidRPr="00B302B1" w:rsidRDefault="00715E56" w:rsidP="0091664F">
            <w:pPr>
              <w:pStyle w:val="BodyText"/>
            </w:pPr>
            <w:r w:rsidRPr="00715E56">
              <w:t>4700013587LN10</w:t>
            </w:r>
          </w:p>
        </w:tc>
        <w:tc>
          <w:tcPr>
            <w:tcW w:w="2070" w:type="dxa"/>
            <w:tcPrChange w:id="302" w:author="Pallavi Tonpe" w:date="2025-11-04T13:29:00Z" w16du:dateUtc="2025-11-04T05:29:00Z">
              <w:tcPr>
                <w:tcW w:w="2070" w:type="dxa"/>
                <w:gridSpan w:val="2"/>
              </w:tcPr>
            </w:tcPrChange>
          </w:tcPr>
          <w:p w14:paraId="6BECE802" w14:textId="59B715F8" w:rsidR="009821AB" w:rsidRDefault="00715E56" w:rsidP="0091664F">
            <w:pPr>
              <w:pStyle w:val="BodyText"/>
            </w:pPr>
            <w:r>
              <w:t>PONumber</w:t>
            </w:r>
          </w:p>
        </w:tc>
        <w:tc>
          <w:tcPr>
            <w:tcW w:w="3505" w:type="dxa"/>
            <w:tcPrChange w:id="303" w:author="Pallavi Tonpe" w:date="2025-11-04T13:29:00Z" w16du:dateUtc="2025-11-04T05:29:00Z">
              <w:tcPr>
                <w:tcW w:w="3505" w:type="dxa"/>
                <w:gridSpan w:val="2"/>
              </w:tcPr>
            </w:tcPrChange>
          </w:tcPr>
          <w:p w14:paraId="7A8D7767" w14:textId="168BDACE" w:rsidR="009821AB" w:rsidRDefault="00715E56" w:rsidP="0091664F">
            <w:pPr>
              <w:pStyle w:val="BodyText"/>
            </w:pPr>
            <w:r>
              <w:t xml:space="preserve">Adhoc Characteristic value from Parent for characteristic type </w:t>
            </w:r>
            <w:r w:rsidRPr="006A7469">
              <w:t>CMPONUMB</w:t>
            </w:r>
          </w:p>
        </w:tc>
      </w:tr>
      <w:tr w:rsidR="00E07A34" w14:paraId="08D63BB0" w14:textId="77777777" w:rsidTr="00412A08">
        <w:trPr>
          <w:trPrChange w:id="304" w:author="Pallavi Tonpe" w:date="2025-11-04T13:29:00Z" w16du:dateUtc="2025-11-04T05:29:00Z">
            <w:trPr>
              <w:gridAfter w:val="0"/>
            </w:trPr>
          </w:trPrChange>
        </w:trPr>
        <w:tc>
          <w:tcPr>
            <w:tcW w:w="9710" w:type="dxa"/>
            <w:gridSpan w:val="4"/>
            <w:tcPrChange w:id="305" w:author="Pallavi Tonpe" w:date="2025-11-04T13:29:00Z" w16du:dateUtc="2025-11-04T05:29:00Z">
              <w:tcPr>
                <w:tcW w:w="9710" w:type="dxa"/>
                <w:gridSpan w:val="8"/>
              </w:tcPr>
            </w:tcPrChange>
          </w:tcPr>
          <w:p w14:paraId="4916C026" w14:textId="7EDD172C" w:rsidR="00E07A34" w:rsidRDefault="00E07A34" w:rsidP="0091664F">
            <w:pPr>
              <w:pStyle w:val="BodyText"/>
            </w:pPr>
            <w:r>
              <w:t>claimDetails</w:t>
            </w:r>
          </w:p>
        </w:tc>
      </w:tr>
      <w:tr w:rsidR="00527E21" w14:paraId="681D4840" w14:textId="77777777" w:rsidTr="00412A08">
        <w:trPr>
          <w:trHeight w:val="629"/>
          <w:trPrChange w:id="306" w:author="Pallavi Tonpe" w:date="2025-11-04T13:29:00Z" w16du:dateUtc="2025-11-04T05:29:00Z">
            <w:trPr>
              <w:gridAfter w:val="0"/>
              <w:trHeight w:val="629"/>
            </w:trPr>
          </w:trPrChange>
        </w:trPr>
        <w:tc>
          <w:tcPr>
            <w:tcW w:w="9710" w:type="dxa"/>
            <w:gridSpan w:val="4"/>
            <w:tcPrChange w:id="307" w:author="Pallavi Tonpe" w:date="2025-11-04T13:29:00Z" w16du:dateUtc="2025-11-04T05:29:00Z">
              <w:tcPr>
                <w:tcW w:w="9710" w:type="dxa"/>
                <w:gridSpan w:val="8"/>
              </w:tcPr>
            </w:tcPrChange>
          </w:tcPr>
          <w:p w14:paraId="605997B1" w14:textId="75A0BAAB" w:rsidR="00527E21" w:rsidRPr="00242F93" w:rsidRDefault="00527E21" w:rsidP="0091664F">
            <w:pPr>
              <w:pStyle w:val="BodyText"/>
            </w:pPr>
            <w:r w:rsidRPr="00242F93">
              <w:t>total</w:t>
            </w:r>
            <w:r w:rsidR="00127CC6" w:rsidRPr="00242F93">
              <w:t>ClaimsQuantit</w:t>
            </w:r>
            <w:r w:rsidR="00AA4F82" w:rsidRPr="00242F93">
              <w:t>y</w:t>
            </w:r>
          </w:p>
        </w:tc>
      </w:tr>
      <w:tr w:rsidR="0002694E" w14:paraId="694CA667" w14:textId="77777777" w:rsidTr="00412A08">
        <w:trPr>
          <w:trPrChange w:id="308" w:author="Pallavi Tonpe" w:date="2025-11-04T13:29:00Z" w16du:dateUtc="2025-11-04T05:29:00Z">
            <w:trPr>
              <w:gridAfter w:val="0"/>
            </w:trPr>
          </w:trPrChange>
        </w:trPr>
        <w:tc>
          <w:tcPr>
            <w:tcW w:w="2514" w:type="dxa"/>
            <w:tcPrChange w:id="309" w:author="Pallavi Tonpe" w:date="2025-11-04T13:29:00Z" w16du:dateUtc="2025-11-04T05:29:00Z">
              <w:tcPr>
                <w:tcW w:w="2514" w:type="dxa"/>
                <w:gridSpan w:val="2"/>
              </w:tcPr>
            </w:tcPrChange>
          </w:tcPr>
          <w:p w14:paraId="4E7A26BB" w14:textId="42A6373B" w:rsidR="0002694E" w:rsidRDefault="0002694E" w:rsidP="00594C5F">
            <w:pPr>
              <w:pStyle w:val="BodyText"/>
              <w:spacing w:before="0" w:after="0"/>
            </w:pPr>
            <w:r>
              <w:t>Quantity</w:t>
            </w:r>
            <w:r w:rsidR="00C6578D">
              <w:t xml:space="preserve"> by Channel</w:t>
            </w:r>
          </w:p>
        </w:tc>
        <w:tc>
          <w:tcPr>
            <w:tcW w:w="1621" w:type="dxa"/>
            <w:tcPrChange w:id="310" w:author="Pallavi Tonpe" w:date="2025-11-04T13:29:00Z" w16du:dateUtc="2025-11-04T05:29:00Z">
              <w:tcPr>
                <w:tcW w:w="1621" w:type="dxa"/>
                <w:gridSpan w:val="2"/>
              </w:tcPr>
            </w:tcPrChange>
          </w:tcPr>
          <w:p w14:paraId="3F2CC1B4" w14:textId="2A56015E" w:rsidR="0002694E" w:rsidRDefault="004C2BB0" w:rsidP="00594C5F">
            <w:pPr>
              <w:pStyle w:val="BodyText"/>
              <w:spacing w:before="0" w:after="0"/>
            </w:pPr>
            <w:r>
              <w:t>200</w:t>
            </w:r>
          </w:p>
        </w:tc>
        <w:tc>
          <w:tcPr>
            <w:tcW w:w="2070" w:type="dxa"/>
            <w:tcPrChange w:id="311" w:author="Pallavi Tonpe" w:date="2025-11-04T13:29:00Z" w16du:dateUtc="2025-11-04T05:29:00Z">
              <w:tcPr>
                <w:tcW w:w="2070" w:type="dxa"/>
                <w:gridSpan w:val="2"/>
              </w:tcPr>
            </w:tcPrChange>
          </w:tcPr>
          <w:p w14:paraId="330FF434" w14:textId="77777777" w:rsidR="0002694E" w:rsidRDefault="0002694E" w:rsidP="00594C5F">
            <w:pPr>
              <w:pStyle w:val="BodyText"/>
              <w:spacing w:before="0" w:after="0"/>
            </w:pPr>
          </w:p>
        </w:tc>
        <w:tc>
          <w:tcPr>
            <w:tcW w:w="3505" w:type="dxa"/>
            <w:tcPrChange w:id="312" w:author="Pallavi Tonpe" w:date="2025-11-04T13:29:00Z" w16du:dateUtc="2025-11-04T05:29:00Z">
              <w:tcPr>
                <w:tcW w:w="3505" w:type="dxa"/>
                <w:gridSpan w:val="2"/>
              </w:tcPr>
            </w:tcPrChange>
          </w:tcPr>
          <w:p w14:paraId="5EBF69EC" w14:textId="77777777" w:rsidR="008C2364" w:rsidRDefault="008C2364" w:rsidP="00A448F6">
            <w:pPr>
              <w:pStyle w:val="BodyText"/>
              <w:spacing w:before="0" w:after="0"/>
            </w:pPr>
            <w:r>
              <w:t>SELECT BCHAR.ADHOC_CHAR_VAL CHANNEL,SUM(DETAIL.TXN_VOL) QUANTITY</w:t>
            </w:r>
          </w:p>
          <w:p w14:paraId="704F6D0E" w14:textId="77777777" w:rsidR="008C2364" w:rsidRDefault="008C2364" w:rsidP="00A448F6">
            <w:pPr>
              <w:pStyle w:val="BodyText"/>
              <w:spacing w:before="0" w:after="0"/>
            </w:pPr>
            <w:r>
              <w:t>FROM CI_TXN_DETAIL DETAIL,CI_TXN_DTL_PRITM PRITM,CI_BSEG BSEG, CI_BSEG_CALC CALC,CI_BILL_CHG_CHAR BCHAR,CI_BILL_CHG CHG,</w:t>
            </w:r>
          </w:p>
          <w:p w14:paraId="3217A8A0" w14:textId="77777777" w:rsidR="008C2364" w:rsidRDefault="008C2364" w:rsidP="00A448F6">
            <w:pPr>
              <w:pStyle w:val="BodyText"/>
              <w:spacing w:before="0" w:after="0"/>
            </w:pPr>
            <w:r>
              <w:t>CI_PRICEITEM_CHAR PC</w:t>
            </w:r>
          </w:p>
          <w:p w14:paraId="50ACC363" w14:textId="77777777" w:rsidR="008C2364" w:rsidRDefault="008C2364" w:rsidP="00A448F6">
            <w:pPr>
              <w:pStyle w:val="BodyText"/>
              <w:spacing w:before="0" w:after="0"/>
            </w:pPr>
            <w:r>
              <w:t>WHERE DETAIL.TXN_DETAIL_ID = PRITM.TXN_DETAIL_ID</w:t>
            </w:r>
          </w:p>
          <w:p w14:paraId="0ED08ED3" w14:textId="77777777" w:rsidR="008C2364" w:rsidRDefault="008C2364" w:rsidP="00A448F6">
            <w:pPr>
              <w:pStyle w:val="BodyText"/>
              <w:spacing w:before="0" w:after="0"/>
            </w:pPr>
            <w:r>
              <w:t>AND BSEG.BILL_ID = :BILL_ID</w:t>
            </w:r>
          </w:p>
          <w:p w14:paraId="7203F0AB" w14:textId="77777777" w:rsidR="008C2364" w:rsidRDefault="008C2364" w:rsidP="00A448F6">
            <w:pPr>
              <w:pStyle w:val="BodyText"/>
              <w:spacing w:before="0" w:after="0"/>
            </w:pPr>
            <w:r>
              <w:t>AND BSEG.BSEG_ID =CALC.BSEG_ID</w:t>
            </w:r>
          </w:p>
          <w:p w14:paraId="1C34BCEB" w14:textId="77777777" w:rsidR="008C2364" w:rsidRDefault="008C2364" w:rsidP="00A448F6">
            <w:pPr>
              <w:pStyle w:val="BodyText"/>
              <w:spacing w:before="0" w:after="0"/>
            </w:pPr>
            <w:r>
              <w:t>AND PRITM.BILLABLE_CHG_ID = CALC.BILLABLE_CHG_ID</w:t>
            </w:r>
          </w:p>
          <w:p w14:paraId="2E405352" w14:textId="77777777" w:rsidR="008C2364" w:rsidRDefault="008C2364" w:rsidP="00A448F6">
            <w:pPr>
              <w:pStyle w:val="BodyText"/>
              <w:spacing w:before="0" w:after="0"/>
            </w:pPr>
            <w:r>
              <w:t>AND DETAIL.BO_STATUS_CD = 'COMP'</w:t>
            </w:r>
          </w:p>
          <w:p w14:paraId="74C9435B" w14:textId="77777777" w:rsidR="008C2364" w:rsidRDefault="008C2364" w:rsidP="00A448F6">
            <w:pPr>
              <w:pStyle w:val="BodyText"/>
              <w:spacing w:before="0" w:after="0"/>
            </w:pPr>
            <w:r>
              <w:t>AND CALC.BILLABLE_CHG_ID = BCHAR.BILLABLE_CHG_ID</w:t>
            </w:r>
          </w:p>
          <w:p w14:paraId="682A00B4" w14:textId="77777777" w:rsidR="008C2364" w:rsidRDefault="008C2364" w:rsidP="00A448F6">
            <w:pPr>
              <w:pStyle w:val="BodyText"/>
              <w:spacing w:before="0" w:after="0"/>
            </w:pPr>
            <w:r>
              <w:t>AND BCHAR.CHAR_TYPE_CD = 'CM-CLMC'</w:t>
            </w:r>
          </w:p>
          <w:p w14:paraId="2E69E2F7" w14:textId="77777777" w:rsidR="008C2364" w:rsidRDefault="008C2364" w:rsidP="00A448F6">
            <w:pPr>
              <w:pStyle w:val="BodyText"/>
              <w:spacing w:before="0" w:after="0"/>
            </w:pPr>
            <w:r>
              <w:t>AND BCHAR.BILLABLE_CHG_ID = CHG.BILLABLE_CHG_ID</w:t>
            </w:r>
          </w:p>
          <w:p w14:paraId="2F34F4F3" w14:textId="77777777" w:rsidR="008C2364" w:rsidRDefault="008C2364" w:rsidP="00A448F6">
            <w:pPr>
              <w:pStyle w:val="BodyText"/>
              <w:spacing w:before="0" w:after="0"/>
            </w:pPr>
            <w:r>
              <w:t>AND CHG.PRICEITEM_CD = PC.PRICEITEM_CD</w:t>
            </w:r>
          </w:p>
          <w:p w14:paraId="1DA5D23D" w14:textId="77777777" w:rsidR="008C2364" w:rsidRDefault="008C2364" w:rsidP="00A448F6">
            <w:pPr>
              <w:pStyle w:val="BodyText"/>
              <w:spacing w:before="0" w:after="0"/>
            </w:pPr>
            <w:r>
              <w:t>AND PC.CHAR_TYPE_CD = 'CMPRDCAT'</w:t>
            </w:r>
          </w:p>
          <w:p w14:paraId="7D7F3E54" w14:textId="77777777" w:rsidR="008C2364" w:rsidRDefault="008C2364" w:rsidP="00A448F6">
            <w:pPr>
              <w:pStyle w:val="BodyText"/>
              <w:spacing w:before="0" w:after="0"/>
            </w:pPr>
            <w:r>
              <w:t>AND PC.CHAR_VAL ='COST'</w:t>
            </w:r>
          </w:p>
          <w:p w14:paraId="24292A53" w14:textId="77777777" w:rsidR="005C45A6" w:rsidRPr="000A5314" w:rsidRDefault="005C45A6" w:rsidP="005C45A6">
            <w:pPr>
              <w:pStyle w:val="BodyText"/>
              <w:spacing w:before="0" w:after="0"/>
              <w:rPr>
                <w:rFonts w:ascii="Calibri" w:hAnsi="Calibri" w:cs="Calibri"/>
              </w:rPr>
            </w:pPr>
            <w:r w:rsidRPr="00E22D05">
              <w:rPr>
                <w:rFonts w:ascii="Calibri" w:hAnsi="Calibri" w:cs="Calibri"/>
              </w:rPr>
              <w:t>AND DETAIL.UDF_CHAR_18 &lt;&gt; 'R'</w:t>
            </w:r>
          </w:p>
          <w:p w14:paraId="06183241" w14:textId="15872A5C" w:rsidR="0002694E" w:rsidRDefault="008C2364" w:rsidP="008C2364">
            <w:pPr>
              <w:pStyle w:val="BodyText"/>
              <w:spacing w:before="0" w:after="0"/>
            </w:pPr>
            <w:r>
              <w:t>GROUP BY BCHAR.ADHOC_CHAR_VAL</w:t>
            </w:r>
          </w:p>
        </w:tc>
      </w:tr>
      <w:tr w:rsidR="00594C5F" w14:paraId="4D4CC511" w14:textId="77777777" w:rsidTr="00412A08">
        <w:trPr>
          <w:trPrChange w:id="313" w:author="Pallavi Tonpe" w:date="2025-11-04T13:29:00Z" w16du:dateUtc="2025-11-04T05:29:00Z">
            <w:trPr>
              <w:gridAfter w:val="0"/>
            </w:trPr>
          </w:trPrChange>
        </w:trPr>
        <w:tc>
          <w:tcPr>
            <w:tcW w:w="2514" w:type="dxa"/>
            <w:tcPrChange w:id="314" w:author="Pallavi Tonpe" w:date="2025-11-04T13:29:00Z" w16du:dateUtc="2025-11-04T05:29:00Z">
              <w:tcPr>
                <w:tcW w:w="2514" w:type="dxa"/>
                <w:gridSpan w:val="2"/>
              </w:tcPr>
            </w:tcPrChange>
          </w:tcPr>
          <w:p w14:paraId="5ABA9AD0" w14:textId="6B4A6EFC" w:rsidR="0091664F" w:rsidRPr="00F10BC2" w:rsidRDefault="00FA4719" w:rsidP="00594C5F">
            <w:pPr>
              <w:pStyle w:val="BodyText"/>
              <w:spacing w:before="0" w:after="0"/>
            </w:pPr>
            <w:ins w:id="315" w:author="Pallavi Tonpe" w:date="2025-10-22T15:23:00Z" w16du:dateUtc="2025-10-22T19:23:00Z">
              <w:r>
                <w:t>4</w:t>
              </w:r>
            </w:ins>
            <w:r w:rsidR="0091664F" w:rsidRPr="00F10BC2">
              <w:t>Ingredient Cost</w:t>
            </w:r>
            <w:r w:rsidR="00DA05DC" w:rsidRPr="00F10BC2">
              <w:t xml:space="preserve"> by Channel</w:t>
            </w:r>
          </w:p>
        </w:tc>
        <w:tc>
          <w:tcPr>
            <w:tcW w:w="1621" w:type="dxa"/>
            <w:tcPrChange w:id="316" w:author="Pallavi Tonpe" w:date="2025-11-04T13:29:00Z" w16du:dateUtc="2025-11-04T05:29:00Z">
              <w:tcPr>
                <w:tcW w:w="1621" w:type="dxa"/>
                <w:gridSpan w:val="2"/>
              </w:tcPr>
            </w:tcPrChange>
          </w:tcPr>
          <w:p w14:paraId="43D209AF" w14:textId="3D0F5E9E" w:rsidR="0091664F" w:rsidRPr="00F10BC2" w:rsidRDefault="00BA1B26" w:rsidP="00594C5F">
            <w:pPr>
              <w:pStyle w:val="BodyText"/>
              <w:spacing w:before="0" w:after="0"/>
            </w:pPr>
            <w:r w:rsidRPr="00F10BC2">
              <w:t>$</w:t>
            </w:r>
            <w:r w:rsidR="00E94E08" w:rsidRPr="00F10BC2">
              <w:t>100.00</w:t>
            </w:r>
          </w:p>
        </w:tc>
        <w:tc>
          <w:tcPr>
            <w:tcW w:w="2070" w:type="dxa"/>
            <w:tcPrChange w:id="317" w:author="Pallavi Tonpe" w:date="2025-11-04T13:29:00Z" w16du:dateUtc="2025-11-04T05:29:00Z">
              <w:tcPr>
                <w:tcW w:w="2070" w:type="dxa"/>
                <w:gridSpan w:val="2"/>
              </w:tcPr>
            </w:tcPrChange>
          </w:tcPr>
          <w:p w14:paraId="7D490AFB" w14:textId="5E3815DE" w:rsidR="0091664F" w:rsidRPr="00F10BC2" w:rsidRDefault="00BD50EE" w:rsidP="00594C5F">
            <w:pPr>
              <w:pStyle w:val="BodyText"/>
              <w:spacing w:before="0" w:after="0"/>
            </w:pPr>
            <w:r w:rsidRPr="00F10BC2">
              <w:t>description</w:t>
            </w:r>
          </w:p>
          <w:p w14:paraId="5618396A" w14:textId="6A2E5E94" w:rsidR="00BD50EE" w:rsidRPr="00F10BC2" w:rsidRDefault="00BD50EE" w:rsidP="00594C5F">
            <w:pPr>
              <w:pStyle w:val="BodyText"/>
              <w:spacing w:before="0" w:after="0"/>
            </w:pPr>
            <w:r w:rsidRPr="00F10BC2">
              <w:t>retail</w:t>
            </w:r>
          </w:p>
          <w:p w14:paraId="61162149" w14:textId="23CE27DC" w:rsidR="00BD50EE" w:rsidRPr="00F10BC2" w:rsidRDefault="00BD50EE" w:rsidP="00594C5F">
            <w:pPr>
              <w:pStyle w:val="BodyText"/>
              <w:spacing w:before="0" w:after="0"/>
            </w:pPr>
            <w:r w:rsidRPr="00F10BC2">
              <w:t>mail</w:t>
            </w:r>
            <w:r w:rsidR="00796292" w:rsidRPr="00F10BC2">
              <w:t>Order</w:t>
            </w:r>
          </w:p>
          <w:p w14:paraId="50A741C5" w14:textId="0E9EAC8A" w:rsidR="00796292" w:rsidRPr="00F10BC2" w:rsidRDefault="00796292" w:rsidP="00594C5F">
            <w:pPr>
              <w:pStyle w:val="BodyText"/>
              <w:spacing w:before="0" w:after="0"/>
            </w:pPr>
            <w:r w:rsidRPr="00F10BC2">
              <w:t>memberSubmitted</w:t>
            </w:r>
          </w:p>
          <w:p w14:paraId="278313EC" w14:textId="77777777" w:rsidR="00796292" w:rsidRPr="00F10BC2" w:rsidRDefault="00796292" w:rsidP="00594C5F">
            <w:pPr>
              <w:pStyle w:val="BodyText"/>
              <w:spacing w:before="0" w:after="0"/>
            </w:pPr>
          </w:p>
          <w:p w14:paraId="04FEE28F" w14:textId="77777777" w:rsidR="00BD50EE" w:rsidRPr="00F10BC2" w:rsidRDefault="00BD50EE" w:rsidP="00594C5F">
            <w:pPr>
              <w:pStyle w:val="BodyText"/>
              <w:spacing w:before="0" w:after="0"/>
            </w:pPr>
          </w:p>
          <w:p w14:paraId="43710A31" w14:textId="1327050F" w:rsidR="00BD50EE" w:rsidRPr="00F10BC2" w:rsidRDefault="00BD50EE" w:rsidP="00594C5F">
            <w:pPr>
              <w:pStyle w:val="BodyText"/>
              <w:spacing w:before="0" w:after="0"/>
            </w:pPr>
          </w:p>
        </w:tc>
        <w:tc>
          <w:tcPr>
            <w:tcW w:w="3505" w:type="dxa"/>
            <w:tcPrChange w:id="318" w:author="Pallavi Tonpe" w:date="2025-11-04T13:29:00Z" w16du:dateUtc="2025-11-04T05:29:00Z">
              <w:tcPr>
                <w:tcW w:w="3505" w:type="dxa"/>
                <w:gridSpan w:val="2"/>
              </w:tcPr>
            </w:tcPrChange>
          </w:tcPr>
          <w:p w14:paraId="77F0C5D0" w14:textId="5C46C754" w:rsidR="00F10BC2" w:rsidRPr="00A448F6" w:rsidRDefault="00F10BC2" w:rsidP="00F10BC2">
            <w:pPr>
              <w:pStyle w:val="BodyText"/>
              <w:spacing w:before="0" w:after="0"/>
            </w:pPr>
            <w:r w:rsidRPr="00A448F6">
              <w:t>SELECT SUBSTR(LN.DESCR_ON_BILL,2,80)LNDESCR, BCHAR.ADHOC_CHAR_VAL CHANNEL,SUM(</w:t>
            </w:r>
            <w:r w:rsidR="00D74A25" w:rsidRPr="00A448F6">
              <w:t>LN</w:t>
            </w:r>
            <w:r w:rsidRPr="00A448F6">
              <w:t>.CALC_AMT)</w:t>
            </w:r>
          </w:p>
          <w:p w14:paraId="6AE1C5C1" w14:textId="7803B2E2" w:rsidR="00F10BC2" w:rsidRPr="00A448F6" w:rsidRDefault="00F10BC2" w:rsidP="00F10BC2">
            <w:pPr>
              <w:pStyle w:val="BodyText"/>
              <w:spacing w:before="0" w:after="0"/>
            </w:pPr>
            <w:r w:rsidRPr="00A448F6">
              <w:t>FROM CI_BSEG_CALC_LN LN, CI_BSEG BSEG, CI_BSEG_CALC CALC, CI_BILL_CHG_CHAR BCHAR</w:t>
            </w:r>
          </w:p>
          <w:p w14:paraId="726C6D6E" w14:textId="1B772206" w:rsidR="00F10BC2" w:rsidRPr="00A448F6" w:rsidRDefault="00F10BC2" w:rsidP="00F10BC2">
            <w:pPr>
              <w:pStyle w:val="BodyText"/>
              <w:spacing w:before="0" w:after="0"/>
            </w:pPr>
            <w:r w:rsidRPr="00A448F6">
              <w:t>WHERE BSEG.BILL_ID = :BILL_ID</w:t>
            </w:r>
          </w:p>
          <w:p w14:paraId="44AEF997" w14:textId="3BB217B2" w:rsidR="00F10BC2" w:rsidRPr="00A448F6" w:rsidRDefault="00F10BC2" w:rsidP="00F10BC2">
            <w:pPr>
              <w:pStyle w:val="BodyText"/>
              <w:spacing w:before="0" w:after="0"/>
            </w:pPr>
            <w:r w:rsidRPr="00A448F6">
              <w:t>AND BSEG.BSEG_ID = CALC.BSEG_ID</w:t>
            </w:r>
          </w:p>
          <w:p w14:paraId="07A9ED9A" w14:textId="789F3CB0" w:rsidR="00F10BC2" w:rsidRPr="00A448F6" w:rsidRDefault="00F10BC2" w:rsidP="00F10BC2">
            <w:pPr>
              <w:pStyle w:val="BodyText"/>
              <w:spacing w:before="0" w:after="0"/>
            </w:pPr>
            <w:r w:rsidRPr="00A448F6">
              <w:t>AND CALC.BSEG_ID = LN.BSEG_ID</w:t>
            </w:r>
          </w:p>
          <w:p w14:paraId="1D0CD4F6" w14:textId="3E8CC0FB" w:rsidR="00F10BC2" w:rsidRPr="00A448F6" w:rsidRDefault="00F10BC2" w:rsidP="00F10BC2">
            <w:pPr>
              <w:pStyle w:val="BodyText"/>
              <w:spacing w:before="0" w:after="0"/>
            </w:pPr>
            <w:r w:rsidRPr="00A448F6">
              <w:t>AND CALC.BILLABLE_CHG_ID = BCHAR.BILLABLE_CHG_ID</w:t>
            </w:r>
          </w:p>
          <w:p w14:paraId="105294B2" w14:textId="551D8726" w:rsidR="00F10BC2" w:rsidRPr="00A448F6" w:rsidRDefault="00F10BC2" w:rsidP="00F10BC2">
            <w:pPr>
              <w:pStyle w:val="BodyText"/>
              <w:spacing w:before="0" w:after="0"/>
            </w:pPr>
            <w:r w:rsidRPr="00A448F6">
              <w:t>AND TRIM(BCHAR.CHAR_TYPE_CD) = :CHANNEL</w:t>
            </w:r>
          </w:p>
          <w:p w14:paraId="4B1F3466" w14:textId="6F51AA80" w:rsidR="00F10BC2" w:rsidRPr="00A448F6" w:rsidRDefault="00F10BC2" w:rsidP="00F10BC2">
            <w:pPr>
              <w:pStyle w:val="BodyText"/>
              <w:spacing w:before="0" w:after="0"/>
              <w:rPr>
                <w:ins w:id="319" w:author="Pallavi Tonpe" w:date="2025-10-29T22:21:00Z" w16du:dateUtc="2025-10-30T02:21:00Z"/>
              </w:rPr>
            </w:pPr>
            <w:r w:rsidRPr="00A448F6">
              <w:t xml:space="preserve">AND SUBSTR(LN.DESCR_ON_BILL,1,1) </w:t>
            </w:r>
            <w:del w:id="320" w:author="Pallavi Tonpe" w:date="2025-10-29T22:21:00Z" w16du:dateUtc="2025-10-30T02:21:00Z">
              <w:r w:rsidR="001543E8">
                <w:delText>NOT IN(</w:delText>
              </w:r>
              <w:r w:rsidR="006D5E73" w:rsidRPr="00E22D05">
                <w:rPr>
                  <w:rFonts w:ascii="Calibri" w:hAnsi="Calibri" w:cs="Calibri"/>
                </w:rPr>
                <w:delText>'</w:delText>
              </w:r>
              <w:r w:rsidR="006D5E73">
                <w:rPr>
                  <w:rFonts w:ascii="Calibri" w:hAnsi="Calibri" w:cs="Calibri"/>
                </w:rPr>
                <w:delText>Z’</w:delText>
              </w:r>
              <w:r w:rsidR="00573B22">
                <w:rPr>
                  <w:rFonts w:ascii="Calibri" w:hAnsi="Calibri" w:cs="Calibri"/>
                </w:rPr>
                <w:delText>,</w:delText>
              </w:r>
              <w:r w:rsidR="00573B22" w:rsidRPr="00E22D05">
                <w:rPr>
                  <w:rFonts w:ascii="Calibri" w:hAnsi="Calibri" w:cs="Calibri"/>
                </w:rPr>
                <w:delText xml:space="preserve"> '</w:delText>
              </w:r>
              <w:r w:rsidR="00573B22">
                <w:rPr>
                  <w:rFonts w:ascii="Calibri" w:hAnsi="Calibri" w:cs="Calibri"/>
                </w:rPr>
                <w:delText>1</w:delText>
              </w:r>
              <w:r w:rsidR="00573B22" w:rsidRPr="00E22D05">
                <w:rPr>
                  <w:rFonts w:ascii="Calibri" w:hAnsi="Calibri" w:cs="Calibri"/>
                </w:rPr>
                <w:delText>'</w:delText>
              </w:r>
              <w:r w:rsidR="006C43A3">
                <w:rPr>
                  <w:rFonts w:ascii="Calibri" w:hAnsi="Calibri" w:cs="Calibri"/>
                </w:rPr>
                <w:delText>,</w:delText>
              </w:r>
              <w:r w:rsidR="006C43A3" w:rsidRPr="00E22D05">
                <w:rPr>
                  <w:rFonts w:ascii="Calibri" w:hAnsi="Calibri" w:cs="Calibri"/>
                </w:rPr>
                <w:delText xml:space="preserve"> '</w:delText>
              </w:r>
              <w:r w:rsidR="006C43A3">
                <w:rPr>
                  <w:rFonts w:ascii="Calibri" w:hAnsi="Calibri" w:cs="Calibri"/>
                </w:rPr>
                <w:delText>2</w:delText>
              </w:r>
              <w:r w:rsidR="006C43A3" w:rsidRPr="00E22D05">
                <w:rPr>
                  <w:rFonts w:ascii="Calibri" w:hAnsi="Calibri" w:cs="Calibri"/>
                </w:rPr>
                <w:delText>'</w:delText>
              </w:r>
              <w:r w:rsidR="006C43A3">
                <w:rPr>
                  <w:rFonts w:ascii="Calibri" w:hAnsi="Calibri" w:cs="Calibri"/>
                </w:rPr>
                <w:delText>,</w:delText>
              </w:r>
              <w:r w:rsidR="006C43A3" w:rsidRPr="00E22D05">
                <w:rPr>
                  <w:rFonts w:ascii="Calibri" w:hAnsi="Calibri" w:cs="Calibri"/>
                </w:rPr>
                <w:delText xml:space="preserve"> '</w:delText>
              </w:r>
              <w:r w:rsidR="006C43A3">
                <w:rPr>
                  <w:rFonts w:ascii="Calibri" w:hAnsi="Calibri" w:cs="Calibri"/>
                </w:rPr>
                <w:delText>3</w:delText>
              </w:r>
              <w:r w:rsidR="006C43A3" w:rsidRPr="00E22D05">
                <w:rPr>
                  <w:rFonts w:ascii="Calibri" w:hAnsi="Calibri" w:cs="Calibri"/>
                </w:rPr>
                <w:delText>'</w:delText>
              </w:r>
              <w:r w:rsidR="006C43A3">
                <w:rPr>
                  <w:rFonts w:ascii="Calibri" w:hAnsi="Calibri" w:cs="Calibri"/>
                </w:rPr>
                <w:delText>,</w:delText>
              </w:r>
              <w:r w:rsidR="006C43A3" w:rsidRPr="00E22D05">
                <w:rPr>
                  <w:rFonts w:ascii="Calibri" w:hAnsi="Calibri" w:cs="Calibri"/>
                </w:rPr>
                <w:delText xml:space="preserve"> '</w:delText>
              </w:r>
              <w:r w:rsidR="006C43A3">
                <w:rPr>
                  <w:rFonts w:ascii="Calibri" w:hAnsi="Calibri" w:cs="Calibri"/>
                </w:rPr>
                <w:delText>4</w:delText>
              </w:r>
              <w:r w:rsidR="006C43A3" w:rsidRPr="00E22D05">
                <w:rPr>
                  <w:rFonts w:ascii="Calibri" w:hAnsi="Calibri" w:cs="Calibri"/>
                </w:rPr>
                <w:delText>'</w:delText>
              </w:r>
              <w:r w:rsidR="006C43A3">
                <w:rPr>
                  <w:rFonts w:ascii="Calibri" w:hAnsi="Calibri" w:cs="Calibri"/>
                </w:rPr>
                <w:delText>,</w:delText>
              </w:r>
              <w:r w:rsidR="006C43A3" w:rsidRPr="00E22D05">
                <w:rPr>
                  <w:rFonts w:ascii="Calibri" w:hAnsi="Calibri" w:cs="Calibri"/>
                </w:rPr>
                <w:delText xml:space="preserve"> '</w:delText>
              </w:r>
              <w:r w:rsidR="006C43A3">
                <w:rPr>
                  <w:rFonts w:ascii="Calibri" w:hAnsi="Calibri" w:cs="Calibri"/>
                </w:rPr>
                <w:delText>5</w:delText>
              </w:r>
              <w:r w:rsidR="006C43A3" w:rsidRPr="00E22D05">
                <w:rPr>
                  <w:rFonts w:ascii="Calibri" w:hAnsi="Calibri" w:cs="Calibri"/>
                </w:rPr>
                <w:delText>'</w:delText>
              </w:r>
              <w:r w:rsidR="00573B22">
                <w:rPr>
                  <w:rFonts w:ascii="Calibri" w:hAnsi="Calibri" w:cs="Calibri"/>
                </w:rPr>
                <w:delText>)</w:delText>
              </w:r>
            </w:del>
            <w:ins w:id="321" w:author="Pallavi Tonpe" w:date="2025-10-29T22:21:00Z" w16du:dateUtc="2025-10-30T02:21:00Z">
              <w:r w:rsidR="00634735">
                <w:t>&lt;&gt; ‘Z’</w:t>
              </w:r>
            </w:ins>
          </w:p>
          <w:p w14:paraId="6E125D67" w14:textId="38894816" w:rsidR="00634735" w:rsidRPr="00A448F6" w:rsidRDefault="00634735" w:rsidP="00F10BC2">
            <w:pPr>
              <w:pStyle w:val="BodyText"/>
              <w:spacing w:before="0" w:after="0"/>
            </w:pPr>
            <w:ins w:id="322" w:author="Pallavi Tonpe" w:date="2025-10-29T22:21:00Z" w16du:dateUtc="2025-10-30T02:21:00Z">
              <w:r>
                <w:t xml:space="preserve">AND </w:t>
              </w:r>
              <w:r w:rsidR="00366FD9" w:rsidRPr="00A448F6">
                <w:t>SUBSTR(LN.DESCR_ON_BILL,</w:t>
              </w:r>
              <w:r w:rsidR="00366FD9">
                <w:t>2</w:t>
              </w:r>
              <w:r w:rsidR="00366FD9" w:rsidRPr="00A448F6">
                <w:t>,</w:t>
              </w:r>
              <w:r w:rsidR="00366FD9">
                <w:t>3</w:t>
              </w:r>
              <w:r w:rsidR="00366FD9" w:rsidRPr="00A448F6">
                <w:t>)</w:t>
              </w:r>
            </w:ins>
            <w:ins w:id="323" w:author="Pallavi Tonpe" w:date="2025-10-29T22:22:00Z" w16du:dateUtc="2025-10-30T02:22:00Z">
              <w:r w:rsidR="00366FD9">
                <w:t xml:space="preserve"> &lt;&gt;’ZNB’</w:t>
              </w:r>
            </w:ins>
          </w:p>
          <w:p w14:paraId="072A0EB1" w14:textId="3910D4DB" w:rsidR="00F10BC2" w:rsidRPr="00A448F6" w:rsidRDefault="00F10BC2" w:rsidP="00F10BC2">
            <w:pPr>
              <w:pStyle w:val="BodyText"/>
              <w:spacing w:before="0" w:after="0"/>
            </w:pPr>
            <w:r w:rsidRPr="00A448F6">
              <w:t>GROUP BY LN.DESCR_ON_BILL, BCHAR.ADHOC_CHAR_VAL</w:t>
            </w:r>
          </w:p>
          <w:p w14:paraId="6BCA5C88" w14:textId="5E20EDCC" w:rsidR="0091664F" w:rsidRPr="00A448F6" w:rsidRDefault="00F10BC2" w:rsidP="00F10BC2">
            <w:pPr>
              <w:pStyle w:val="BodyText"/>
              <w:spacing w:before="0" w:after="0"/>
            </w:pPr>
            <w:r w:rsidRPr="00A448F6">
              <w:t>ORDER BY LN.DESCR_ON_BILL, BCHAR.ADHOC_CHAR_VAL,LN.DESCR_ON_BILL</w:t>
            </w:r>
          </w:p>
        </w:tc>
      </w:tr>
      <w:tr w:rsidR="006651DC" w14:paraId="7180221C" w14:textId="77777777" w:rsidTr="00412A08">
        <w:trPr>
          <w:trPrChange w:id="324" w:author="Pallavi Tonpe" w:date="2025-11-04T13:29:00Z" w16du:dateUtc="2025-11-04T05:29:00Z">
            <w:trPr>
              <w:gridAfter w:val="0"/>
            </w:trPr>
          </w:trPrChange>
        </w:trPr>
        <w:tc>
          <w:tcPr>
            <w:tcW w:w="2514" w:type="dxa"/>
            <w:tcPrChange w:id="325" w:author="Pallavi Tonpe" w:date="2025-11-04T13:29:00Z" w16du:dateUtc="2025-11-04T05:29:00Z">
              <w:tcPr>
                <w:tcW w:w="2514" w:type="dxa"/>
                <w:gridSpan w:val="2"/>
              </w:tcPr>
            </w:tcPrChange>
          </w:tcPr>
          <w:p w14:paraId="4C6EB4FE" w14:textId="686BFA8E" w:rsidR="006651DC" w:rsidRDefault="006651DC" w:rsidP="006651DC">
            <w:pPr>
              <w:pStyle w:val="BodyText"/>
            </w:pPr>
            <w:r>
              <w:t>Total Billed</w:t>
            </w:r>
          </w:p>
        </w:tc>
        <w:tc>
          <w:tcPr>
            <w:tcW w:w="1621" w:type="dxa"/>
            <w:tcPrChange w:id="326" w:author="Pallavi Tonpe" w:date="2025-11-04T13:29:00Z" w16du:dateUtc="2025-11-04T05:29:00Z">
              <w:tcPr>
                <w:tcW w:w="1621" w:type="dxa"/>
                <w:gridSpan w:val="2"/>
              </w:tcPr>
            </w:tcPrChange>
          </w:tcPr>
          <w:p w14:paraId="4E225CDF" w14:textId="11780303" w:rsidR="006651DC" w:rsidRDefault="006651DC" w:rsidP="006651DC">
            <w:pPr>
              <w:pStyle w:val="BodyText"/>
            </w:pPr>
            <w:r>
              <w:t>$565.00</w:t>
            </w:r>
          </w:p>
        </w:tc>
        <w:tc>
          <w:tcPr>
            <w:tcW w:w="2070" w:type="dxa"/>
            <w:tcPrChange w:id="327" w:author="Pallavi Tonpe" w:date="2025-11-04T13:29:00Z" w16du:dateUtc="2025-11-04T05:29:00Z">
              <w:tcPr>
                <w:tcW w:w="2070" w:type="dxa"/>
                <w:gridSpan w:val="2"/>
              </w:tcPr>
            </w:tcPrChange>
          </w:tcPr>
          <w:p w14:paraId="1751C6BC" w14:textId="77777777" w:rsidR="006651DC" w:rsidRDefault="006651DC" w:rsidP="006651DC">
            <w:pPr>
              <w:pStyle w:val="BodyText"/>
            </w:pPr>
          </w:p>
        </w:tc>
        <w:tc>
          <w:tcPr>
            <w:tcW w:w="3505" w:type="dxa"/>
            <w:tcPrChange w:id="328" w:author="Pallavi Tonpe" w:date="2025-11-04T13:29:00Z" w16du:dateUtc="2025-11-04T05:29:00Z">
              <w:tcPr>
                <w:tcW w:w="3505" w:type="dxa"/>
                <w:gridSpan w:val="2"/>
              </w:tcPr>
            </w:tcPrChange>
          </w:tcPr>
          <w:p w14:paraId="3741C71B" w14:textId="4418535F" w:rsidR="006651DC" w:rsidRDefault="006651DC" w:rsidP="006651DC">
            <w:pPr>
              <w:pStyle w:val="BodyText"/>
            </w:pPr>
            <w:r>
              <w:t>Sum of all channel amounts for every unique Description on Bill</w:t>
            </w:r>
          </w:p>
        </w:tc>
      </w:tr>
      <w:tr w:rsidR="00BD50EE" w14:paraId="22ACC898" w14:textId="77777777" w:rsidTr="00412A08">
        <w:trPr>
          <w:trPrChange w:id="329" w:author="Pallavi Tonpe" w:date="2025-11-04T13:29:00Z" w16du:dateUtc="2025-11-04T05:29:00Z">
            <w:trPr>
              <w:gridAfter w:val="0"/>
            </w:trPr>
          </w:trPrChange>
        </w:trPr>
        <w:tc>
          <w:tcPr>
            <w:tcW w:w="9710" w:type="dxa"/>
            <w:gridSpan w:val="4"/>
            <w:tcPrChange w:id="330" w:author="Pallavi Tonpe" w:date="2025-11-04T13:29:00Z" w16du:dateUtc="2025-11-04T05:29:00Z">
              <w:tcPr>
                <w:tcW w:w="9710" w:type="dxa"/>
                <w:gridSpan w:val="8"/>
              </w:tcPr>
            </w:tcPrChange>
          </w:tcPr>
          <w:p w14:paraId="6F36C191" w14:textId="4D700218" w:rsidR="00BD50EE" w:rsidRDefault="00BD50EE" w:rsidP="006651DC">
            <w:pPr>
              <w:pStyle w:val="BodyText"/>
            </w:pPr>
            <w:r>
              <w:t>End of Claim Entry</w:t>
            </w:r>
          </w:p>
        </w:tc>
      </w:tr>
      <w:tr w:rsidR="006651DC" w14:paraId="10140B1C" w14:textId="77777777" w:rsidTr="00412A08">
        <w:trPr>
          <w:trPrChange w:id="331" w:author="Pallavi Tonpe" w:date="2025-11-04T13:29:00Z" w16du:dateUtc="2025-11-04T05:29:00Z">
            <w:trPr>
              <w:gridAfter w:val="0"/>
            </w:trPr>
          </w:trPrChange>
        </w:trPr>
        <w:tc>
          <w:tcPr>
            <w:tcW w:w="2514" w:type="dxa"/>
            <w:tcPrChange w:id="332" w:author="Pallavi Tonpe" w:date="2025-11-04T13:29:00Z" w16du:dateUtc="2025-11-04T05:29:00Z">
              <w:tcPr>
                <w:tcW w:w="2514" w:type="dxa"/>
                <w:gridSpan w:val="2"/>
              </w:tcPr>
            </w:tcPrChange>
          </w:tcPr>
          <w:p w14:paraId="4E16C2F2" w14:textId="7AD6B358" w:rsidR="006651DC" w:rsidRDefault="006651DC" w:rsidP="006651DC">
            <w:pPr>
              <w:pStyle w:val="BodyText"/>
            </w:pPr>
            <w:r>
              <w:t>Dispensing Fee</w:t>
            </w:r>
          </w:p>
        </w:tc>
        <w:tc>
          <w:tcPr>
            <w:tcW w:w="1621" w:type="dxa"/>
            <w:tcPrChange w:id="333" w:author="Pallavi Tonpe" w:date="2025-11-04T13:29:00Z" w16du:dateUtc="2025-11-04T05:29:00Z">
              <w:tcPr>
                <w:tcW w:w="1621" w:type="dxa"/>
                <w:gridSpan w:val="2"/>
              </w:tcPr>
            </w:tcPrChange>
          </w:tcPr>
          <w:p w14:paraId="5A41ABD5" w14:textId="713E5D1B" w:rsidR="006651DC" w:rsidRDefault="006651DC" w:rsidP="006651DC">
            <w:pPr>
              <w:pStyle w:val="BodyText"/>
            </w:pPr>
            <w:r>
              <w:t>$200.00</w:t>
            </w:r>
          </w:p>
        </w:tc>
        <w:tc>
          <w:tcPr>
            <w:tcW w:w="2070" w:type="dxa"/>
            <w:tcPrChange w:id="334" w:author="Pallavi Tonpe" w:date="2025-11-04T13:29:00Z" w16du:dateUtc="2025-11-04T05:29:00Z">
              <w:tcPr>
                <w:tcW w:w="2070" w:type="dxa"/>
                <w:gridSpan w:val="2"/>
              </w:tcPr>
            </w:tcPrChange>
          </w:tcPr>
          <w:p w14:paraId="652E437B" w14:textId="77777777" w:rsidR="006651DC" w:rsidRDefault="006651DC" w:rsidP="006651DC">
            <w:pPr>
              <w:pStyle w:val="BodyText"/>
            </w:pPr>
          </w:p>
        </w:tc>
        <w:tc>
          <w:tcPr>
            <w:tcW w:w="3505" w:type="dxa"/>
            <w:tcPrChange w:id="335" w:author="Pallavi Tonpe" w:date="2025-11-04T13:29:00Z" w16du:dateUtc="2025-11-04T05:29:00Z">
              <w:tcPr>
                <w:tcW w:w="3505" w:type="dxa"/>
                <w:gridSpan w:val="2"/>
              </w:tcPr>
            </w:tcPrChange>
          </w:tcPr>
          <w:p w14:paraId="2469F621" w14:textId="28CF19C0" w:rsidR="006651DC" w:rsidRDefault="006651DC" w:rsidP="006651DC">
            <w:pPr>
              <w:pStyle w:val="BodyText"/>
            </w:pPr>
            <w:r>
              <w:t>See Query above to get amounts by Channel and Claim line</w:t>
            </w:r>
            <w:r w:rsidR="00796292">
              <w:t xml:space="preserve"> and create Claim entry group</w:t>
            </w:r>
          </w:p>
        </w:tc>
      </w:tr>
      <w:tr w:rsidR="006651DC" w14:paraId="60D801E9" w14:textId="77777777" w:rsidTr="00412A08">
        <w:trPr>
          <w:trPrChange w:id="336" w:author="Pallavi Tonpe" w:date="2025-11-04T13:29:00Z" w16du:dateUtc="2025-11-04T05:29:00Z">
            <w:trPr>
              <w:gridAfter w:val="0"/>
            </w:trPr>
          </w:trPrChange>
        </w:trPr>
        <w:tc>
          <w:tcPr>
            <w:tcW w:w="2514" w:type="dxa"/>
            <w:tcPrChange w:id="337" w:author="Pallavi Tonpe" w:date="2025-11-04T13:29:00Z" w16du:dateUtc="2025-11-04T05:29:00Z">
              <w:tcPr>
                <w:tcW w:w="2514" w:type="dxa"/>
                <w:gridSpan w:val="2"/>
              </w:tcPr>
            </w:tcPrChange>
          </w:tcPr>
          <w:p w14:paraId="30B992E6" w14:textId="29E9EEDD" w:rsidR="006651DC" w:rsidRDefault="006651DC" w:rsidP="006651DC">
            <w:pPr>
              <w:pStyle w:val="BodyText"/>
            </w:pPr>
            <w:r>
              <w:t>Tax</w:t>
            </w:r>
          </w:p>
        </w:tc>
        <w:tc>
          <w:tcPr>
            <w:tcW w:w="1621" w:type="dxa"/>
            <w:tcPrChange w:id="338" w:author="Pallavi Tonpe" w:date="2025-11-04T13:29:00Z" w16du:dateUtc="2025-11-04T05:29:00Z">
              <w:tcPr>
                <w:tcW w:w="1621" w:type="dxa"/>
                <w:gridSpan w:val="2"/>
              </w:tcPr>
            </w:tcPrChange>
          </w:tcPr>
          <w:p w14:paraId="5A455E51" w14:textId="5AABFC2A" w:rsidR="006651DC" w:rsidRDefault="006651DC" w:rsidP="006651DC">
            <w:pPr>
              <w:pStyle w:val="BodyText"/>
            </w:pPr>
            <w:r>
              <w:t>$300.00</w:t>
            </w:r>
          </w:p>
        </w:tc>
        <w:tc>
          <w:tcPr>
            <w:tcW w:w="2070" w:type="dxa"/>
            <w:tcPrChange w:id="339" w:author="Pallavi Tonpe" w:date="2025-11-04T13:29:00Z" w16du:dateUtc="2025-11-04T05:29:00Z">
              <w:tcPr>
                <w:tcW w:w="2070" w:type="dxa"/>
                <w:gridSpan w:val="2"/>
              </w:tcPr>
            </w:tcPrChange>
          </w:tcPr>
          <w:p w14:paraId="5E280FB4" w14:textId="77777777" w:rsidR="006651DC" w:rsidRDefault="006651DC" w:rsidP="006651DC">
            <w:pPr>
              <w:pStyle w:val="BodyText"/>
            </w:pPr>
          </w:p>
        </w:tc>
        <w:tc>
          <w:tcPr>
            <w:tcW w:w="3505" w:type="dxa"/>
            <w:tcPrChange w:id="340" w:author="Pallavi Tonpe" w:date="2025-11-04T13:29:00Z" w16du:dateUtc="2025-11-04T05:29:00Z">
              <w:tcPr>
                <w:tcW w:w="3505" w:type="dxa"/>
                <w:gridSpan w:val="2"/>
              </w:tcPr>
            </w:tcPrChange>
          </w:tcPr>
          <w:p w14:paraId="32401E52" w14:textId="4AFA444B" w:rsidR="006651DC" w:rsidRDefault="006651DC" w:rsidP="006651DC">
            <w:pPr>
              <w:pStyle w:val="BodyText"/>
            </w:pPr>
            <w:r>
              <w:t>See Query above to get amounts by Channel and Claim line</w:t>
            </w:r>
            <w:r w:rsidR="00796292">
              <w:t xml:space="preserve"> and create Claim entry group</w:t>
            </w:r>
          </w:p>
        </w:tc>
      </w:tr>
      <w:tr w:rsidR="006651DC" w14:paraId="24314B8A" w14:textId="77777777" w:rsidTr="00412A08">
        <w:trPr>
          <w:trPrChange w:id="341" w:author="Pallavi Tonpe" w:date="2025-11-04T13:29:00Z" w16du:dateUtc="2025-11-04T05:29:00Z">
            <w:trPr>
              <w:gridAfter w:val="0"/>
            </w:trPr>
          </w:trPrChange>
        </w:trPr>
        <w:tc>
          <w:tcPr>
            <w:tcW w:w="2514" w:type="dxa"/>
            <w:tcPrChange w:id="342" w:author="Pallavi Tonpe" w:date="2025-11-04T13:29:00Z" w16du:dateUtc="2025-11-04T05:29:00Z">
              <w:tcPr>
                <w:tcW w:w="2514" w:type="dxa"/>
                <w:gridSpan w:val="2"/>
              </w:tcPr>
            </w:tcPrChange>
          </w:tcPr>
          <w:p w14:paraId="5CD313AF" w14:textId="2FB3C398" w:rsidR="006651DC" w:rsidRDefault="006651DC" w:rsidP="006651DC">
            <w:pPr>
              <w:pStyle w:val="BodyText"/>
            </w:pPr>
            <w:r>
              <w:t>Member Responsibility</w:t>
            </w:r>
          </w:p>
        </w:tc>
        <w:tc>
          <w:tcPr>
            <w:tcW w:w="1621" w:type="dxa"/>
            <w:tcPrChange w:id="343" w:author="Pallavi Tonpe" w:date="2025-11-04T13:29:00Z" w16du:dateUtc="2025-11-04T05:29:00Z">
              <w:tcPr>
                <w:tcW w:w="1621" w:type="dxa"/>
                <w:gridSpan w:val="2"/>
              </w:tcPr>
            </w:tcPrChange>
          </w:tcPr>
          <w:p w14:paraId="28A6F552" w14:textId="1EB30477" w:rsidR="006651DC" w:rsidRDefault="006651DC" w:rsidP="006651DC">
            <w:pPr>
              <w:pStyle w:val="BodyText"/>
            </w:pPr>
            <w:r>
              <w:t>$-50.00</w:t>
            </w:r>
          </w:p>
        </w:tc>
        <w:tc>
          <w:tcPr>
            <w:tcW w:w="2070" w:type="dxa"/>
            <w:tcPrChange w:id="344" w:author="Pallavi Tonpe" w:date="2025-11-04T13:29:00Z" w16du:dateUtc="2025-11-04T05:29:00Z">
              <w:tcPr>
                <w:tcW w:w="2070" w:type="dxa"/>
                <w:gridSpan w:val="2"/>
              </w:tcPr>
            </w:tcPrChange>
          </w:tcPr>
          <w:p w14:paraId="4B783AF0" w14:textId="77777777" w:rsidR="006651DC" w:rsidRDefault="006651DC" w:rsidP="006651DC">
            <w:pPr>
              <w:pStyle w:val="BodyText"/>
            </w:pPr>
          </w:p>
        </w:tc>
        <w:tc>
          <w:tcPr>
            <w:tcW w:w="3505" w:type="dxa"/>
            <w:tcPrChange w:id="345" w:author="Pallavi Tonpe" w:date="2025-11-04T13:29:00Z" w16du:dateUtc="2025-11-04T05:29:00Z">
              <w:tcPr>
                <w:tcW w:w="3505" w:type="dxa"/>
                <w:gridSpan w:val="2"/>
              </w:tcPr>
            </w:tcPrChange>
          </w:tcPr>
          <w:p w14:paraId="281E0EFA" w14:textId="4C3B6883" w:rsidR="006651DC" w:rsidRDefault="006651DC" w:rsidP="006651DC">
            <w:pPr>
              <w:pStyle w:val="BodyText"/>
            </w:pPr>
            <w:r>
              <w:t>See Query above to get amounts by Channel and Claim line</w:t>
            </w:r>
            <w:r w:rsidR="00796292">
              <w:t xml:space="preserve"> and create Claim entry group</w:t>
            </w:r>
          </w:p>
        </w:tc>
      </w:tr>
      <w:tr w:rsidR="006651DC" w14:paraId="0757B73A" w14:textId="77777777" w:rsidTr="00412A08">
        <w:trPr>
          <w:trPrChange w:id="346" w:author="Pallavi Tonpe" w:date="2025-11-04T13:29:00Z" w16du:dateUtc="2025-11-04T05:29:00Z">
            <w:trPr>
              <w:gridAfter w:val="0"/>
            </w:trPr>
          </w:trPrChange>
        </w:trPr>
        <w:tc>
          <w:tcPr>
            <w:tcW w:w="2514" w:type="dxa"/>
            <w:tcPrChange w:id="347" w:author="Pallavi Tonpe" w:date="2025-11-04T13:29:00Z" w16du:dateUtc="2025-11-04T05:29:00Z">
              <w:tcPr>
                <w:tcW w:w="2514" w:type="dxa"/>
                <w:gridSpan w:val="2"/>
              </w:tcPr>
            </w:tcPrChange>
          </w:tcPr>
          <w:p w14:paraId="70E52F73" w14:textId="229EB833" w:rsidR="006651DC" w:rsidRDefault="006651DC" w:rsidP="006651DC">
            <w:pPr>
              <w:pStyle w:val="BodyText"/>
            </w:pPr>
            <w:r>
              <w:t>Other Payer Responsibility</w:t>
            </w:r>
          </w:p>
        </w:tc>
        <w:tc>
          <w:tcPr>
            <w:tcW w:w="1621" w:type="dxa"/>
            <w:tcPrChange w:id="348" w:author="Pallavi Tonpe" w:date="2025-11-04T13:29:00Z" w16du:dateUtc="2025-11-04T05:29:00Z">
              <w:tcPr>
                <w:tcW w:w="1621" w:type="dxa"/>
                <w:gridSpan w:val="2"/>
              </w:tcPr>
            </w:tcPrChange>
          </w:tcPr>
          <w:p w14:paraId="235A31D6" w14:textId="037B34B6" w:rsidR="006651DC" w:rsidRDefault="006651DC" w:rsidP="006651DC">
            <w:pPr>
              <w:pStyle w:val="BodyText"/>
            </w:pPr>
            <w:r>
              <w:t>$-25.00</w:t>
            </w:r>
          </w:p>
        </w:tc>
        <w:tc>
          <w:tcPr>
            <w:tcW w:w="2070" w:type="dxa"/>
            <w:tcPrChange w:id="349" w:author="Pallavi Tonpe" w:date="2025-11-04T13:29:00Z" w16du:dateUtc="2025-11-04T05:29:00Z">
              <w:tcPr>
                <w:tcW w:w="2070" w:type="dxa"/>
                <w:gridSpan w:val="2"/>
              </w:tcPr>
            </w:tcPrChange>
          </w:tcPr>
          <w:p w14:paraId="0B899DE0" w14:textId="77777777" w:rsidR="006651DC" w:rsidRDefault="006651DC" w:rsidP="006651DC">
            <w:pPr>
              <w:pStyle w:val="BodyText"/>
            </w:pPr>
          </w:p>
        </w:tc>
        <w:tc>
          <w:tcPr>
            <w:tcW w:w="3505" w:type="dxa"/>
            <w:tcPrChange w:id="350" w:author="Pallavi Tonpe" w:date="2025-11-04T13:29:00Z" w16du:dateUtc="2025-11-04T05:29:00Z">
              <w:tcPr>
                <w:tcW w:w="3505" w:type="dxa"/>
                <w:gridSpan w:val="2"/>
              </w:tcPr>
            </w:tcPrChange>
          </w:tcPr>
          <w:p w14:paraId="56369750" w14:textId="3232F89C" w:rsidR="006651DC" w:rsidRDefault="006651DC" w:rsidP="006651DC">
            <w:pPr>
              <w:pStyle w:val="BodyText"/>
            </w:pPr>
            <w:r>
              <w:t>See Query above to get amounts by Channel and Claim line</w:t>
            </w:r>
            <w:r w:rsidR="00796292">
              <w:t xml:space="preserve"> and create Claim entry group</w:t>
            </w:r>
          </w:p>
        </w:tc>
      </w:tr>
      <w:tr w:rsidR="006651DC" w14:paraId="26BB50F1" w14:textId="77777777" w:rsidTr="00412A08">
        <w:trPr>
          <w:trPrChange w:id="351" w:author="Pallavi Tonpe" w:date="2025-11-04T13:29:00Z" w16du:dateUtc="2025-11-04T05:29:00Z">
            <w:trPr>
              <w:gridAfter w:val="0"/>
            </w:trPr>
          </w:trPrChange>
        </w:trPr>
        <w:tc>
          <w:tcPr>
            <w:tcW w:w="2514" w:type="dxa"/>
            <w:tcPrChange w:id="352" w:author="Pallavi Tonpe" w:date="2025-11-04T13:29:00Z" w16du:dateUtc="2025-11-04T05:29:00Z">
              <w:tcPr>
                <w:tcW w:w="2514" w:type="dxa"/>
                <w:gridSpan w:val="2"/>
              </w:tcPr>
            </w:tcPrChange>
          </w:tcPr>
          <w:p w14:paraId="04DE32EC" w14:textId="6D1FF213" w:rsidR="006651DC" w:rsidRDefault="006651DC" w:rsidP="006651DC">
            <w:pPr>
              <w:pStyle w:val="BodyText"/>
            </w:pPr>
            <w:r>
              <w:t>Admin Fee</w:t>
            </w:r>
          </w:p>
        </w:tc>
        <w:tc>
          <w:tcPr>
            <w:tcW w:w="1621" w:type="dxa"/>
            <w:tcPrChange w:id="353" w:author="Pallavi Tonpe" w:date="2025-11-04T13:29:00Z" w16du:dateUtc="2025-11-04T05:29:00Z">
              <w:tcPr>
                <w:tcW w:w="1621" w:type="dxa"/>
                <w:gridSpan w:val="2"/>
              </w:tcPr>
            </w:tcPrChange>
          </w:tcPr>
          <w:p w14:paraId="5B544DF1" w14:textId="2FB2FAC2" w:rsidR="006651DC" w:rsidRDefault="006651DC" w:rsidP="006651DC">
            <w:pPr>
              <w:pStyle w:val="BodyText"/>
            </w:pPr>
            <w:r>
              <w:t>$40.00</w:t>
            </w:r>
          </w:p>
        </w:tc>
        <w:tc>
          <w:tcPr>
            <w:tcW w:w="2070" w:type="dxa"/>
            <w:tcPrChange w:id="354" w:author="Pallavi Tonpe" w:date="2025-11-04T13:29:00Z" w16du:dateUtc="2025-11-04T05:29:00Z">
              <w:tcPr>
                <w:tcW w:w="2070" w:type="dxa"/>
                <w:gridSpan w:val="2"/>
              </w:tcPr>
            </w:tcPrChange>
          </w:tcPr>
          <w:p w14:paraId="5006BFD3" w14:textId="77777777" w:rsidR="006651DC" w:rsidRDefault="006651DC" w:rsidP="006651DC">
            <w:pPr>
              <w:pStyle w:val="BodyText"/>
            </w:pPr>
          </w:p>
        </w:tc>
        <w:tc>
          <w:tcPr>
            <w:tcW w:w="3505" w:type="dxa"/>
            <w:tcPrChange w:id="355" w:author="Pallavi Tonpe" w:date="2025-11-04T13:29:00Z" w16du:dateUtc="2025-11-04T05:29:00Z">
              <w:tcPr>
                <w:tcW w:w="3505" w:type="dxa"/>
                <w:gridSpan w:val="2"/>
              </w:tcPr>
            </w:tcPrChange>
          </w:tcPr>
          <w:p w14:paraId="4C3EF7F5" w14:textId="3BA05E15" w:rsidR="006651DC" w:rsidRDefault="006651DC" w:rsidP="006651DC">
            <w:pPr>
              <w:pStyle w:val="BodyText"/>
            </w:pPr>
            <w:r>
              <w:t>See Query above to get amounts by Channel and Claim line</w:t>
            </w:r>
            <w:r w:rsidR="00796292">
              <w:t xml:space="preserve"> and create Claim entry group</w:t>
            </w:r>
          </w:p>
        </w:tc>
      </w:tr>
      <w:tr w:rsidR="005128DB" w14:paraId="03E38F6D" w14:textId="77777777" w:rsidTr="00412A08">
        <w:trPr>
          <w:trPrChange w:id="356" w:author="Pallavi Tonpe" w:date="2025-11-04T13:29:00Z" w16du:dateUtc="2025-11-04T05:29:00Z">
            <w:trPr>
              <w:gridAfter w:val="0"/>
            </w:trPr>
          </w:trPrChange>
        </w:trPr>
        <w:tc>
          <w:tcPr>
            <w:tcW w:w="9710" w:type="dxa"/>
            <w:gridSpan w:val="4"/>
            <w:tcPrChange w:id="357" w:author="Pallavi Tonpe" w:date="2025-11-04T13:29:00Z" w16du:dateUtc="2025-11-04T05:29:00Z">
              <w:tcPr>
                <w:tcW w:w="9710" w:type="dxa"/>
                <w:gridSpan w:val="8"/>
              </w:tcPr>
            </w:tcPrChange>
          </w:tcPr>
          <w:p w14:paraId="6E566813" w14:textId="6715C09F" w:rsidR="005128DB" w:rsidRDefault="005128DB" w:rsidP="006651DC">
            <w:pPr>
              <w:pStyle w:val="BodyText"/>
            </w:pPr>
            <w:r>
              <w:t>End of Claim Cost</w:t>
            </w:r>
          </w:p>
        </w:tc>
      </w:tr>
      <w:tr w:rsidR="00724BEB" w14:paraId="36DDD0A5" w14:textId="77777777" w:rsidTr="00412A08">
        <w:trPr>
          <w:trPrChange w:id="358" w:author="Pallavi Tonpe" w:date="2025-11-04T13:29:00Z" w16du:dateUtc="2025-11-04T05:29:00Z">
            <w:trPr>
              <w:gridAfter w:val="0"/>
            </w:trPr>
          </w:trPrChange>
        </w:trPr>
        <w:tc>
          <w:tcPr>
            <w:tcW w:w="9710" w:type="dxa"/>
            <w:gridSpan w:val="4"/>
            <w:tcPrChange w:id="359" w:author="Pallavi Tonpe" w:date="2025-11-04T13:29:00Z" w16du:dateUtc="2025-11-04T05:29:00Z">
              <w:tcPr>
                <w:tcW w:w="9710" w:type="dxa"/>
                <w:gridSpan w:val="8"/>
              </w:tcPr>
            </w:tcPrChange>
          </w:tcPr>
          <w:p w14:paraId="1A187218" w14:textId="60FCAF1F" w:rsidR="00724BEB" w:rsidRDefault="00724BEB" w:rsidP="006651DC">
            <w:pPr>
              <w:pStyle w:val="BodyText"/>
            </w:pPr>
            <w:r>
              <w:t>totalClaimsAmount</w:t>
            </w:r>
          </w:p>
        </w:tc>
      </w:tr>
      <w:tr w:rsidR="005128DB" w14:paraId="412F580C" w14:textId="77777777" w:rsidTr="00412A08">
        <w:trPr>
          <w:trPrChange w:id="360" w:author="Pallavi Tonpe" w:date="2025-11-04T13:29:00Z" w16du:dateUtc="2025-11-04T05:29:00Z">
            <w:trPr>
              <w:gridAfter w:val="0"/>
            </w:trPr>
          </w:trPrChange>
        </w:trPr>
        <w:tc>
          <w:tcPr>
            <w:tcW w:w="2514" w:type="dxa"/>
            <w:tcPrChange w:id="361" w:author="Pallavi Tonpe" w:date="2025-11-04T13:29:00Z" w16du:dateUtc="2025-11-04T05:29:00Z">
              <w:tcPr>
                <w:tcW w:w="2514" w:type="dxa"/>
                <w:gridSpan w:val="2"/>
              </w:tcPr>
            </w:tcPrChange>
          </w:tcPr>
          <w:p w14:paraId="4A9CC838" w14:textId="15E3F0F2" w:rsidR="005128DB" w:rsidRDefault="00724BEB" w:rsidP="006651DC">
            <w:pPr>
              <w:pStyle w:val="BodyText"/>
            </w:pPr>
            <w:r>
              <w:t>Retail</w:t>
            </w:r>
          </w:p>
        </w:tc>
        <w:tc>
          <w:tcPr>
            <w:tcW w:w="1621" w:type="dxa"/>
            <w:tcPrChange w:id="362" w:author="Pallavi Tonpe" w:date="2025-11-04T13:29:00Z" w16du:dateUtc="2025-11-04T05:29:00Z">
              <w:tcPr>
                <w:tcW w:w="1621" w:type="dxa"/>
                <w:gridSpan w:val="2"/>
              </w:tcPr>
            </w:tcPrChange>
          </w:tcPr>
          <w:p w14:paraId="7BB9E25C" w14:textId="77777777" w:rsidR="005128DB" w:rsidRPr="00B56924" w:rsidRDefault="005128DB" w:rsidP="006651DC">
            <w:pPr>
              <w:pStyle w:val="BodyText"/>
            </w:pPr>
          </w:p>
        </w:tc>
        <w:tc>
          <w:tcPr>
            <w:tcW w:w="2070" w:type="dxa"/>
            <w:tcPrChange w:id="363" w:author="Pallavi Tonpe" w:date="2025-11-04T13:29:00Z" w16du:dateUtc="2025-11-04T05:29:00Z">
              <w:tcPr>
                <w:tcW w:w="2070" w:type="dxa"/>
                <w:gridSpan w:val="2"/>
              </w:tcPr>
            </w:tcPrChange>
          </w:tcPr>
          <w:p w14:paraId="252DD158" w14:textId="1CE3E45F" w:rsidR="005128DB" w:rsidRDefault="00F540D5" w:rsidP="006651DC">
            <w:pPr>
              <w:pStyle w:val="BodyText"/>
            </w:pPr>
            <w:r>
              <w:t>retail</w:t>
            </w:r>
          </w:p>
        </w:tc>
        <w:tc>
          <w:tcPr>
            <w:tcW w:w="3505" w:type="dxa"/>
            <w:tcPrChange w:id="364" w:author="Pallavi Tonpe" w:date="2025-11-04T13:29:00Z" w16du:dateUtc="2025-11-04T05:29:00Z">
              <w:tcPr>
                <w:tcW w:w="3505" w:type="dxa"/>
                <w:gridSpan w:val="2"/>
              </w:tcPr>
            </w:tcPrChange>
          </w:tcPr>
          <w:p w14:paraId="69C4E26D" w14:textId="7C8C0597" w:rsidR="005128DB" w:rsidRDefault="00431BBF" w:rsidP="006651DC">
            <w:pPr>
              <w:pStyle w:val="BodyText"/>
            </w:pPr>
            <w:r>
              <w:t xml:space="preserve">Sum </w:t>
            </w:r>
            <w:r w:rsidR="00402F98">
              <w:t>across all</w:t>
            </w:r>
            <w:r>
              <w:t xml:space="preserve"> </w:t>
            </w:r>
            <w:r w:rsidR="00402F98">
              <w:t>claim entries for Retail Channel</w:t>
            </w:r>
          </w:p>
        </w:tc>
      </w:tr>
      <w:tr w:rsidR="005128DB" w14:paraId="0B54DCFA" w14:textId="77777777" w:rsidTr="00412A08">
        <w:trPr>
          <w:trPrChange w:id="365" w:author="Pallavi Tonpe" w:date="2025-11-04T13:29:00Z" w16du:dateUtc="2025-11-04T05:29:00Z">
            <w:trPr>
              <w:gridAfter w:val="0"/>
            </w:trPr>
          </w:trPrChange>
        </w:trPr>
        <w:tc>
          <w:tcPr>
            <w:tcW w:w="2514" w:type="dxa"/>
            <w:tcPrChange w:id="366" w:author="Pallavi Tonpe" w:date="2025-11-04T13:29:00Z" w16du:dateUtc="2025-11-04T05:29:00Z">
              <w:tcPr>
                <w:tcW w:w="2514" w:type="dxa"/>
                <w:gridSpan w:val="2"/>
              </w:tcPr>
            </w:tcPrChange>
          </w:tcPr>
          <w:p w14:paraId="2E4F394D" w14:textId="1B4C6A92" w:rsidR="005128DB" w:rsidRDefault="00724BEB" w:rsidP="006651DC">
            <w:pPr>
              <w:pStyle w:val="BodyText"/>
            </w:pPr>
            <w:r>
              <w:t>Mail Order</w:t>
            </w:r>
          </w:p>
        </w:tc>
        <w:tc>
          <w:tcPr>
            <w:tcW w:w="1621" w:type="dxa"/>
            <w:tcPrChange w:id="367" w:author="Pallavi Tonpe" w:date="2025-11-04T13:29:00Z" w16du:dateUtc="2025-11-04T05:29:00Z">
              <w:tcPr>
                <w:tcW w:w="1621" w:type="dxa"/>
                <w:gridSpan w:val="2"/>
              </w:tcPr>
            </w:tcPrChange>
          </w:tcPr>
          <w:p w14:paraId="30560EEC" w14:textId="77777777" w:rsidR="005128DB" w:rsidRPr="00B56924" w:rsidRDefault="005128DB" w:rsidP="006651DC">
            <w:pPr>
              <w:pStyle w:val="BodyText"/>
            </w:pPr>
          </w:p>
        </w:tc>
        <w:tc>
          <w:tcPr>
            <w:tcW w:w="2070" w:type="dxa"/>
            <w:tcPrChange w:id="368" w:author="Pallavi Tonpe" w:date="2025-11-04T13:29:00Z" w16du:dateUtc="2025-11-04T05:29:00Z">
              <w:tcPr>
                <w:tcW w:w="2070" w:type="dxa"/>
                <w:gridSpan w:val="2"/>
              </w:tcPr>
            </w:tcPrChange>
          </w:tcPr>
          <w:p w14:paraId="7087464D" w14:textId="168D12E9" w:rsidR="005128DB" w:rsidRDefault="00F540D5" w:rsidP="006651DC">
            <w:pPr>
              <w:pStyle w:val="BodyText"/>
            </w:pPr>
            <w:r>
              <w:t>mailOrder</w:t>
            </w:r>
          </w:p>
        </w:tc>
        <w:tc>
          <w:tcPr>
            <w:tcW w:w="3505" w:type="dxa"/>
            <w:tcPrChange w:id="369" w:author="Pallavi Tonpe" w:date="2025-11-04T13:29:00Z" w16du:dateUtc="2025-11-04T05:29:00Z">
              <w:tcPr>
                <w:tcW w:w="3505" w:type="dxa"/>
                <w:gridSpan w:val="2"/>
              </w:tcPr>
            </w:tcPrChange>
          </w:tcPr>
          <w:p w14:paraId="10A0FE9F" w14:textId="169652D2" w:rsidR="005128DB" w:rsidRDefault="00402F98" w:rsidP="006651DC">
            <w:pPr>
              <w:pStyle w:val="BodyText"/>
            </w:pPr>
            <w:r>
              <w:t xml:space="preserve">Sum across all claim entries for </w:t>
            </w:r>
            <w:r w:rsidR="007039EA">
              <w:t>Mail Order</w:t>
            </w:r>
            <w:r>
              <w:t xml:space="preserve"> Channel</w:t>
            </w:r>
          </w:p>
        </w:tc>
      </w:tr>
      <w:tr w:rsidR="005128DB" w14:paraId="22FBC205" w14:textId="77777777" w:rsidTr="00412A08">
        <w:trPr>
          <w:trPrChange w:id="370" w:author="Pallavi Tonpe" w:date="2025-11-04T13:29:00Z" w16du:dateUtc="2025-11-04T05:29:00Z">
            <w:trPr>
              <w:gridAfter w:val="0"/>
            </w:trPr>
          </w:trPrChange>
        </w:trPr>
        <w:tc>
          <w:tcPr>
            <w:tcW w:w="2514" w:type="dxa"/>
            <w:tcPrChange w:id="371" w:author="Pallavi Tonpe" w:date="2025-11-04T13:29:00Z" w16du:dateUtc="2025-11-04T05:29:00Z">
              <w:tcPr>
                <w:tcW w:w="2514" w:type="dxa"/>
                <w:gridSpan w:val="2"/>
              </w:tcPr>
            </w:tcPrChange>
          </w:tcPr>
          <w:p w14:paraId="4719D948" w14:textId="288FC9A5" w:rsidR="005128DB" w:rsidRDefault="00724BEB" w:rsidP="006651DC">
            <w:pPr>
              <w:pStyle w:val="BodyText"/>
            </w:pPr>
            <w:r>
              <w:t>Specialty</w:t>
            </w:r>
          </w:p>
        </w:tc>
        <w:tc>
          <w:tcPr>
            <w:tcW w:w="1621" w:type="dxa"/>
            <w:tcPrChange w:id="372" w:author="Pallavi Tonpe" w:date="2025-11-04T13:29:00Z" w16du:dateUtc="2025-11-04T05:29:00Z">
              <w:tcPr>
                <w:tcW w:w="1621" w:type="dxa"/>
                <w:gridSpan w:val="2"/>
              </w:tcPr>
            </w:tcPrChange>
          </w:tcPr>
          <w:p w14:paraId="45B17F70" w14:textId="77777777" w:rsidR="005128DB" w:rsidRPr="00B56924" w:rsidRDefault="005128DB" w:rsidP="006651DC">
            <w:pPr>
              <w:pStyle w:val="BodyText"/>
            </w:pPr>
          </w:p>
        </w:tc>
        <w:tc>
          <w:tcPr>
            <w:tcW w:w="2070" w:type="dxa"/>
            <w:tcPrChange w:id="373" w:author="Pallavi Tonpe" w:date="2025-11-04T13:29:00Z" w16du:dateUtc="2025-11-04T05:29:00Z">
              <w:tcPr>
                <w:tcW w:w="2070" w:type="dxa"/>
                <w:gridSpan w:val="2"/>
              </w:tcPr>
            </w:tcPrChange>
          </w:tcPr>
          <w:p w14:paraId="4572D530" w14:textId="034589F8" w:rsidR="005128DB" w:rsidRDefault="00F540D5" w:rsidP="006651DC">
            <w:pPr>
              <w:pStyle w:val="BodyText"/>
            </w:pPr>
            <w:r>
              <w:t>speciality</w:t>
            </w:r>
          </w:p>
        </w:tc>
        <w:tc>
          <w:tcPr>
            <w:tcW w:w="3505" w:type="dxa"/>
            <w:tcPrChange w:id="374" w:author="Pallavi Tonpe" w:date="2025-11-04T13:29:00Z" w16du:dateUtc="2025-11-04T05:29:00Z">
              <w:tcPr>
                <w:tcW w:w="3505" w:type="dxa"/>
                <w:gridSpan w:val="2"/>
              </w:tcPr>
            </w:tcPrChange>
          </w:tcPr>
          <w:p w14:paraId="616962AF" w14:textId="4550FE5E" w:rsidR="005128DB" w:rsidRDefault="007039EA" w:rsidP="006651DC">
            <w:pPr>
              <w:pStyle w:val="BodyText"/>
            </w:pPr>
            <w:r>
              <w:t>Sum across all claim entries for Speciality Channel</w:t>
            </w:r>
          </w:p>
        </w:tc>
      </w:tr>
      <w:tr w:rsidR="005128DB" w14:paraId="5A028694" w14:textId="77777777" w:rsidTr="00412A08">
        <w:trPr>
          <w:trPrChange w:id="375" w:author="Pallavi Tonpe" w:date="2025-11-04T13:29:00Z" w16du:dateUtc="2025-11-04T05:29:00Z">
            <w:trPr>
              <w:gridAfter w:val="0"/>
            </w:trPr>
          </w:trPrChange>
        </w:trPr>
        <w:tc>
          <w:tcPr>
            <w:tcW w:w="2514" w:type="dxa"/>
            <w:tcPrChange w:id="376" w:author="Pallavi Tonpe" w:date="2025-11-04T13:29:00Z" w16du:dateUtc="2025-11-04T05:29:00Z">
              <w:tcPr>
                <w:tcW w:w="2514" w:type="dxa"/>
                <w:gridSpan w:val="2"/>
              </w:tcPr>
            </w:tcPrChange>
          </w:tcPr>
          <w:p w14:paraId="29C66391" w14:textId="05783AA6" w:rsidR="005128DB" w:rsidRDefault="00EF6567" w:rsidP="006651DC">
            <w:pPr>
              <w:pStyle w:val="BodyText"/>
            </w:pPr>
            <w:r>
              <w:t>Member Submitted</w:t>
            </w:r>
          </w:p>
        </w:tc>
        <w:tc>
          <w:tcPr>
            <w:tcW w:w="1621" w:type="dxa"/>
            <w:tcPrChange w:id="377" w:author="Pallavi Tonpe" w:date="2025-11-04T13:29:00Z" w16du:dateUtc="2025-11-04T05:29:00Z">
              <w:tcPr>
                <w:tcW w:w="1621" w:type="dxa"/>
                <w:gridSpan w:val="2"/>
              </w:tcPr>
            </w:tcPrChange>
          </w:tcPr>
          <w:p w14:paraId="3AE6861F" w14:textId="77777777" w:rsidR="005128DB" w:rsidRPr="00B56924" w:rsidRDefault="005128DB" w:rsidP="006651DC">
            <w:pPr>
              <w:pStyle w:val="BodyText"/>
            </w:pPr>
          </w:p>
        </w:tc>
        <w:tc>
          <w:tcPr>
            <w:tcW w:w="2070" w:type="dxa"/>
            <w:tcPrChange w:id="378" w:author="Pallavi Tonpe" w:date="2025-11-04T13:29:00Z" w16du:dateUtc="2025-11-04T05:29:00Z">
              <w:tcPr>
                <w:tcW w:w="2070" w:type="dxa"/>
                <w:gridSpan w:val="2"/>
              </w:tcPr>
            </w:tcPrChange>
          </w:tcPr>
          <w:p w14:paraId="38B421F0" w14:textId="7572BBD8" w:rsidR="005128DB" w:rsidRDefault="00431BBF" w:rsidP="006651DC">
            <w:pPr>
              <w:pStyle w:val="BodyText"/>
            </w:pPr>
            <w:r>
              <w:t>memberSubmitted</w:t>
            </w:r>
          </w:p>
        </w:tc>
        <w:tc>
          <w:tcPr>
            <w:tcW w:w="3505" w:type="dxa"/>
            <w:tcPrChange w:id="379" w:author="Pallavi Tonpe" w:date="2025-11-04T13:29:00Z" w16du:dateUtc="2025-11-04T05:29:00Z">
              <w:tcPr>
                <w:tcW w:w="3505" w:type="dxa"/>
                <w:gridSpan w:val="2"/>
              </w:tcPr>
            </w:tcPrChange>
          </w:tcPr>
          <w:p w14:paraId="7186C362" w14:textId="44C1D7FA" w:rsidR="005128DB" w:rsidRDefault="007039EA" w:rsidP="006651DC">
            <w:pPr>
              <w:pStyle w:val="BodyText"/>
            </w:pPr>
            <w:r>
              <w:t>Sum across all claim entries for Member Submitted Channel</w:t>
            </w:r>
          </w:p>
        </w:tc>
      </w:tr>
      <w:tr w:rsidR="00EF6567" w14:paraId="418B4D4F" w14:textId="77777777" w:rsidTr="00412A08">
        <w:trPr>
          <w:trPrChange w:id="380" w:author="Pallavi Tonpe" w:date="2025-11-04T13:29:00Z" w16du:dateUtc="2025-11-04T05:29:00Z">
            <w:trPr>
              <w:gridAfter w:val="0"/>
            </w:trPr>
          </w:trPrChange>
        </w:trPr>
        <w:tc>
          <w:tcPr>
            <w:tcW w:w="2514" w:type="dxa"/>
            <w:tcPrChange w:id="381" w:author="Pallavi Tonpe" w:date="2025-11-04T13:29:00Z" w16du:dateUtc="2025-11-04T05:29:00Z">
              <w:tcPr>
                <w:tcW w:w="2514" w:type="dxa"/>
                <w:gridSpan w:val="2"/>
              </w:tcPr>
            </w:tcPrChange>
          </w:tcPr>
          <w:p w14:paraId="6DCF58AE" w14:textId="5552F6F2" w:rsidR="00EF6567" w:rsidRDefault="00EF6567" w:rsidP="006651DC">
            <w:pPr>
              <w:pStyle w:val="BodyText"/>
            </w:pPr>
            <w:r>
              <w:t>Total</w:t>
            </w:r>
          </w:p>
        </w:tc>
        <w:tc>
          <w:tcPr>
            <w:tcW w:w="1621" w:type="dxa"/>
            <w:tcPrChange w:id="382" w:author="Pallavi Tonpe" w:date="2025-11-04T13:29:00Z" w16du:dateUtc="2025-11-04T05:29:00Z">
              <w:tcPr>
                <w:tcW w:w="1621" w:type="dxa"/>
                <w:gridSpan w:val="2"/>
              </w:tcPr>
            </w:tcPrChange>
          </w:tcPr>
          <w:p w14:paraId="4689FF20" w14:textId="77777777" w:rsidR="00EF6567" w:rsidRPr="00B56924" w:rsidRDefault="00EF6567" w:rsidP="006651DC">
            <w:pPr>
              <w:pStyle w:val="BodyText"/>
            </w:pPr>
          </w:p>
        </w:tc>
        <w:tc>
          <w:tcPr>
            <w:tcW w:w="2070" w:type="dxa"/>
            <w:tcPrChange w:id="383" w:author="Pallavi Tonpe" w:date="2025-11-04T13:29:00Z" w16du:dateUtc="2025-11-04T05:29:00Z">
              <w:tcPr>
                <w:tcW w:w="2070" w:type="dxa"/>
                <w:gridSpan w:val="2"/>
              </w:tcPr>
            </w:tcPrChange>
          </w:tcPr>
          <w:p w14:paraId="370D4877" w14:textId="4CC434D0" w:rsidR="00EF6567" w:rsidRDefault="00431BBF" w:rsidP="006651DC">
            <w:pPr>
              <w:pStyle w:val="BodyText"/>
            </w:pPr>
            <w:r>
              <w:t>totalBilled</w:t>
            </w:r>
          </w:p>
        </w:tc>
        <w:tc>
          <w:tcPr>
            <w:tcW w:w="3505" w:type="dxa"/>
            <w:tcPrChange w:id="384" w:author="Pallavi Tonpe" w:date="2025-11-04T13:29:00Z" w16du:dateUtc="2025-11-04T05:29:00Z">
              <w:tcPr>
                <w:tcW w:w="3505" w:type="dxa"/>
                <w:gridSpan w:val="2"/>
              </w:tcPr>
            </w:tcPrChange>
          </w:tcPr>
          <w:p w14:paraId="13A1CEE8" w14:textId="56B4CAEA" w:rsidR="00EF6567" w:rsidRDefault="00830A51" w:rsidP="006651DC">
            <w:pPr>
              <w:pStyle w:val="BodyText"/>
            </w:pPr>
            <w:r>
              <w:t>Sum of all amounts above across channels</w:t>
            </w:r>
          </w:p>
        </w:tc>
      </w:tr>
      <w:tr w:rsidR="00D810A5" w14:paraId="333B8DDB" w14:textId="77777777" w:rsidTr="00412A08">
        <w:trPr>
          <w:trPrChange w:id="385" w:author="Pallavi Tonpe" w:date="2025-11-04T13:29:00Z" w16du:dateUtc="2025-11-04T05:29:00Z">
            <w:trPr>
              <w:gridAfter w:val="0"/>
            </w:trPr>
          </w:trPrChange>
        </w:trPr>
        <w:tc>
          <w:tcPr>
            <w:tcW w:w="2514" w:type="dxa"/>
            <w:tcPrChange w:id="386" w:author="Pallavi Tonpe" w:date="2025-11-04T13:29:00Z" w16du:dateUtc="2025-11-04T05:29:00Z">
              <w:tcPr>
                <w:tcW w:w="2514" w:type="dxa"/>
                <w:gridSpan w:val="2"/>
              </w:tcPr>
            </w:tcPrChange>
          </w:tcPr>
          <w:p w14:paraId="5573B2A4" w14:textId="77777777" w:rsidR="00D810A5" w:rsidRDefault="00AB727A" w:rsidP="00A901EC">
            <w:pPr>
              <w:pStyle w:val="BodyText"/>
              <w:spacing w:before="0" w:after="0"/>
            </w:pPr>
            <w:r>
              <w:t>Less No Cost Claims</w:t>
            </w:r>
            <w:r w:rsidR="00252921">
              <w:t xml:space="preserve"> (Please keep this Configurable on ORMB side- Algo parm?)</w:t>
            </w:r>
          </w:p>
          <w:p w14:paraId="2562142B" w14:textId="77777777" w:rsidR="00576A2C" w:rsidRDefault="00576A2C" w:rsidP="00A901EC">
            <w:pPr>
              <w:pStyle w:val="BodyText"/>
              <w:spacing w:before="0" w:after="0"/>
            </w:pPr>
          </w:p>
          <w:p w14:paraId="313D5438" w14:textId="50FAF1D2" w:rsidR="00576A2C" w:rsidRDefault="00B42371" w:rsidP="00A901EC">
            <w:pPr>
              <w:pStyle w:val="BodyText"/>
              <w:spacing w:before="0" w:after="0"/>
            </w:pPr>
            <w:r>
              <w:t>Populate this line only if the query has non-zero result</w:t>
            </w:r>
          </w:p>
        </w:tc>
        <w:tc>
          <w:tcPr>
            <w:tcW w:w="1621" w:type="dxa"/>
            <w:tcPrChange w:id="387" w:author="Pallavi Tonpe" w:date="2025-11-04T13:29:00Z" w16du:dateUtc="2025-11-04T05:29:00Z">
              <w:tcPr>
                <w:tcW w:w="1621" w:type="dxa"/>
                <w:gridSpan w:val="2"/>
              </w:tcPr>
            </w:tcPrChange>
          </w:tcPr>
          <w:p w14:paraId="18D4B034" w14:textId="77777777" w:rsidR="00D810A5" w:rsidRPr="00B56924" w:rsidRDefault="00D810A5" w:rsidP="00A901EC">
            <w:pPr>
              <w:pStyle w:val="BodyText"/>
              <w:spacing w:before="0" w:after="0"/>
            </w:pPr>
          </w:p>
        </w:tc>
        <w:tc>
          <w:tcPr>
            <w:tcW w:w="2070" w:type="dxa"/>
            <w:tcPrChange w:id="388" w:author="Pallavi Tonpe" w:date="2025-11-04T13:29:00Z" w16du:dateUtc="2025-11-04T05:29:00Z">
              <w:tcPr>
                <w:tcW w:w="2070" w:type="dxa"/>
                <w:gridSpan w:val="2"/>
              </w:tcPr>
            </w:tcPrChange>
          </w:tcPr>
          <w:p w14:paraId="327875C9" w14:textId="03E9C362" w:rsidR="00D810A5" w:rsidRDefault="00926A42" w:rsidP="00A901EC">
            <w:pPr>
              <w:pStyle w:val="BodyText"/>
              <w:spacing w:before="0" w:after="0"/>
            </w:pPr>
            <w:r>
              <w:t>noBillCredit</w:t>
            </w:r>
          </w:p>
        </w:tc>
        <w:tc>
          <w:tcPr>
            <w:tcW w:w="3505" w:type="dxa"/>
            <w:tcPrChange w:id="389" w:author="Pallavi Tonpe" w:date="2025-11-04T13:29:00Z" w16du:dateUtc="2025-11-04T05:29:00Z">
              <w:tcPr>
                <w:tcW w:w="3505" w:type="dxa"/>
                <w:gridSpan w:val="2"/>
              </w:tcPr>
            </w:tcPrChange>
          </w:tcPr>
          <w:p w14:paraId="71411712" w14:textId="77777777" w:rsidR="00673FD6" w:rsidRDefault="00673FD6" w:rsidP="00A901EC">
            <w:pPr>
              <w:pStyle w:val="BodyText"/>
              <w:spacing w:before="0" w:after="0"/>
            </w:pPr>
            <w:r>
              <w:t>SELECT :LessNoCostClaims, BCHAR.ADHOC_CHAR_VAL CHANNEL,SUM(LN.CALC_AMT)</w:t>
            </w:r>
          </w:p>
          <w:p w14:paraId="691F0C17" w14:textId="77777777" w:rsidR="00673FD6" w:rsidRDefault="00673FD6" w:rsidP="00A901EC">
            <w:pPr>
              <w:pStyle w:val="BodyText"/>
              <w:spacing w:before="0" w:after="0"/>
            </w:pPr>
            <w:r>
              <w:t>FROM CI_BSEG_CALC_LN LN, CI_BSEG BSEG, CI_BSEG_CALC CALC, CI_BILL_CHG_CHAR BCHAR</w:t>
            </w:r>
          </w:p>
          <w:p w14:paraId="671FC69D" w14:textId="77777777" w:rsidR="00673FD6" w:rsidRDefault="00673FD6" w:rsidP="00A901EC">
            <w:pPr>
              <w:pStyle w:val="BodyText"/>
              <w:spacing w:before="0" w:after="0"/>
            </w:pPr>
            <w:r>
              <w:t>WHERE BSEG.BILL_ID = :BILL_ID</w:t>
            </w:r>
          </w:p>
          <w:p w14:paraId="49136354" w14:textId="77777777" w:rsidR="00673FD6" w:rsidRDefault="00673FD6" w:rsidP="00A901EC">
            <w:pPr>
              <w:pStyle w:val="BodyText"/>
              <w:spacing w:before="0" w:after="0"/>
            </w:pPr>
            <w:r>
              <w:t>AND BSEG.BSEG_ID = CALC.BSEG_ID</w:t>
            </w:r>
          </w:p>
          <w:p w14:paraId="07D675BF" w14:textId="77777777" w:rsidR="00673FD6" w:rsidRDefault="00673FD6" w:rsidP="00A901EC">
            <w:pPr>
              <w:pStyle w:val="BodyText"/>
              <w:spacing w:before="0" w:after="0"/>
            </w:pPr>
            <w:r>
              <w:t>AND CALC.BSEG_ID = LN.BSEG_ID</w:t>
            </w:r>
          </w:p>
          <w:p w14:paraId="496FC6E6" w14:textId="77777777" w:rsidR="00673FD6" w:rsidRDefault="00673FD6" w:rsidP="00A901EC">
            <w:pPr>
              <w:pStyle w:val="BodyText"/>
              <w:spacing w:before="0" w:after="0"/>
            </w:pPr>
            <w:r>
              <w:t>AND CALC.BILLABLE_CHG_ID = BCHAR.BILLABLE_CHG_ID</w:t>
            </w:r>
          </w:p>
          <w:p w14:paraId="602E4D54" w14:textId="5E3178E7" w:rsidR="00673FD6" w:rsidRDefault="00673FD6" w:rsidP="00A901EC">
            <w:pPr>
              <w:pStyle w:val="BodyText"/>
              <w:spacing w:before="0" w:after="0"/>
            </w:pPr>
            <w:r>
              <w:t>AND BCHAR.CHAR_TYPE_CD = :CHANNEL</w:t>
            </w:r>
          </w:p>
          <w:p w14:paraId="6B597F4E" w14:textId="47E3A30F" w:rsidR="00673FD6" w:rsidRDefault="00673FD6" w:rsidP="00A901EC">
            <w:pPr>
              <w:pStyle w:val="BodyText"/>
              <w:spacing w:before="0" w:after="0"/>
            </w:pPr>
            <w:r>
              <w:t>AND SUBSTR(LN.DESCR_ON_BILL,</w:t>
            </w:r>
            <w:r w:rsidR="009547B4">
              <w:t>2</w:t>
            </w:r>
            <w:del w:id="390" w:author="Pallavi Tonpe" w:date="2025-10-24T13:06:00Z" w16du:dateUtc="2025-10-24T17:06:00Z">
              <w:r>
                <w:delText>1</w:delText>
              </w:r>
            </w:del>
            <w:r>
              <w:t>,3) ='ZNB'</w:t>
            </w:r>
          </w:p>
          <w:p w14:paraId="524B7104" w14:textId="5D18B2C3" w:rsidR="00D810A5" w:rsidRDefault="00673FD6" w:rsidP="00A901EC">
            <w:pPr>
              <w:pStyle w:val="BodyText"/>
              <w:spacing w:before="0" w:after="0"/>
            </w:pPr>
            <w:r>
              <w:t xml:space="preserve">GROUP BY </w:t>
            </w:r>
            <w:r w:rsidR="003B4882">
              <w:t xml:space="preserve">:LessNoCostClaims, </w:t>
            </w:r>
            <w:r>
              <w:t>BCHAR.ADHOC_CHAR_VAL</w:t>
            </w:r>
          </w:p>
        </w:tc>
      </w:tr>
      <w:tr w:rsidR="00C05B71" w14:paraId="4C648F01" w14:textId="77777777" w:rsidTr="00412A08">
        <w:tc>
          <w:tcPr>
            <w:tcW w:w="2514" w:type="dxa"/>
          </w:tcPr>
          <w:p w14:paraId="3BA0D48B" w14:textId="24909B59" w:rsidR="00C05B71" w:rsidRDefault="0067086E" w:rsidP="00A901EC">
            <w:pPr>
              <w:pStyle w:val="BodyText"/>
              <w:spacing w:before="0" w:after="0"/>
            </w:pPr>
            <w:ins w:id="391" w:author="Pallavi Tonpe" w:date="2025-11-04T23:08:00Z" w16du:dateUtc="2025-11-05T04:08:00Z">
              <w:r>
                <w:t>FWA Adjustment</w:t>
              </w:r>
            </w:ins>
            <w:ins w:id="392" w:author="Pallavi Tonpe" w:date="2025-11-04T23:09:00Z" w16du:dateUtc="2025-11-05T04:09:00Z">
              <w:r w:rsidR="004B2F45">
                <w:t xml:space="preserve"> (This should be description of </w:t>
              </w:r>
              <w:r w:rsidR="000736AA">
                <w:t>the Adjustment Type)</w:t>
              </w:r>
            </w:ins>
          </w:p>
        </w:tc>
        <w:tc>
          <w:tcPr>
            <w:tcW w:w="1621" w:type="dxa"/>
          </w:tcPr>
          <w:p w14:paraId="2406BB1B" w14:textId="77777777" w:rsidR="00C05B71" w:rsidRPr="00B56924" w:rsidRDefault="00C05B71" w:rsidP="00A901EC">
            <w:pPr>
              <w:pStyle w:val="BodyText"/>
              <w:spacing w:before="0" w:after="0"/>
            </w:pPr>
          </w:p>
        </w:tc>
        <w:tc>
          <w:tcPr>
            <w:tcW w:w="2070" w:type="dxa"/>
          </w:tcPr>
          <w:p w14:paraId="3144AFC9" w14:textId="4481E2D1" w:rsidR="00C05B71" w:rsidRDefault="004C0894" w:rsidP="00A901EC">
            <w:pPr>
              <w:pStyle w:val="BodyText"/>
              <w:spacing w:before="0" w:after="0"/>
            </w:pPr>
            <w:ins w:id="393" w:author="Pallavi Tonpe" w:date="2025-11-04T23:08:00Z" w16du:dateUtc="2025-11-05T04:08:00Z">
              <w:r>
                <w:t>fwaAdjustment</w:t>
              </w:r>
            </w:ins>
          </w:p>
        </w:tc>
        <w:tc>
          <w:tcPr>
            <w:tcW w:w="3505" w:type="dxa"/>
          </w:tcPr>
          <w:p w14:paraId="623F927A" w14:textId="77777777" w:rsidR="00A241C7" w:rsidRDefault="00A241C7" w:rsidP="00A241C7">
            <w:pPr>
              <w:pStyle w:val="BodyText"/>
              <w:spacing w:before="0" w:after="0"/>
              <w:rPr>
                <w:ins w:id="394" w:author="Pallavi Tonpe" w:date="2025-11-04T23:11:00Z" w16du:dateUtc="2025-11-05T04:11:00Z"/>
              </w:rPr>
            </w:pPr>
            <w:ins w:id="395" w:author="Pallavi Tonpe" w:date="2025-11-04T23:11:00Z" w16du:dateUtc="2025-11-05T04:11:00Z">
              <w:r>
                <w:t>SELECT DESCR_ON_BILL,SUM(CUR_AMT) FROM CI_FT FT,CI_ADJ_TYPE_L ADJL WHERE PARENT_ID = 'FWARECOV'</w:t>
              </w:r>
            </w:ins>
          </w:p>
          <w:p w14:paraId="3BE331C8" w14:textId="77777777" w:rsidR="00A241C7" w:rsidRDefault="00A241C7" w:rsidP="00A241C7">
            <w:pPr>
              <w:pStyle w:val="BodyText"/>
              <w:spacing w:before="0" w:after="0"/>
              <w:rPr>
                <w:ins w:id="396" w:author="Pallavi Tonpe" w:date="2025-11-04T23:11:00Z" w16du:dateUtc="2025-11-05T04:11:00Z"/>
              </w:rPr>
            </w:pPr>
            <w:ins w:id="397" w:author="Pallavi Tonpe" w:date="2025-11-04T23:11:00Z" w16du:dateUtc="2025-11-05T04:11:00Z">
              <w:r>
                <w:t>AND FT_TYPE_FLG IN ('AD','AX')</w:t>
              </w:r>
            </w:ins>
          </w:p>
          <w:p w14:paraId="15F988DF" w14:textId="77777777" w:rsidR="00A241C7" w:rsidRDefault="00A241C7" w:rsidP="00A241C7">
            <w:pPr>
              <w:pStyle w:val="BodyText"/>
              <w:spacing w:before="0" w:after="0"/>
              <w:rPr>
                <w:ins w:id="398" w:author="Pallavi Tonpe" w:date="2025-11-04T23:11:00Z" w16du:dateUtc="2025-11-05T04:11:00Z"/>
              </w:rPr>
            </w:pPr>
            <w:ins w:id="399" w:author="Pallavi Tonpe" w:date="2025-11-04T23:11:00Z" w16du:dateUtc="2025-11-05T04:11:00Z">
              <w:r>
                <w:t>AND BILL_ID = :BILL_ID</w:t>
              </w:r>
            </w:ins>
          </w:p>
          <w:p w14:paraId="210483DE" w14:textId="77777777" w:rsidR="00A241C7" w:rsidRDefault="00A241C7" w:rsidP="00A241C7">
            <w:pPr>
              <w:pStyle w:val="BodyText"/>
              <w:spacing w:before="0" w:after="0"/>
              <w:rPr>
                <w:ins w:id="400" w:author="Pallavi Tonpe" w:date="2025-11-04T23:11:00Z" w16du:dateUtc="2025-11-05T04:11:00Z"/>
              </w:rPr>
            </w:pPr>
            <w:ins w:id="401" w:author="Pallavi Tonpe" w:date="2025-11-04T23:11:00Z" w16du:dateUtc="2025-11-05T04:11:00Z">
              <w:r>
                <w:t>AND FT.PARENT_ID = ADJL.ADJ_TYPE_CD</w:t>
              </w:r>
            </w:ins>
          </w:p>
          <w:p w14:paraId="3318759B" w14:textId="45439F9C" w:rsidR="00C05B71" w:rsidRDefault="00A241C7" w:rsidP="00A241C7">
            <w:pPr>
              <w:pStyle w:val="BodyText"/>
              <w:spacing w:before="0" w:after="0"/>
            </w:pPr>
            <w:ins w:id="402" w:author="Pallavi Tonpe" w:date="2025-11-04T23:11:00Z" w16du:dateUtc="2025-11-05T04:11:00Z">
              <w:r>
                <w:t>GROUP BY DESCR_ON_BILL</w:t>
              </w:r>
            </w:ins>
          </w:p>
        </w:tc>
      </w:tr>
      <w:tr w:rsidR="00576A2C" w14:paraId="4D7A214F" w14:textId="77777777" w:rsidTr="00C9497B">
        <w:tc>
          <w:tcPr>
            <w:tcW w:w="2514" w:type="dxa"/>
          </w:tcPr>
          <w:p w14:paraId="60084B88" w14:textId="77777777" w:rsidR="00576A2C" w:rsidRDefault="004D6872" w:rsidP="00A901EC">
            <w:pPr>
              <w:pStyle w:val="BodyText"/>
              <w:spacing w:before="0" w:after="0"/>
            </w:pPr>
            <w:r>
              <w:t>Net Total</w:t>
            </w:r>
          </w:p>
          <w:p w14:paraId="198CA27B" w14:textId="77777777" w:rsidR="004D6872" w:rsidRDefault="004D6872" w:rsidP="00A901EC">
            <w:pPr>
              <w:pStyle w:val="BodyText"/>
              <w:spacing w:before="0" w:after="0"/>
              <w:rPr>
                <w:ins w:id="403" w:author="Pallavi Tonpe" w:date="2025-11-04T23:13:00Z" w16du:dateUtc="2025-11-05T04:13:00Z"/>
              </w:rPr>
            </w:pPr>
            <w:r>
              <w:t xml:space="preserve">Populate this only </w:t>
            </w:r>
            <w:r w:rsidR="004E0BB4">
              <w:t>i</w:t>
            </w:r>
            <w:r>
              <w:t xml:space="preserve">f </w:t>
            </w:r>
            <w:r w:rsidR="00325DDC">
              <w:t>Less No Cost claims line has a non-zero result</w:t>
            </w:r>
          </w:p>
          <w:p w14:paraId="3DAFDAC8" w14:textId="77777777" w:rsidR="00541E0F" w:rsidRDefault="00541E0F" w:rsidP="00A901EC">
            <w:pPr>
              <w:pStyle w:val="BodyText"/>
              <w:spacing w:before="0" w:after="0"/>
              <w:rPr>
                <w:ins w:id="404" w:author="Pallavi Tonpe" w:date="2025-11-04T23:13:00Z" w16du:dateUtc="2025-11-05T04:13:00Z"/>
              </w:rPr>
            </w:pPr>
            <w:ins w:id="405" w:author="Pallavi Tonpe" w:date="2025-11-04T23:13:00Z" w16du:dateUtc="2025-11-05T04:13:00Z">
              <w:r>
                <w:t>OR</w:t>
              </w:r>
            </w:ins>
          </w:p>
          <w:p w14:paraId="6DD4AD13" w14:textId="7F71F95E" w:rsidR="004D6872" w:rsidRDefault="00541E0F" w:rsidP="00A901EC">
            <w:pPr>
              <w:pStyle w:val="BodyText"/>
              <w:spacing w:before="0" w:after="0"/>
            </w:pPr>
            <w:ins w:id="406" w:author="Pallavi Tonpe" w:date="2025-11-04T23:13:00Z" w16du:dateUtc="2025-11-05T04:13:00Z">
              <w:r>
                <w:t>FWA Adjustment line has non-zero result</w:t>
              </w:r>
            </w:ins>
          </w:p>
        </w:tc>
        <w:tc>
          <w:tcPr>
            <w:tcW w:w="1621" w:type="dxa"/>
          </w:tcPr>
          <w:p w14:paraId="1300A9B7" w14:textId="77777777" w:rsidR="00576A2C" w:rsidRPr="00B56924" w:rsidRDefault="00576A2C" w:rsidP="00A901EC">
            <w:pPr>
              <w:pStyle w:val="BodyText"/>
              <w:spacing w:before="0" w:after="0"/>
            </w:pPr>
          </w:p>
        </w:tc>
        <w:tc>
          <w:tcPr>
            <w:tcW w:w="2070" w:type="dxa"/>
          </w:tcPr>
          <w:p w14:paraId="1B7B960B" w14:textId="5D40C8B7" w:rsidR="00576A2C" w:rsidRDefault="00325DDC" w:rsidP="00A901EC">
            <w:pPr>
              <w:pStyle w:val="BodyText"/>
              <w:spacing w:before="0" w:after="0"/>
            </w:pPr>
            <w:r>
              <w:t>netTotal</w:t>
            </w:r>
          </w:p>
        </w:tc>
        <w:tc>
          <w:tcPr>
            <w:tcW w:w="3505" w:type="dxa"/>
          </w:tcPr>
          <w:p w14:paraId="6F37DF30" w14:textId="25288A80" w:rsidR="00576A2C" w:rsidRDefault="003F6358" w:rsidP="00A901EC">
            <w:pPr>
              <w:pStyle w:val="BodyText"/>
              <w:spacing w:before="0" w:after="0"/>
            </w:pPr>
            <w:r>
              <w:t xml:space="preserve">totalBilled </w:t>
            </w:r>
            <w:ins w:id="407" w:author="Pallavi Tonpe" w:date="2025-11-04T23:13:00Z" w16du:dateUtc="2025-11-05T04:13:00Z">
              <w:r w:rsidR="00541E0F">
                <w:t>+</w:t>
              </w:r>
            </w:ins>
            <w:r>
              <w:t xml:space="preserve"> noBillCredit by channel</w:t>
            </w:r>
            <w:ins w:id="408" w:author="Pallavi Tonpe" w:date="2025-11-04T23:14:00Z" w16du:dateUtc="2025-11-05T04:14:00Z">
              <w:r w:rsidR="00291BC5">
                <w:t xml:space="preserve"> + fwaAdjustment</w:t>
              </w:r>
            </w:ins>
          </w:p>
        </w:tc>
      </w:tr>
      <w:tr w:rsidR="00EF6567" w14:paraId="2A125C3E" w14:textId="77777777" w:rsidTr="00C9497B">
        <w:tc>
          <w:tcPr>
            <w:tcW w:w="9710" w:type="dxa"/>
            <w:gridSpan w:val="4"/>
          </w:tcPr>
          <w:p w14:paraId="1260E3DD" w14:textId="7F194ED1" w:rsidR="00EF6567" w:rsidRDefault="00EF6567" w:rsidP="006651DC">
            <w:pPr>
              <w:pStyle w:val="BodyText"/>
            </w:pPr>
            <w:r>
              <w:t xml:space="preserve">End of </w:t>
            </w:r>
            <w:r w:rsidR="00F540D5">
              <w:t xml:space="preserve"> totalClaimsAmount</w:t>
            </w:r>
          </w:p>
        </w:tc>
      </w:tr>
      <w:tr w:rsidR="006651DC" w14:paraId="7BD59178" w14:textId="77777777" w:rsidTr="00C9497B">
        <w:tc>
          <w:tcPr>
            <w:tcW w:w="2514" w:type="dxa"/>
          </w:tcPr>
          <w:p w14:paraId="62540A2F" w14:textId="2A78BD3A" w:rsidR="006651DC" w:rsidRDefault="006651DC" w:rsidP="006651DC">
            <w:pPr>
              <w:pStyle w:val="BodyText"/>
            </w:pPr>
            <w:r>
              <w:t>Remit To</w:t>
            </w:r>
          </w:p>
        </w:tc>
        <w:tc>
          <w:tcPr>
            <w:tcW w:w="1621" w:type="dxa"/>
          </w:tcPr>
          <w:p w14:paraId="4D179D9E" w14:textId="75003268" w:rsidR="006651DC" w:rsidRDefault="006651DC" w:rsidP="006651DC">
            <w:pPr>
              <w:pStyle w:val="BodyText"/>
            </w:pPr>
            <w:r w:rsidRPr="00B56924">
              <w:t>Prime Therapeutics, P.O. Box 860466 Minneapolis, MN 55486-0466</w:t>
            </w:r>
          </w:p>
        </w:tc>
        <w:tc>
          <w:tcPr>
            <w:tcW w:w="2070" w:type="dxa"/>
          </w:tcPr>
          <w:p w14:paraId="41F1F335" w14:textId="77777777" w:rsidR="006651DC" w:rsidRDefault="006651DC" w:rsidP="006651DC">
            <w:pPr>
              <w:pStyle w:val="BodyText"/>
            </w:pPr>
          </w:p>
        </w:tc>
        <w:tc>
          <w:tcPr>
            <w:tcW w:w="3505" w:type="dxa"/>
          </w:tcPr>
          <w:p w14:paraId="1E06897F" w14:textId="79705946" w:rsidR="006651DC" w:rsidRDefault="006651DC" w:rsidP="006651DC">
            <w:pPr>
              <w:pStyle w:val="BodyText"/>
            </w:pPr>
            <w:r>
              <w:t xml:space="preserve">Refer extendable lookup </w:t>
            </w:r>
            <w:r w:rsidR="000A63D6" w:rsidRPr="000A63D6">
              <w:t>CM-MarketsExtLookup</w:t>
            </w:r>
            <w:r w:rsidR="000A63D6">
              <w:t xml:space="preserve"> </w:t>
            </w:r>
            <w:r>
              <w:t>For “Remit To”</w:t>
            </w:r>
          </w:p>
        </w:tc>
      </w:tr>
      <w:tr w:rsidR="006651DC" w14:paraId="41C065DC" w14:textId="77777777" w:rsidTr="00C9497B">
        <w:tc>
          <w:tcPr>
            <w:tcW w:w="2514" w:type="dxa"/>
          </w:tcPr>
          <w:p w14:paraId="56B515A6" w14:textId="0D1077C0" w:rsidR="006651DC" w:rsidRDefault="006651DC" w:rsidP="006651DC">
            <w:pPr>
              <w:pStyle w:val="BodyText"/>
            </w:pPr>
            <w:r>
              <w:t>Wire To</w:t>
            </w:r>
          </w:p>
        </w:tc>
        <w:tc>
          <w:tcPr>
            <w:tcW w:w="1621" w:type="dxa"/>
          </w:tcPr>
          <w:p w14:paraId="4BCEC2FC" w14:textId="77777777" w:rsidR="006651DC" w:rsidRDefault="006651DC" w:rsidP="006651DC">
            <w:pPr>
              <w:pStyle w:val="BodyText"/>
            </w:pPr>
            <w:r>
              <w:t>Wire &amp; ACH Transfer Instructions:  U.S. Bank, N.A., 800 Nicolett Mall, Minneapolis, MN 55402</w:t>
            </w:r>
          </w:p>
          <w:p w14:paraId="561B2D44" w14:textId="77777777" w:rsidR="006651DC" w:rsidRDefault="006651DC" w:rsidP="006651DC">
            <w:pPr>
              <w:pStyle w:val="BodyText"/>
            </w:pPr>
            <w:r>
              <w:t>ABA# 123000848, Account Name:  Prime Therapeutics LLC</w:t>
            </w:r>
          </w:p>
          <w:p w14:paraId="6BA45CDF" w14:textId="77777777" w:rsidR="006651DC" w:rsidRDefault="006651DC" w:rsidP="006651DC">
            <w:pPr>
              <w:pStyle w:val="BodyText"/>
            </w:pPr>
            <w:r>
              <w:t>Beneficiary Account Number (Wire):  153910871687, Receiving Account Number (ACH):  15310871687</w:t>
            </w:r>
          </w:p>
          <w:p w14:paraId="7C0C59DE" w14:textId="1B8BC8AE" w:rsidR="006651DC" w:rsidRPr="00B56924" w:rsidRDefault="006651DC" w:rsidP="006651DC">
            <w:pPr>
              <w:pStyle w:val="BodyText"/>
            </w:pPr>
            <w:r>
              <w:t>Please Reference Invoice Number</w:t>
            </w:r>
          </w:p>
        </w:tc>
        <w:tc>
          <w:tcPr>
            <w:tcW w:w="2070" w:type="dxa"/>
          </w:tcPr>
          <w:p w14:paraId="3C1FAE25" w14:textId="77777777" w:rsidR="006651DC" w:rsidRDefault="006651DC" w:rsidP="006651DC">
            <w:pPr>
              <w:pStyle w:val="BodyText"/>
            </w:pPr>
          </w:p>
        </w:tc>
        <w:tc>
          <w:tcPr>
            <w:tcW w:w="3505" w:type="dxa"/>
          </w:tcPr>
          <w:p w14:paraId="00E08E51" w14:textId="2B98C01E" w:rsidR="006651DC" w:rsidRDefault="006651DC" w:rsidP="006651DC">
            <w:pPr>
              <w:pStyle w:val="BodyText"/>
            </w:pPr>
            <w:r>
              <w:t xml:space="preserve">Refer extendable lookup </w:t>
            </w:r>
            <w:r w:rsidR="000A63D6" w:rsidRPr="000A63D6">
              <w:t>CM-MarketsExtLookup</w:t>
            </w:r>
            <w:r w:rsidR="000A63D6">
              <w:t xml:space="preserve"> </w:t>
            </w:r>
            <w:r>
              <w:t>For “Wire To”</w:t>
            </w:r>
          </w:p>
        </w:tc>
      </w:tr>
      <w:tr w:rsidR="006651DC" w14:paraId="7C980419" w14:textId="77777777" w:rsidTr="00C9497B">
        <w:tc>
          <w:tcPr>
            <w:tcW w:w="2514" w:type="dxa"/>
          </w:tcPr>
          <w:p w14:paraId="21976190" w14:textId="6EE21EAD" w:rsidR="006651DC" w:rsidRDefault="006651DC" w:rsidP="006651DC">
            <w:pPr>
              <w:pStyle w:val="BodyText"/>
            </w:pPr>
            <w:r>
              <w:t>Prime Contact Email</w:t>
            </w:r>
          </w:p>
        </w:tc>
        <w:tc>
          <w:tcPr>
            <w:tcW w:w="1621" w:type="dxa"/>
          </w:tcPr>
          <w:p w14:paraId="478682FD" w14:textId="73BFCCC1" w:rsidR="006651DC" w:rsidRDefault="006651DC" w:rsidP="006651DC">
            <w:pPr>
              <w:pStyle w:val="BodyText"/>
            </w:pPr>
            <w:r w:rsidRPr="00E12574">
              <w:t>xxxxx@primetherapeutics.com</w:t>
            </w:r>
          </w:p>
        </w:tc>
        <w:tc>
          <w:tcPr>
            <w:tcW w:w="2070" w:type="dxa"/>
          </w:tcPr>
          <w:p w14:paraId="3AA8A5F6" w14:textId="77777777" w:rsidR="006651DC" w:rsidRDefault="006651DC" w:rsidP="006651DC">
            <w:pPr>
              <w:pStyle w:val="BodyText"/>
            </w:pPr>
          </w:p>
        </w:tc>
        <w:tc>
          <w:tcPr>
            <w:tcW w:w="3505" w:type="dxa"/>
          </w:tcPr>
          <w:p w14:paraId="0E5C0E29" w14:textId="28907F03" w:rsidR="006651DC" w:rsidRDefault="006651DC" w:rsidP="006651DC">
            <w:pPr>
              <w:pStyle w:val="BodyText"/>
            </w:pPr>
            <w:r>
              <w:t xml:space="preserve">Refer extendable lookup </w:t>
            </w:r>
            <w:r w:rsidR="000A63D6" w:rsidRPr="000A63D6">
              <w:t>CM-MarketsExtLookup</w:t>
            </w:r>
            <w:r w:rsidR="000A63D6">
              <w:t xml:space="preserve"> </w:t>
            </w:r>
            <w:r>
              <w:t>For “Prime Contact Email”</w:t>
            </w:r>
          </w:p>
        </w:tc>
      </w:tr>
      <w:tr w:rsidR="004014D3" w14:paraId="15E20186" w14:textId="77777777" w:rsidTr="00C9497B">
        <w:tc>
          <w:tcPr>
            <w:tcW w:w="9710" w:type="dxa"/>
            <w:gridSpan w:val="4"/>
          </w:tcPr>
          <w:p w14:paraId="7E120F4D" w14:textId="4F5E390C" w:rsidR="004014D3" w:rsidRDefault="005C37F8" w:rsidP="006651DC">
            <w:pPr>
              <w:pStyle w:val="BodyText"/>
            </w:pPr>
            <w:r>
              <w:t xml:space="preserve">IF the Less </w:t>
            </w:r>
            <w:r w:rsidR="00F40117">
              <w:t xml:space="preserve">No Cost </w:t>
            </w:r>
            <w:r>
              <w:t>Claim</w:t>
            </w:r>
            <w:r w:rsidR="00F40117">
              <w:t xml:space="preserve">s has non-zero value then populate additional Page for </w:t>
            </w:r>
            <w:r w:rsidR="00865CDB">
              <w:t xml:space="preserve">No Cost Claim summary. Else do not create this page. </w:t>
            </w:r>
            <w:r w:rsidR="002F248B">
              <w:t xml:space="preserve"> Header values are same as </w:t>
            </w:r>
            <w:r w:rsidR="00AD2980">
              <w:t>first page</w:t>
            </w:r>
          </w:p>
        </w:tc>
      </w:tr>
      <w:tr w:rsidR="00E43FF0" w14:paraId="5878F9C5" w14:textId="77777777" w:rsidTr="00C9497B">
        <w:tc>
          <w:tcPr>
            <w:tcW w:w="2514" w:type="dxa"/>
          </w:tcPr>
          <w:p w14:paraId="4A9E76DC" w14:textId="77777777" w:rsidR="00E43FF0" w:rsidRDefault="00E43FF0" w:rsidP="00AC58A1">
            <w:pPr>
              <w:pStyle w:val="BodyText"/>
              <w:spacing w:before="0" w:after="0"/>
              <w:rPr>
                <w:del w:id="409" w:author="Pallavi Tonpe" w:date="2025-10-28T23:36:00Z" w16du:dateUtc="2025-10-29T03:36:00Z"/>
              </w:rPr>
            </w:pPr>
            <w:del w:id="410" w:author="Pallavi Tonpe" w:date="2025-10-28T23:36:00Z" w16du:dateUtc="2025-10-29T03:36:00Z">
              <w:r>
                <w:delText xml:space="preserve">NO COST </w:delText>
              </w:r>
              <w:r w:rsidR="002F248B">
                <w:delText>CLAIM SUMMARY</w:delText>
              </w:r>
            </w:del>
          </w:p>
          <w:p w14:paraId="207B3BA2" w14:textId="232E0F00" w:rsidR="002E42E2" w:rsidRDefault="004A4644" w:rsidP="00AC58A1">
            <w:pPr>
              <w:pStyle w:val="BodyText"/>
              <w:spacing w:before="0" w:after="0"/>
              <w:rPr>
                <w:ins w:id="411" w:author="Pallavi Tonpe" w:date="2025-10-28T23:36:00Z" w16du:dateUtc="2025-10-29T03:36:00Z"/>
              </w:rPr>
            </w:pPr>
            <w:ins w:id="412" w:author="Pallavi Tonpe" w:date="2025-10-28T23:37:00Z" w16du:dateUtc="2025-10-29T03:37:00Z">
              <w:r w:rsidRPr="004A4644">
                <w:t>Pharmacy Direct Pay</w:t>
              </w:r>
            </w:ins>
          </w:p>
          <w:p w14:paraId="24A178F3" w14:textId="4226FF67" w:rsidR="002F248B" w:rsidRDefault="002F248B" w:rsidP="00AC58A1">
            <w:pPr>
              <w:pStyle w:val="BodyText"/>
              <w:spacing w:before="0" w:after="0"/>
            </w:pPr>
            <w:r>
              <w:t>Keep this title configurable in ORMB</w:t>
            </w:r>
          </w:p>
        </w:tc>
        <w:tc>
          <w:tcPr>
            <w:tcW w:w="1621" w:type="dxa"/>
          </w:tcPr>
          <w:p w14:paraId="61A9D0E0" w14:textId="77777777" w:rsidR="00E43FF0" w:rsidRPr="00E12574" w:rsidRDefault="00E43FF0" w:rsidP="00AC58A1">
            <w:pPr>
              <w:pStyle w:val="BodyText"/>
              <w:spacing w:before="0" w:after="0"/>
            </w:pPr>
          </w:p>
        </w:tc>
        <w:tc>
          <w:tcPr>
            <w:tcW w:w="2070" w:type="dxa"/>
          </w:tcPr>
          <w:p w14:paraId="4ABF0FF8" w14:textId="77777777" w:rsidR="00E43FF0" w:rsidRDefault="00E43FF0" w:rsidP="00AC58A1">
            <w:pPr>
              <w:pStyle w:val="BodyText"/>
              <w:spacing w:before="0" w:after="0"/>
            </w:pPr>
          </w:p>
        </w:tc>
        <w:tc>
          <w:tcPr>
            <w:tcW w:w="3505" w:type="dxa"/>
          </w:tcPr>
          <w:p w14:paraId="1ED47AD5" w14:textId="236EE571" w:rsidR="00E43FF0" w:rsidRPr="004014D3" w:rsidRDefault="002F248B" w:rsidP="00AC58A1">
            <w:pPr>
              <w:pStyle w:val="BodyText"/>
              <w:spacing w:before="0" w:after="0"/>
              <w:rPr>
                <w:rFonts w:ascii="Calibri" w:hAnsi="Calibri" w:cs="Calibri"/>
              </w:rPr>
            </w:pPr>
            <w:r>
              <w:rPr>
                <w:rFonts w:ascii="Calibri" w:hAnsi="Calibri" w:cs="Calibri"/>
              </w:rPr>
              <w:t>Default (Read value from Parameter)</w:t>
            </w:r>
          </w:p>
        </w:tc>
      </w:tr>
      <w:tr w:rsidR="00E9748B" w14:paraId="0A76C783" w14:textId="77777777" w:rsidTr="00C9497B">
        <w:tc>
          <w:tcPr>
            <w:tcW w:w="2514" w:type="dxa"/>
          </w:tcPr>
          <w:p w14:paraId="7F085DCD" w14:textId="7626DD61" w:rsidR="00E9748B" w:rsidRDefault="00400226" w:rsidP="00AC58A1">
            <w:pPr>
              <w:pStyle w:val="BodyText"/>
              <w:spacing w:before="0" w:after="0"/>
            </w:pPr>
            <w:r>
              <w:t>Quantity by channel for No Cost Claim Summary</w:t>
            </w:r>
          </w:p>
        </w:tc>
        <w:tc>
          <w:tcPr>
            <w:tcW w:w="1621" w:type="dxa"/>
          </w:tcPr>
          <w:p w14:paraId="7F037096" w14:textId="77777777" w:rsidR="00E9748B" w:rsidRPr="00E12574" w:rsidRDefault="00E9748B" w:rsidP="00AC58A1">
            <w:pPr>
              <w:pStyle w:val="BodyText"/>
              <w:spacing w:before="0" w:after="0"/>
            </w:pPr>
          </w:p>
        </w:tc>
        <w:tc>
          <w:tcPr>
            <w:tcW w:w="2070" w:type="dxa"/>
          </w:tcPr>
          <w:p w14:paraId="42033915" w14:textId="77777777" w:rsidR="00E9748B" w:rsidRDefault="00E9748B" w:rsidP="00AC58A1">
            <w:pPr>
              <w:pStyle w:val="BodyText"/>
              <w:spacing w:before="0" w:after="0"/>
            </w:pPr>
          </w:p>
        </w:tc>
        <w:tc>
          <w:tcPr>
            <w:tcW w:w="3505" w:type="dxa"/>
          </w:tcPr>
          <w:p w14:paraId="3532EA2D"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SELECT BCHAR.ADHOC_CHAR_VAL CHANNEL,SUM(DETAIL.TXN_VOL) QUANTITY</w:t>
            </w:r>
          </w:p>
          <w:p w14:paraId="7D4E89EC"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FROM CI_TXN_DETAIL DETAIL,CI_TXN_DTL_PRITM PRITM,CI_BSEG BSEG, CI_BSEG_CALC CALC,CI_BILL_CHG_CHAR BCHAR,CI_BILL_CHG CHG,</w:t>
            </w:r>
          </w:p>
          <w:p w14:paraId="490E312C"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CI_PRICEITEM_CHAR PC</w:t>
            </w:r>
          </w:p>
          <w:p w14:paraId="40814A5D"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WHERE DETAIL.TXN_DETAIL_ID = PRITM.TXN_DETAIL_ID</w:t>
            </w:r>
          </w:p>
          <w:p w14:paraId="3B0EA269"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BSEG.BILL_ID = :BILL_ID</w:t>
            </w:r>
          </w:p>
          <w:p w14:paraId="3B795AB4"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BSEG.BSEG_ID =CALC.BSEG_ID</w:t>
            </w:r>
          </w:p>
          <w:p w14:paraId="39998CF3"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PRITM.BILLABLE_CHG_ID = CALC.BILLABLE_CHG_ID</w:t>
            </w:r>
          </w:p>
          <w:p w14:paraId="52C10CC9"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DETAIL.BO_STATUS_CD = 'COMP'</w:t>
            </w:r>
          </w:p>
          <w:p w14:paraId="531451EF"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CALC.BILLABLE_CHG_ID = BCHAR.BILLABLE_CHG_ID</w:t>
            </w:r>
          </w:p>
          <w:p w14:paraId="4D9832A3"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BCHAR.CHAR_TYPE_CD = 'CM-CLMC'</w:t>
            </w:r>
          </w:p>
          <w:p w14:paraId="62DB77DF"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BCHAR.BILLABLE_CHG_ID = CHG.BILLABLE_CHG_ID</w:t>
            </w:r>
          </w:p>
          <w:p w14:paraId="18928BFE"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CHG.PRICEITEM_CD = PC.PRICEITEM_CD</w:t>
            </w:r>
          </w:p>
          <w:p w14:paraId="49114AEB"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PC.CHAR_TYPE_CD = 'CMPRDCAT'</w:t>
            </w:r>
          </w:p>
          <w:p w14:paraId="3773E353" w14:textId="77777777" w:rsidR="000A5314" w:rsidRPr="000A5314" w:rsidRDefault="000A5314" w:rsidP="002E50B3">
            <w:pPr>
              <w:pStyle w:val="BodyText"/>
              <w:spacing w:before="0" w:after="0"/>
              <w:rPr>
                <w:rFonts w:ascii="Calibri" w:hAnsi="Calibri" w:cs="Calibri"/>
              </w:rPr>
            </w:pPr>
            <w:r w:rsidRPr="000A5314">
              <w:rPr>
                <w:rFonts w:ascii="Calibri" w:hAnsi="Calibri" w:cs="Calibri"/>
              </w:rPr>
              <w:t>AND PC.CHAR_VAL ='COST'</w:t>
            </w:r>
          </w:p>
          <w:p w14:paraId="73E4CBB4" w14:textId="77777777" w:rsidR="000A5314" w:rsidRPr="000A5314" w:rsidRDefault="000A5314" w:rsidP="00EB1255">
            <w:pPr>
              <w:pStyle w:val="BodyText"/>
              <w:spacing w:before="0" w:after="0"/>
              <w:rPr>
                <w:rFonts w:ascii="Calibri" w:hAnsi="Calibri" w:cs="Calibri"/>
              </w:rPr>
            </w:pPr>
            <w:r w:rsidRPr="000A5314">
              <w:rPr>
                <w:rFonts w:ascii="Calibri" w:hAnsi="Calibri" w:cs="Calibri"/>
              </w:rPr>
              <w:t>AND DETAIL.UDF_CHAR_48 = 'NB'</w:t>
            </w:r>
          </w:p>
          <w:p w14:paraId="77DEE3B2" w14:textId="5155DD4F" w:rsidR="00E22D05" w:rsidRPr="000A5314" w:rsidRDefault="00E22D05" w:rsidP="00E22D05">
            <w:pPr>
              <w:pStyle w:val="BodyText"/>
              <w:spacing w:before="0" w:after="0"/>
              <w:rPr>
                <w:rFonts w:ascii="Calibri" w:hAnsi="Calibri" w:cs="Calibri"/>
              </w:rPr>
            </w:pPr>
            <w:r w:rsidRPr="00E22D05">
              <w:rPr>
                <w:rFonts w:ascii="Calibri" w:hAnsi="Calibri" w:cs="Calibri"/>
              </w:rPr>
              <w:t>AND DETAIL.UDF_CHAR_18 &lt;&gt; 'R'</w:t>
            </w:r>
          </w:p>
          <w:p w14:paraId="10B1A795" w14:textId="2B67AF74" w:rsidR="00E9748B" w:rsidRPr="004014D3" w:rsidRDefault="000A5314" w:rsidP="00AC58A1">
            <w:pPr>
              <w:pStyle w:val="BodyText"/>
              <w:spacing w:before="0" w:after="0"/>
              <w:rPr>
                <w:rFonts w:ascii="Calibri" w:hAnsi="Calibri" w:cs="Calibri"/>
              </w:rPr>
            </w:pPr>
            <w:r w:rsidRPr="000A5314">
              <w:rPr>
                <w:rFonts w:ascii="Calibri" w:hAnsi="Calibri" w:cs="Calibri"/>
              </w:rPr>
              <w:t>GROUP BY BCHAR.ADHOC_CHAR_VAL</w:t>
            </w:r>
          </w:p>
        </w:tc>
      </w:tr>
      <w:tr w:rsidR="000601C3" w14:paraId="4D068C38" w14:textId="77777777" w:rsidTr="00C9497B">
        <w:tc>
          <w:tcPr>
            <w:tcW w:w="2514" w:type="dxa"/>
          </w:tcPr>
          <w:p w14:paraId="19CE08BE" w14:textId="6C974D81" w:rsidR="000601C3" w:rsidRDefault="00D756FD" w:rsidP="00AC58A1">
            <w:pPr>
              <w:pStyle w:val="BodyText"/>
              <w:spacing w:before="0" w:after="0"/>
            </w:pPr>
            <w:r>
              <w:t xml:space="preserve">Line </w:t>
            </w:r>
            <w:r w:rsidR="00AC58A1">
              <w:t>Amounts by channel for No Cost Claim Summary</w:t>
            </w:r>
          </w:p>
        </w:tc>
        <w:tc>
          <w:tcPr>
            <w:tcW w:w="1621" w:type="dxa"/>
          </w:tcPr>
          <w:p w14:paraId="10321254" w14:textId="77777777" w:rsidR="000601C3" w:rsidRPr="00E12574" w:rsidRDefault="000601C3" w:rsidP="00AC58A1">
            <w:pPr>
              <w:pStyle w:val="BodyText"/>
              <w:spacing w:before="0" w:after="0"/>
            </w:pPr>
          </w:p>
        </w:tc>
        <w:tc>
          <w:tcPr>
            <w:tcW w:w="2070" w:type="dxa"/>
          </w:tcPr>
          <w:p w14:paraId="6BF5E7EC" w14:textId="77777777" w:rsidR="000601C3" w:rsidRDefault="000601C3" w:rsidP="00AC58A1">
            <w:pPr>
              <w:pStyle w:val="BodyText"/>
              <w:spacing w:before="0" w:after="0"/>
            </w:pPr>
          </w:p>
        </w:tc>
        <w:tc>
          <w:tcPr>
            <w:tcW w:w="3505" w:type="dxa"/>
          </w:tcPr>
          <w:p w14:paraId="186CFEF2" w14:textId="67904B71" w:rsidR="001B1E34" w:rsidRPr="004014D3" w:rsidRDefault="001B1E34" w:rsidP="00AC58A1">
            <w:pPr>
              <w:pStyle w:val="BodyText"/>
              <w:spacing w:before="0" w:after="0"/>
              <w:rPr>
                <w:rFonts w:ascii="Calibri" w:hAnsi="Calibri" w:cs="Calibri"/>
              </w:rPr>
            </w:pPr>
            <w:r w:rsidRPr="004014D3">
              <w:rPr>
                <w:rFonts w:ascii="Calibri" w:hAnsi="Calibri" w:cs="Calibri"/>
              </w:rPr>
              <w:t>SELECT SUBSTR(LN.DESCR_ON_BILL,</w:t>
            </w:r>
            <w:r w:rsidR="00FA4719">
              <w:rPr>
                <w:rFonts w:ascii="Calibri" w:hAnsi="Calibri" w:cs="Calibri"/>
              </w:rPr>
              <w:t>4</w:t>
            </w:r>
            <w:r w:rsidRPr="004014D3">
              <w:rPr>
                <w:rFonts w:ascii="Calibri" w:hAnsi="Calibri" w:cs="Calibri"/>
              </w:rPr>
              <w:t>,80)LNDESCR, BCHAR.ADHOC_CHAR_VAL CHANNEL,SUM(LN.CALC_AMT</w:t>
            </w:r>
            <w:del w:id="413" w:author="Pallavi Tonpe" w:date="2025-10-28T23:38:00Z" w16du:dateUtc="2025-10-29T03:38:00Z">
              <w:r w:rsidRPr="004014D3">
                <w:rPr>
                  <w:rFonts w:ascii="Calibri" w:hAnsi="Calibri" w:cs="Calibri"/>
                </w:rPr>
                <w:delText>*-1</w:delText>
              </w:r>
            </w:del>
            <w:r w:rsidRPr="004014D3">
              <w:rPr>
                <w:rFonts w:ascii="Calibri" w:hAnsi="Calibri" w:cs="Calibri"/>
              </w:rPr>
              <w:t>)</w:t>
            </w:r>
          </w:p>
          <w:p w14:paraId="287D481B" w14:textId="77777777" w:rsidR="001B1E34" w:rsidRPr="004014D3" w:rsidRDefault="001B1E34" w:rsidP="00AC58A1">
            <w:pPr>
              <w:pStyle w:val="BodyText"/>
              <w:spacing w:before="0" w:after="0"/>
              <w:rPr>
                <w:rFonts w:ascii="Calibri" w:hAnsi="Calibri" w:cs="Calibri"/>
              </w:rPr>
            </w:pPr>
            <w:r w:rsidRPr="004014D3">
              <w:rPr>
                <w:rFonts w:ascii="Calibri" w:hAnsi="Calibri" w:cs="Calibri"/>
              </w:rPr>
              <w:t>FROM CI_BSEG_CALC_LN LN, CI_BSEG BSEG, CI_BSEG_CALC CALC, CI_BILL_CHG_CHAR BCHAR</w:t>
            </w:r>
          </w:p>
          <w:p w14:paraId="69440481" w14:textId="77777777" w:rsidR="001B1E34" w:rsidRPr="004014D3" w:rsidRDefault="001B1E34" w:rsidP="00AC58A1">
            <w:pPr>
              <w:pStyle w:val="BodyText"/>
              <w:spacing w:before="0" w:after="0"/>
              <w:rPr>
                <w:rFonts w:ascii="Calibri" w:hAnsi="Calibri" w:cs="Calibri"/>
              </w:rPr>
            </w:pPr>
            <w:r w:rsidRPr="004014D3">
              <w:rPr>
                <w:rFonts w:ascii="Calibri" w:hAnsi="Calibri" w:cs="Calibri"/>
              </w:rPr>
              <w:t>WHERE BSEG.BILL_ID = :BILL_ID</w:t>
            </w:r>
          </w:p>
          <w:p w14:paraId="716DBAC0" w14:textId="77777777" w:rsidR="001B1E34" w:rsidRPr="004014D3" w:rsidRDefault="001B1E34" w:rsidP="00AC58A1">
            <w:pPr>
              <w:pStyle w:val="BodyText"/>
              <w:spacing w:before="0" w:after="0"/>
              <w:rPr>
                <w:rFonts w:ascii="Calibri" w:hAnsi="Calibri" w:cs="Calibri"/>
              </w:rPr>
            </w:pPr>
            <w:r w:rsidRPr="004014D3">
              <w:rPr>
                <w:rFonts w:ascii="Calibri" w:hAnsi="Calibri" w:cs="Calibri"/>
              </w:rPr>
              <w:t>AND BSEG.BSEG_ID = CALC.BSEG_ID</w:t>
            </w:r>
          </w:p>
          <w:p w14:paraId="19A25B8D" w14:textId="77777777" w:rsidR="001B1E34" w:rsidRPr="004014D3" w:rsidRDefault="001B1E34" w:rsidP="00AC58A1">
            <w:pPr>
              <w:pStyle w:val="BodyText"/>
              <w:spacing w:before="0" w:after="0"/>
              <w:rPr>
                <w:rFonts w:ascii="Calibri" w:hAnsi="Calibri" w:cs="Calibri"/>
              </w:rPr>
            </w:pPr>
            <w:r w:rsidRPr="004014D3">
              <w:rPr>
                <w:rFonts w:ascii="Calibri" w:hAnsi="Calibri" w:cs="Calibri"/>
              </w:rPr>
              <w:t>AND CALC.BSEG_ID = LN.BSEG_ID</w:t>
            </w:r>
          </w:p>
          <w:p w14:paraId="049EF72F" w14:textId="77777777" w:rsidR="001B1E34" w:rsidRPr="004014D3" w:rsidRDefault="001B1E34" w:rsidP="00AC58A1">
            <w:pPr>
              <w:pStyle w:val="BodyText"/>
              <w:spacing w:before="0" w:after="0"/>
              <w:rPr>
                <w:rFonts w:ascii="Calibri" w:hAnsi="Calibri" w:cs="Calibri"/>
              </w:rPr>
            </w:pPr>
            <w:r w:rsidRPr="004014D3">
              <w:rPr>
                <w:rFonts w:ascii="Calibri" w:hAnsi="Calibri" w:cs="Calibri"/>
              </w:rPr>
              <w:t>AND CALC.BILLABLE_CHG_ID = BCHAR.BILLABLE_CHG_ID</w:t>
            </w:r>
          </w:p>
          <w:p w14:paraId="617D7A13" w14:textId="77777777" w:rsidR="001B1E34" w:rsidRPr="004014D3" w:rsidRDefault="001B1E34" w:rsidP="00AC58A1">
            <w:pPr>
              <w:pStyle w:val="BodyText"/>
              <w:spacing w:before="0" w:after="0"/>
              <w:rPr>
                <w:rFonts w:ascii="Calibri" w:hAnsi="Calibri" w:cs="Calibri"/>
              </w:rPr>
            </w:pPr>
            <w:r w:rsidRPr="004014D3">
              <w:rPr>
                <w:rFonts w:ascii="Calibri" w:hAnsi="Calibri" w:cs="Calibri"/>
              </w:rPr>
              <w:t>AND TRIM(BCHAR.CHAR_TYPE_CD) = :CHANNEL</w:t>
            </w:r>
          </w:p>
          <w:p w14:paraId="25C106FE" w14:textId="5BA250FB" w:rsidR="001B1E34" w:rsidRPr="004014D3" w:rsidRDefault="001B1E34" w:rsidP="00AC58A1">
            <w:pPr>
              <w:pStyle w:val="BodyText"/>
              <w:spacing w:before="0" w:after="0"/>
              <w:rPr>
                <w:rFonts w:ascii="Calibri" w:hAnsi="Calibri" w:cs="Calibri"/>
              </w:rPr>
            </w:pPr>
            <w:r w:rsidRPr="004014D3">
              <w:rPr>
                <w:rFonts w:ascii="Calibri" w:hAnsi="Calibri" w:cs="Calibri"/>
              </w:rPr>
              <w:t>AND SUBSTR(LN.DESCR_ON_BILL,</w:t>
            </w:r>
            <w:r w:rsidR="00EB1255">
              <w:rPr>
                <w:rFonts w:ascii="Calibri" w:hAnsi="Calibri" w:cs="Calibri"/>
              </w:rPr>
              <w:t>2</w:t>
            </w:r>
            <w:r w:rsidRPr="004014D3">
              <w:rPr>
                <w:rFonts w:ascii="Calibri" w:hAnsi="Calibri" w:cs="Calibri"/>
              </w:rPr>
              <w:t>,</w:t>
            </w:r>
            <w:r w:rsidR="006C43A3">
              <w:rPr>
                <w:rFonts w:ascii="Calibri" w:hAnsi="Calibri" w:cs="Calibri"/>
              </w:rPr>
              <w:t>3</w:t>
            </w:r>
            <w:r w:rsidRPr="004014D3">
              <w:rPr>
                <w:rFonts w:ascii="Calibri" w:hAnsi="Calibri" w:cs="Calibri"/>
              </w:rPr>
              <w:t>) ='ZNB'</w:t>
            </w:r>
          </w:p>
          <w:p w14:paraId="7935FAD0" w14:textId="77777777" w:rsidR="001B1E34" w:rsidRPr="004014D3" w:rsidRDefault="001B1E34" w:rsidP="00AC58A1">
            <w:pPr>
              <w:pStyle w:val="BodyText"/>
              <w:spacing w:before="0" w:after="0"/>
              <w:rPr>
                <w:rFonts w:ascii="Calibri" w:hAnsi="Calibri" w:cs="Calibri"/>
              </w:rPr>
            </w:pPr>
            <w:r w:rsidRPr="004014D3">
              <w:rPr>
                <w:rFonts w:ascii="Calibri" w:hAnsi="Calibri" w:cs="Calibri"/>
              </w:rPr>
              <w:t>GROUP BY LN.DESCR_ON_BILL, BCHAR.ADHOC_CHAR_VAL</w:t>
            </w:r>
          </w:p>
          <w:p w14:paraId="53CF268B" w14:textId="26E3F4C6" w:rsidR="000601C3" w:rsidRDefault="001B1E34" w:rsidP="00AC58A1">
            <w:pPr>
              <w:pStyle w:val="BodyText"/>
              <w:spacing w:before="0" w:after="0"/>
            </w:pPr>
            <w:r w:rsidRPr="004014D3">
              <w:rPr>
                <w:rFonts w:ascii="Calibri" w:hAnsi="Calibri" w:cs="Calibri"/>
              </w:rPr>
              <w:t>ORDER BY LN.DESCR_ON_BILL, BCHAR.ADHOC_CHAR_VAL,LN.DESCR_ON_BILL</w:t>
            </w:r>
          </w:p>
        </w:tc>
      </w:tr>
    </w:tbl>
    <w:p w14:paraId="5A56A8C4" w14:textId="43077E35" w:rsidR="00854C9A" w:rsidRDefault="00B226ED" w:rsidP="00104C8F">
      <w:pPr>
        <w:pStyle w:val="Heading4"/>
      </w:pPr>
      <w:bookmarkStart w:id="414" w:name="_Toc1858747301"/>
      <w:bookmarkStart w:id="415" w:name="_Toc113104845"/>
      <w:bookmarkStart w:id="416" w:name="_Toc833734691"/>
      <w:r>
        <w:t>Processing Logic</w:t>
      </w:r>
      <w:bookmarkEnd w:id="414"/>
      <w:bookmarkEnd w:id="415"/>
      <w:bookmarkEnd w:id="416"/>
    </w:p>
    <w:p w14:paraId="14702CC3" w14:textId="24653D24" w:rsidR="00B226ED" w:rsidRDefault="00B226ED" w:rsidP="00B226ED">
      <w:pPr>
        <w:pStyle w:val="BodyText"/>
      </w:pPr>
      <w:r>
        <w:t xml:space="preserve">New Invoice Extract batch will be developed to </w:t>
      </w:r>
      <w:r w:rsidR="00B646EF">
        <w:t xml:space="preserve">select all Bill Routing records that are not already extracted and the Extract algorithm will be triggered on the </w:t>
      </w:r>
      <w:r w:rsidR="0048741A">
        <w:t>CLAIM</w:t>
      </w:r>
      <w:r w:rsidR="00B646EF">
        <w:t xml:space="preserve"> Bill Route type.</w:t>
      </w:r>
    </w:p>
    <w:p w14:paraId="6F5EA3F1" w14:textId="68E58CBC" w:rsidR="00D74482" w:rsidDel="00E94FC1" w:rsidRDefault="00E94FC1" w:rsidP="008C51E8">
      <w:pPr>
        <w:pStyle w:val="BodyText"/>
        <w:rPr>
          <w:del w:id="417" w:author="Pallavi Tonpe" w:date="2025-09-05T17:45:00Z" w16du:dateUtc="2025-09-05T21:45:00Z"/>
        </w:rPr>
      </w:pPr>
      <w:r>
        <w:t>The Bill route type extract algorithm will contain the logic to create the Invoice in required format using mapping provided above</w:t>
      </w:r>
    </w:p>
    <w:p w14:paraId="2AF4E259" w14:textId="7F49E5C2" w:rsidR="00D77B03" w:rsidRDefault="00D77B03">
      <w:pPr>
        <w:pStyle w:val="Heading4"/>
        <w:rPr>
          <w:ins w:id="418" w:author="Anup Nair" w:date="2025-10-22T15:34:00Z" w16du:dateUtc="2025-10-22T19:34:00Z"/>
        </w:rPr>
      </w:pPr>
      <w:bookmarkStart w:id="419" w:name="_Toc800067911"/>
      <w:bookmarkStart w:id="420" w:name="_Toc611903345"/>
      <w:bookmarkStart w:id="421" w:name="_Toc1112386140"/>
      <w:ins w:id="422" w:author="Anup Nair" w:date="2025-10-22T15:33:00Z" w16du:dateUtc="2025-10-22T19:33:00Z">
        <w:r>
          <w:t xml:space="preserve">File naming convention </w:t>
        </w:r>
      </w:ins>
      <w:ins w:id="423" w:author="Anup Nair" w:date="2025-10-22T15:47:00Z" w16du:dateUtc="2025-10-22T19:47:00Z">
        <w:r w:rsidR="00417C15">
          <w:t xml:space="preserve">for Individual Invoice PDF </w:t>
        </w:r>
      </w:ins>
      <w:ins w:id="424" w:author="Anup Nair" w:date="2025-10-22T15:34:00Z" w16du:dateUtc="2025-10-22T19:34:00Z">
        <w:r w:rsidR="00515509">
          <w:t>–</w:t>
        </w:r>
      </w:ins>
    </w:p>
    <w:p w14:paraId="079C2431" w14:textId="77777777" w:rsidR="00515509" w:rsidRPr="00760D33" w:rsidRDefault="00515509" w:rsidP="00515509">
      <w:pPr>
        <w:spacing w:before="100" w:beforeAutospacing="1" w:after="100" w:afterAutospacing="1"/>
        <w:rPr>
          <w:ins w:id="425" w:author="Anup Nair" w:date="2025-10-22T15:34:00Z" w16du:dateUtc="2025-10-22T19:34:00Z"/>
        </w:rPr>
      </w:pPr>
      <w:ins w:id="426" w:author="Anup Nair" w:date="2025-10-22T15:34:00Z" w16du:dateUtc="2025-10-22T19:34:00Z">
        <w:r w:rsidRPr="00760D33">
          <w:t>The logic to derive the file naming convention is consistent for both Emblem Health and Gold Coast.</w:t>
        </w:r>
      </w:ins>
    </w:p>
    <w:p w14:paraId="0C251072" w14:textId="77777777" w:rsidR="00515509" w:rsidRPr="00760D33" w:rsidRDefault="00515509" w:rsidP="00515509">
      <w:pPr>
        <w:numPr>
          <w:ilvl w:val="0"/>
          <w:numId w:val="22"/>
        </w:numPr>
        <w:spacing w:before="100" w:beforeAutospacing="1" w:after="100" w:afterAutospacing="1"/>
        <w:rPr>
          <w:ins w:id="427" w:author="Anup Nair" w:date="2025-10-22T15:34:00Z" w16du:dateUtc="2025-10-22T19:34:00Z"/>
        </w:rPr>
      </w:pPr>
      <w:ins w:id="428" w:author="Anup Nair" w:date="2025-10-22T15:34:00Z" w16du:dateUtc="2025-10-22T19:34:00Z">
        <w:r w:rsidRPr="00760D33">
          <w:t>Retrieve Parent Person ID</w:t>
        </w:r>
      </w:ins>
    </w:p>
    <w:p w14:paraId="04F49213" w14:textId="77777777" w:rsidR="00515509" w:rsidRPr="00760D33" w:rsidRDefault="00515509" w:rsidP="00515509">
      <w:pPr>
        <w:numPr>
          <w:ilvl w:val="1"/>
          <w:numId w:val="22"/>
        </w:numPr>
        <w:spacing w:before="100" w:beforeAutospacing="1" w:after="100" w:afterAutospacing="1"/>
        <w:rPr>
          <w:ins w:id="429" w:author="Anup Nair" w:date="2025-10-22T15:34:00Z" w16du:dateUtc="2025-10-22T19:34:00Z"/>
        </w:rPr>
      </w:pPr>
      <w:ins w:id="430" w:author="Anup Nair" w:date="2025-10-22T15:34:00Z" w16du:dateUtc="2025-10-22T19:34:00Z">
        <w:r w:rsidRPr="00760D33">
          <w:t>Extract the Parent Person ID from the associated work unit.</w:t>
        </w:r>
      </w:ins>
    </w:p>
    <w:p w14:paraId="3594A045" w14:textId="77777777" w:rsidR="00515509" w:rsidRPr="00760D33" w:rsidRDefault="00515509" w:rsidP="00515509">
      <w:pPr>
        <w:numPr>
          <w:ilvl w:val="0"/>
          <w:numId w:val="22"/>
        </w:numPr>
        <w:spacing w:before="100" w:beforeAutospacing="1" w:after="100" w:afterAutospacing="1"/>
        <w:rPr>
          <w:ins w:id="431" w:author="Anup Nair" w:date="2025-10-22T15:34:00Z" w16du:dateUtc="2025-10-22T19:34:00Z"/>
        </w:rPr>
      </w:pPr>
      <w:ins w:id="432" w:author="Anup Nair" w:date="2025-10-22T15:34:00Z" w16du:dateUtc="2025-10-22T19:34:00Z">
        <w:r w:rsidRPr="00760D33">
          <w:t>Access File Naming Configuration</w:t>
        </w:r>
      </w:ins>
    </w:p>
    <w:p w14:paraId="21D547D7" w14:textId="77777777" w:rsidR="00515509" w:rsidRDefault="00515509" w:rsidP="00515509">
      <w:pPr>
        <w:numPr>
          <w:ilvl w:val="1"/>
          <w:numId w:val="22"/>
        </w:numPr>
        <w:spacing w:before="100" w:beforeAutospacing="1" w:after="100" w:afterAutospacing="1"/>
        <w:rPr>
          <w:ins w:id="433" w:author="Anup Nair" w:date="2025-10-22T15:34:00Z" w16du:dateUtc="2025-10-22T19:34:00Z"/>
        </w:rPr>
      </w:pPr>
      <w:ins w:id="434" w:author="Anup Nair" w:date="2025-10-22T15:34:00Z" w16du:dateUtc="2025-10-22T19:34:00Z">
        <w:r w:rsidRPr="00760D33">
          <w:t xml:space="preserve">Use the Parent Person Characteristic </w:t>
        </w:r>
        <w:r>
          <w:t>CM-COAID</w:t>
        </w:r>
        <w:r w:rsidRPr="00760D33">
          <w:t xml:space="preserve"> to identify the relevant extendable lookup name.</w:t>
        </w:r>
      </w:ins>
    </w:p>
    <w:p w14:paraId="0E31D59B" w14:textId="77777777" w:rsidR="00515509" w:rsidRPr="00760D33" w:rsidRDefault="00515509" w:rsidP="00515509">
      <w:pPr>
        <w:numPr>
          <w:ilvl w:val="1"/>
          <w:numId w:val="22"/>
        </w:numPr>
        <w:spacing w:before="100" w:beforeAutospacing="1" w:after="100" w:afterAutospacing="1"/>
        <w:rPr>
          <w:ins w:id="435" w:author="Anup Nair" w:date="2025-10-22T15:34:00Z" w16du:dateUtc="2025-10-22T19:34:00Z"/>
        </w:rPr>
      </w:pPr>
      <w:ins w:id="436" w:author="Anup Nair" w:date="2025-10-22T15:34:00Z" w16du:dateUtc="2025-10-22T19:34:00Z">
        <w:r>
          <w:t>If extendable lookup parent code is not found for given coalition id, then default to STRD (Standard) extendable lookup</w:t>
        </w:r>
      </w:ins>
    </w:p>
    <w:p w14:paraId="28DC4E43" w14:textId="77777777" w:rsidR="00515509" w:rsidRPr="00760D33" w:rsidRDefault="00515509" w:rsidP="00515509">
      <w:pPr>
        <w:numPr>
          <w:ilvl w:val="0"/>
          <w:numId w:val="22"/>
        </w:numPr>
        <w:spacing w:before="100" w:beforeAutospacing="1" w:after="100" w:afterAutospacing="1"/>
        <w:rPr>
          <w:ins w:id="437" w:author="Anup Nair" w:date="2025-10-22T15:34:00Z" w16du:dateUtc="2025-10-22T19:34:00Z"/>
        </w:rPr>
      </w:pPr>
      <w:ins w:id="438" w:author="Anup Nair" w:date="2025-10-22T15:34:00Z" w16du:dateUtc="2025-10-22T19:34:00Z">
        <w:r w:rsidRPr="00760D33">
          <w:t>Fetch Naming Format</w:t>
        </w:r>
      </w:ins>
    </w:p>
    <w:p w14:paraId="26B32799" w14:textId="77777777" w:rsidR="00515509" w:rsidRPr="00760D33" w:rsidRDefault="00515509" w:rsidP="00515509">
      <w:pPr>
        <w:numPr>
          <w:ilvl w:val="1"/>
          <w:numId w:val="22"/>
        </w:numPr>
        <w:spacing w:before="100" w:beforeAutospacing="1" w:after="100" w:afterAutospacing="1"/>
        <w:rPr>
          <w:ins w:id="439" w:author="Anup Nair" w:date="2025-10-22T15:34:00Z" w16du:dateUtc="2025-10-22T19:34:00Z"/>
        </w:rPr>
      </w:pPr>
      <w:ins w:id="440" w:author="Anup Nair" w:date="2025-10-22T15:34:00Z" w16du:dateUtc="2025-10-22T19:34:00Z">
        <w:r w:rsidRPr="00760D33">
          <w:t>Query the identified extendable lookup to retrieve the value for "Electronic File Naming Format".</w:t>
        </w:r>
      </w:ins>
    </w:p>
    <w:p w14:paraId="4202E875" w14:textId="77777777" w:rsidR="00515509" w:rsidRPr="00760D33" w:rsidRDefault="00515509" w:rsidP="00515509">
      <w:pPr>
        <w:numPr>
          <w:ilvl w:val="1"/>
          <w:numId w:val="22"/>
        </w:numPr>
        <w:spacing w:before="100" w:beforeAutospacing="1" w:after="100" w:afterAutospacing="1"/>
        <w:rPr>
          <w:ins w:id="441" w:author="Anup Nair" w:date="2025-10-22T15:34:00Z" w16du:dateUtc="2025-10-22T19:34:00Z"/>
        </w:rPr>
      </w:pPr>
      <w:ins w:id="442" w:author="Anup Nair" w:date="2025-10-22T15:34:00Z" w16du:dateUtc="2025-10-22T19:34:00Z">
        <w:r w:rsidRPr="00760D33">
          <w:t>Store this value in a string variable, e.g., fileNameElectronic.</w:t>
        </w:r>
      </w:ins>
    </w:p>
    <w:p w14:paraId="049C9C1C" w14:textId="77777777" w:rsidR="00515509" w:rsidRPr="00760D33" w:rsidRDefault="00515509" w:rsidP="00515509">
      <w:pPr>
        <w:numPr>
          <w:ilvl w:val="0"/>
          <w:numId w:val="22"/>
        </w:numPr>
        <w:spacing w:before="100" w:beforeAutospacing="1" w:after="100" w:afterAutospacing="1"/>
        <w:rPr>
          <w:ins w:id="443" w:author="Anup Nair" w:date="2025-10-22T15:34:00Z" w16du:dateUtc="2025-10-22T19:34:00Z"/>
        </w:rPr>
      </w:pPr>
      <w:ins w:id="444" w:author="Anup Nair" w:date="2025-10-22T15:34:00Z" w16du:dateUtc="2025-10-22T19:34:00Z">
        <w:r w:rsidRPr="00760D33">
          <w:t>Dynamic Placeholder Replacement Logic</w:t>
        </w:r>
        <w:r w:rsidRPr="00760D33">
          <w:br/>
          <w:t>Based on the contents of fileNameElectronic, apply the following transformations:</w:t>
        </w:r>
      </w:ins>
    </w:p>
    <w:p w14:paraId="071D9C37" w14:textId="77777777" w:rsidR="00515509" w:rsidRPr="00760D33" w:rsidRDefault="00515509" w:rsidP="00515509">
      <w:pPr>
        <w:numPr>
          <w:ilvl w:val="1"/>
          <w:numId w:val="22"/>
        </w:numPr>
        <w:spacing w:before="100" w:beforeAutospacing="1" w:after="100" w:afterAutospacing="1"/>
        <w:rPr>
          <w:ins w:id="445" w:author="Anup Nair" w:date="2025-10-22T15:34:00Z" w16du:dateUtc="2025-10-22T19:34:00Z"/>
        </w:rPr>
      </w:pPr>
      <w:ins w:id="446" w:author="Anup Nair" w:date="2025-10-22T15:34:00Z" w16du:dateUtc="2025-10-22T19:34:00Z">
        <w:r w:rsidRPr="00760D33">
          <w:t>If</w:t>
        </w:r>
        <w:r>
          <w:t xml:space="preserve"> </w:t>
        </w:r>
        <w:r w:rsidRPr="00760D33">
          <w:t xml:space="preserve">fileNameElectronic </w:t>
        </w:r>
        <w:r>
          <w:t xml:space="preserve">contains </w:t>
        </w:r>
        <w:r w:rsidRPr="00760D33">
          <w:t>&lt;ClientID&gt;</w:t>
        </w:r>
      </w:ins>
    </w:p>
    <w:p w14:paraId="15FEACBF" w14:textId="77777777" w:rsidR="00515509" w:rsidRPr="00760D33" w:rsidRDefault="00515509" w:rsidP="00515509">
      <w:pPr>
        <w:numPr>
          <w:ilvl w:val="2"/>
          <w:numId w:val="22"/>
        </w:numPr>
        <w:spacing w:before="100" w:beforeAutospacing="1" w:after="100" w:afterAutospacing="1"/>
        <w:rPr>
          <w:ins w:id="447" w:author="Anup Nair" w:date="2025-10-22T15:34:00Z" w16du:dateUtc="2025-10-22T19:34:00Z"/>
        </w:rPr>
      </w:pPr>
      <w:ins w:id="448" w:author="Anup Nair" w:date="2025-10-22T15:34:00Z" w16du:dateUtc="2025-10-22T19:34:00Z">
        <w:r w:rsidRPr="00760D33">
          <w:t>Retrieve the Carrier ID from the work unit.</w:t>
        </w:r>
      </w:ins>
    </w:p>
    <w:p w14:paraId="6635C8CB" w14:textId="77777777" w:rsidR="00515509" w:rsidRPr="00760D33" w:rsidRDefault="00515509" w:rsidP="00515509">
      <w:pPr>
        <w:numPr>
          <w:ilvl w:val="2"/>
          <w:numId w:val="22"/>
        </w:numPr>
        <w:spacing w:before="100" w:beforeAutospacing="1" w:after="100" w:afterAutospacing="1"/>
        <w:rPr>
          <w:ins w:id="449" w:author="Anup Nair" w:date="2025-10-22T15:34:00Z" w16du:dateUtc="2025-10-22T19:34:00Z"/>
        </w:rPr>
      </w:pPr>
      <w:ins w:id="450" w:author="Anup Nair" w:date="2025-10-22T15:34:00Z" w16du:dateUtc="2025-10-22T19:34:00Z">
        <w:r w:rsidRPr="00760D33">
          <w:t>Replace &lt;ClientID&gt; in fileNameElectronic with the Carrier ID.</w:t>
        </w:r>
      </w:ins>
    </w:p>
    <w:p w14:paraId="3864F06F" w14:textId="77777777" w:rsidR="00515509" w:rsidRPr="00760D33" w:rsidRDefault="00515509" w:rsidP="00515509">
      <w:pPr>
        <w:numPr>
          <w:ilvl w:val="1"/>
          <w:numId w:val="22"/>
        </w:numPr>
        <w:spacing w:before="100" w:beforeAutospacing="1" w:after="100" w:afterAutospacing="1"/>
        <w:rPr>
          <w:ins w:id="451" w:author="Anup Nair" w:date="2025-10-22T15:34:00Z" w16du:dateUtc="2025-10-22T19:34:00Z"/>
        </w:rPr>
      </w:pPr>
      <w:ins w:id="452" w:author="Anup Nair" w:date="2025-10-22T15:34:00Z" w16du:dateUtc="2025-10-22T19:34:00Z">
        <w:r>
          <w:t xml:space="preserve">Else </w:t>
        </w:r>
        <w:r w:rsidRPr="00760D33">
          <w:t xml:space="preserve">If fileNameElectronic </w:t>
        </w:r>
        <w:r>
          <w:t xml:space="preserve">contains </w:t>
        </w:r>
        <w:r w:rsidRPr="00760D33">
          <w:t>&lt;ENV&gt;</w:t>
        </w:r>
        <w:r>
          <w:t xml:space="preserve"> </w:t>
        </w:r>
        <w:r w:rsidRPr="00760D33">
          <w:t>:</w:t>
        </w:r>
      </w:ins>
    </w:p>
    <w:p w14:paraId="1368A041" w14:textId="2492E8DC" w:rsidR="00515509" w:rsidRPr="00760D33" w:rsidRDefault="00515509" w:rsidP="00515509">
      <w:pPr>
        <w:numPr>
          <w:ilvl w:val="2"/>
          <w:numId w:val="22"/>
        </w:numPr>
        <w:spacing w:before="100" w:beforeAutospacing="1" w:after="100" w:afterAutospacing="1"/>
        <w:rPr>
          <w:ins w:id="453" w:author="Anup Nair" w:date="2025-10-22T15:34:00Z" w16du:dateUtc="2025-10-22T19:34:00Z"/>
        </w:rPr>
      </w:pPr>
      <w:ins w:id="454" w:author="Anup Nair" w:date="2025-10-22T15:34:00Z" w16du:dateUtc="2025-10-22T19:34:00Z">
        <w:r w:rsidRPr="00760D33">
          <w:t xml:space="preserve">Retrieve the Environment value from </w:t>
        </w:r>
      </w:ins>
      <w:ins w:id="455" w:author="Anup Nair" w:date="2025-10-23T01:19:00Z" w16du:dateUtc="2025-10-23T05:19:00Z">
        <w:r w:rsidR="00D12A2C">
          <w:t>algorithm parameter</w:t>
        </w:r>
      </w:ins>
      <w:ins w:id="456" w:author="Anup Nair" w:date="2025-10-22T15:34:00Z" w16du:dateUtc="2025-10-22T19:34:00Z">
        <w:r w:rsidRPr="00760D33">
          <w:t>.</w:t>
        </w:r>
      </w:ins>
    </w:p>
    <w:p w14:paraId="2FD88D7E" w14:textId="77777777" w:rsidR="00515509" w:rsidRDefault="00515509" w:rsidP="00515509">
      <w:pPr>
        <w:numPr>
          <w:ilvl w:val="2"/>
          <w:numId w:val="22"/>
        </w:numPr>
        <w:spacing w:before="100" w:beforeAutospacing="1" w:after="100" w:afterAutospacing="1"/>
        <w:rPr>
          <w:ins w:id="457" w:author="Anup Nair" w:date="2025-10-22T15:37:00Z" w16du:dateUtc="2025-10-22T19:37:00Z"/>
        </w:rPr>
      </w:pPr>
      <w:ins w:id="458" w:author="Anup Nair" w:date="2025-10-22T15:34:00Z" w16du:dateUtc="2025-10-22T19:34:00Z">
        <w:r w:rsidRPr="00760D33">
          <w:t>Replace &lt;ENV&gt; in fileNameElectronic with the actual environment string.</w:t>
        </w:r>
      </w:ins>
    </w:p>
    <w:p w14:paraId="48421811" w14:textId="6B2D046C" w:rsidR="00C95598" w:rsidRPr="00760D33" w:rsidRDefault="00C95598" w:rsidP="00C95598">
      <w:pPr>
        <w:numPr>
          <w:ilvl w:val="1"/>
          <w:numId w:val="22"/>
        </w:numPr>
        <w:spacing w:before="100" w:beforeAutospacing="1" w:after="100" w:afterAutospacing="1"/>
        <w:rPr>
          <w:ins w:id="459" w:author="Anup Nair" w:date="2025-10-22T15:37:00Z" w16du:dateUtc="2025-10-22T19:37:00Z"/>
        </w:rPr>
      </w:pPr>
      <w:ins w:id="460" w:author="Anup Nair" w:date="2025-10-22T15:37:00Z" w16du:dateUtc="2025-10-22T19:37:00Z">
        <w:r>
          <w:t xml:space="preserve">Else </w:t>
        </w:r>
        <w:r w:rsidRPr="00760D33">
          <w:t xml:space="preserve">If fileNameElectronic </w:t>
        </w:r>
        <w:r>
          <w:t xml:space="preserve">contains </w:t>
        </w:r>
        <w:bookmarkStart w:id="461" w:name="_Hlk212074640"/>
        <w:r w:rsidRPr="00760D33">
          <w:t>&lt;</w:t>
        </w:r>
        <w:r>
          <w:t>Account#</w:t>
        </w:r>
        <w:r w:rsidRPr="00760D33">
          <w:t>&gt;</w:t>
        </w:r>
        <w:r>
          <w:t xml:space="preserve"> </w:t>
        </w:r>
        <w:bookmarkEnd w:id="461"/>
        <w:r w:rsidRPr="00760D33">
          <w:t>:</w:t>
        </w:r>
      </w:ins>
    </w:p>
    <w:p w14:paraId="2AA220DD" w14:textId="6D6A5351" w:rsidR="00C95598" w:rsidRPr="00760D33" w:rsidRDefault="00C95598" w:rsidP="00C95598">
      <w:pPr>
        <w:numPr>
          <w:ilvl w:val="2"/>
          <w:numId w:val="22"/>
        </w:numPr>
        <w:spacing w:before="100" w:beforeAutospacing="1" w:after="100" w:afterAutospacing="1"/>
        <w:rPr>
          <w:ins w:id="462" w:author="Anup Nair" w:date="2025-10-22T15:37:00Z" w16du:dateUtc="2025-10-22T19:37:00Z"/>
        </w:rPr>
      </w:pPr>
      <w:ins w:id="463" w:author="Anup Nair" w:date="2025-10-22T15:37:00Z" w16du:dateUtc="2025-10-22T19:37:00Z">
        <w:r w:rsidRPr="00760D33">
          <w:t xml:space="preserve">Retrieve the </w:t>
        </w:r>
      </w:ins>
      <w:ins w:id="464" w:author="Anup Nair" w:date="2025-10-22T15:45:00Z" w16du:dateUtc="2025-10-22T19:45:00Z">
        <w:r w:rsidR="00A8274F" w:rsidRPr="00A8274F">
          <w:t>BILL_LVL_3</w:t>
        </w:r>
        <w:r w:rsidR="00A8274F">
          <w:t xml:space="preserve"> from bill group</w:t>
        </w:r>
      </w:ins>
    </w:p>
    <w:p w14:paraId="28D38C36" w14:textId="7EF027A7" w:rsidR="00C95598" w:rsidRPr="00760D33" w:rsidRDefault="00C95598" w:rsidP="00C95598">
      <w:pPr>
        <w:numPr>
          <w:ilvl w:val="2"/>
          <w:numId w:val="22"/>
        </w:numPr>
        <w:spacing w:before="100" w:beforeAutospacing="1" w:after="100" w:afterAutospacing="1"/>
        <w:rPr>
          <w:ins w:id="465" w:author="Anup Nair" w:date="2025-10-22T15:37:00Z" w16du:dateUtc="2025-10-22T19:37:00Z"/>
        </w:rPr>
      </w:pPr>
      <w:ins w:id="466" w:author="Anup Nair" w:date="2025-10-22T15:37:00Z" w16du:dateUtc="2025-10-22T19:37:00Z">
        <w:r w:rsidRPr="00760D33">
          <w:t>Replace &lt;</w:t>
        </w:r>
      </w:ins>
      <w:ins w:id="467" w:author="Anup Nair" w:date="2025-10-22T15:45:00Z" w16du:dateUtc="2025-10-22T19:45:00Z">
        <w:r w:rsidR="00CA0A74">
          <w:t>Account#</w:t>
        </w:r>
      </w:ins>
      <w:ins w:id="468" w:author="Anup Nair" w:date="2025-10-22T15:37:00Z" w16du:dateUtc="2025-10-22T19:37:00Z">
        <w:r w:rsidRPr="00760D33">
          <w:t xml:space="preserve">&gt; in fileNameElectronic with the actual </w:t>
        </w:r>
      </w:ins>
      <w:ins w:id="469" w:author="Anup Nair" w:date="2025-10-22T15:46:00Z" w16du:dateUtc="2025-10-22T19:46:00Z">
        <w:r w:rsidR="0014480F">
          <w:t>account</w:t>
        </w:r>
      </w:ins>
      <w:ins w:id="470" w:author="Anup Nair" w:date="2025-10-22T15:37:00Z" w16du:dateUtc="2025-10-22T19:37:00Z">
        <w:r w:rsidRPr="00760D33">
          <w:t xml:space="preserve"> string.</w:t>
        </w:r>
      </w:ins>
    </w:p>
    <w:p w14:paraId="08908C36" w14:textId="77777777" w:rsidR="00515509" w:rsidRPr="00760D33" w:rsidRDefault="00515509" w:rsidP="00515509">
      <w:pPr>
        <w:numPr>
          <w:ilvl w:val="1"/>
          <w:numId w:val="22"/>
        </w:numPr>
        <w:spacing w:before="100" w:beforeAutospacing="1" w:after="100" w:afterAutospacing="1"/>
        <w:rPr>
          <w:ins w:id="471" w:author="Anup Nair" w:date="2025-10-22T15:34:00Z" w16du:dateUtc="2025-10-22T19:34:00Z"/>
        </w:rPr>
      </w:pPr>
      <w:ins w:id="472" w:author="Anup Nair" w:date="2025-10-22T15:34:00Z" w16du:dateUtc="2025-10-22T19:34:00Z">
        <w:r>
          <w:t xml:space="preserve">Else </w:t>
        </w:r>
        <w:r w:rsidRPr="00760D33">
          <w:t xml:space="preserve">If fileNameElectronic </w:t>
        </w:r>
        <w:r>
          <w:t xml:space="preserve">contains </w:t>
        </w:r>
        <w:r w:rsidRPr="00760D33">
          <w:t>&lt;YYYYMMDDHHmmSS&gt;</w:t>
        </w:r>
        <w:r>
          <w:t xml:space="preserve"> </w:t>
        </w:r>
        <w:r w:rsidRPr="00760D33">
          <w:t>:</w:t>
        </w:r>
      </w:ins>
    </w:p>
    <w:p w14:paraId="2C5FA226" w14:textId="77777777" w:rsidR="00515509" w:rsidRPr="00760D33" w:rsidRDefault="00515509" w:rsidP="00515509">
      <w:pPr>
        <w:numPr>
          <w:ilvl w:val="2"/>
          <w:numId w:val="22"/>
        </w:numPr>
        <w:spacing w:before="100" w:beforeAutospacing="1" w:after="100" w:afterAutospacing="1"/>
        <w:rPr>
          <w:ins w:id="473" w:author="Anup Nair" w:date="2025-10-22T15:34:00Z" w16du:dateUtc="2025-10-22T19:34:00Z"/>
        </w:rPr>
      </w:pPr>
      <w:ins w:id="474" w:author="Anup Nair" w:date="2025-10-22T15:34:00Z" w16du:dateUtc="2025-10-22T19:34:00Z">
        <w:r w:rsidRPr="00760D33">
          <w:t>Get the current system date and format it as YYYYMMDDHHmmSS.</w:t>
        </w:r>
      </w:ins>
    </w:p>
    <w:p w14:paraId="6BDC5DEC" w14:textId="77777777" w:rsidR="00515509" w:rsidRPr="00760D33" w:rsidRDefault="00515509" w:rsidP="00515509">
      <w:pPr>
        <w:numPr>
          <w:ilvl w:val="2"/>
          <w:numId w:val="22"/>
        </w:numPr>
        <w:spacing w:before="100" w:beforeAutospacing="1" w:after="100" w:afterAutospacing="1"/>
        <w:rPr>
          <w:ins w:id="475" w:author="Anup Nair" w:date="2025-10-22T15:34:00Z" w16du:dateUtc="2025-10-22T19:34:00Z"/>
        </w:rPr>
      </w:pPr>
      <w:ins w:id="476" w:author="Anup Nair" w:date="2025-10-22T15:34:00Z" w16du:dateUtc="2025-10-22T19:34:00Z">
        <w:r w:rsidRPr="00760D33">
          <w:t>Replace &lt;YYYYMMDDHHmmSS&gt; in fileNameElectronic with the formatted timestamp.</w:t>
        </w:r>
      </w:ins>
    </w:p>
    <w:p w14:paraId="000C29F0" w14:textId="77777777" w:rsidR="00515509" w:rsidRPr="00760D33" w:rsidRDefault="00515509" w:rsidP="00515509">
      <w:pPr>
        <w:numPr>
          <w:ilvl w:val="1"/>
          <w:numId w:val="22"/>
        </w:numPr>
        <w:spacing w:before="100" w:beforeAutospacing="1" w:after="100" w:afterAutospacing="1"/>
        <w:rPr>
          <w:ins w:id="477" w:author="Anup Nair" w:date="2025-10-22T15:34:00Z" w16du:dateUtc="2025-10-22T19:34:00Z"/>
        </w:rPr>
      </w:pPr>
      <w:ins w:id="478" w:author="Anup Nair" w:date="2025-10-22T15:34:00Z" w16du:dateUtc="2025-10-22T19:34:00Z">
        <w:r>
          <w:t xml:space="preserve">Else </w:t>
        </w:r>
        <w:r w:rsidRPr="00760D33">
          <w:t xml:space="preserve">If fileNameElectronic </w:t>
        </w:r>
        <w:r>
          <w:t>contains</w:t>
        </w:r>
        <w:r w:rsidRPr="00760D33">
          <w:t xml:space="preserve"> &lt;YYYYMMDD&gt;:</w:t>
        </w:r>
      </w:ins>
    </w:p>
    <w:p w14:paraId="6DB191C2" w14:textId="77777777" w:rsidR="00515509" w:rsidRPr="00760D33" w:rsidRDefault="00515509" w:rsidP="00515509">
      <w:pPr>
        <w:numPr>
          <w:ilvl w:val="2"/>
          <w:numId w:val="22"/>
        </w:numPr>
        <w:spacing w:before="100" w:beforeAutospacing="1" w:after="100" w:afterAutospacing="1"/>
        <w:rPr>
          <w:ins w:id="479" w:author="Anup Nair" w:date="2025-10-22T15:34:00Z" w16du:dateUtc="2025-10-22T19:34:00Z"/>
        </w:rPr>
      </w:pPr>
      <w:ins w:id="480" w:author="Anup Nair" w:date="2025-10-22T15:34:00Z" w16du:dateUtc="2025-10-22T19:34:00Z">
        <w:r w:rsidRPr="00760D33">
          <w:t>Get the current system date and format it as YYYYMMDD.</w:t>
        </w:r>
      </w:ins>
    </w:p>
    <w:p w14:paraId="5031BACF" w14:textId="77777777" w:rsidR="00515509" w:rsidRPr="00760D33" w:rsidRDefault="00515509" w:rsidP="00515509">
      <w:pPr>
        <w:numPr>
          <w:ilvl w:val="2"/>
          <w:numId w:val="22"/>
        </w:numPr>
        <w:spacing w:before="100" w:beforeAutospacing="1" w:after="100" w:afterAutospacing="1"/>
        <w:rPr>
          <w:ins w:id="481" w:author="Anup Nair" w:date="2025-10-22T15:34:00Z" w16du:dateUtc="2025-10-22T19:34:00Z"/>
        </w:rPr>
      </w:pPr>
      <w:ins w:id="482" w:author="Anup Nair" w:date="2025-10-22T15:34:00Z" w16du:dateUtc="2025-10-22T19:34:00Z">
        <w:r w:rsidRPr="00760D33">
          <w:t>Replace &lt;YYYYMMDD&gt; in fileNameElectronic with the formatted date.</w:t>
        </w:r>
      </w:ins>
    </w:p>
    <w:p w14:paraId="1ED87E14" w14:textId="77777777" w:rsidR="00515509" w:rsidRPr="00760D33" w:rsidRDefault="00515509" w:rsidP="00515509">
      <w:pPr>
        <w:numPr>
          <w:ilvl w:val="0"/>
          <w:numId w:val="22"/>
        </w:numPr>
        <w:spacing w:before="100" w:beforeAutospacing="1" w:after="100" w:afterAutospacing="1"/>
        <w:rPr>
          <w:ins w:id="483" w:author="Anup Nair" w:date="2025-10-22T15:34:00Z" w16du:dateUtc="2025-10-22T19:34:00Z"/>
        </w:rPr>
      </w:pPr>
      <w:ins w:id="484" w:author="Anup Nair" w:date="2025-10-22T15:34:00Z" w16du:dateUtc="2025-10-22T19:34:00Z">
        <w:r w:rsidRPr="00760D33">
          <w:t>Final Output</w:t>
        </w:r>
      </w:ins>
    </w:p>
    <w:p w14:paraId="726987CD" w14:textId="77777777" w:rsidR="00515509" w:rsidRDefault="00515509" w:rsidP="00515509">
      <w:pPr>
        <w:numPr>
          <w:ilvl w:val="1"/>
          <w:numId w:val="22"/>
        </w:numPr>
        <w:spacing w:before="100" w:beforeAutospacing="1" w:after="100" w:afterAutospacing="1"/>
        <w:rPr>
          <w:ins w:id="485" w:author="Anup Nair" w:date="2025-10-22T15:34:00Z" w16du:dateUtc="2025-10-22T19:34:00Z"/>
        </w:rPr>
      </w:pPr>
      <w:ins w:id="486" w:author="Anup Nair" w:date="2025-10-22T15:34:00Z" w16du:dateUtc="2025-10-22T19:34:00Z">
        <w:r w:rsidRPr="00760D33">
          <w:t>The resulting value of fileNameElectronic after all substitutions will be used as the final file name for the extract.</w:t>
        </w:r>
      </w:ins>
    </w:p>
    <w:p w14:paraId="558BA8B3" w14:textId="77777777" w:rsidR="00515509" w:rsidRDefault="00515509" w:rsidP="00515509">
      <w:pPr>
        <w:numPr>
          <w:ilvl w:val="0"/>
          <w:numId w:val="22"/>
        </w:numPr>
        <w:spacing w:before="100" w:beforeAutospacing="1" w:after="100" w:afterAutospacing="1"/>
        <w:rPr>
          <w:ins w:id="487" w:author="Anup Nair" w:date="2025-10-23T01:20:00Z" w16du:dateUtc="2025-10-23T05:20:00Z"/>
        </w:rPr>
      </w:pPr>
      <w:ins w:id="488" w:author="Anup Nair" w:date="2025-10-22T15:34:00Z" w16du:dateUtc="2025-10-22T19:34:00Z">
        <w:r>
          <w:t>Folder path – Retrieve from extendable lookup – value for “</w:t>
        </w:r>
        <w:r w:rsidRPr="00C368A2">
          <w:t>OCI Folder Path</w:t>
        </w:r>
        <w:r>
          <w:t>”</w:t>
        </w:r>
      </w:ins>
    </w:p>
    <w:p w14:paraId="6E82A57E" w14:textId="0CF0E1A5" w:rsidR="00973B07" w:rsidRPr="00760D33" w:rsidRDefault="00973B07">
      <w:pPr>
        <w:numPr>
          <w:ilvl w:val="1"/>
          <w:numId w:val="22"/>
        </w:numPr>
        <w:spacing w:before="100" w:beforeAutospacing="1" w:after="100" w:afterAutospacing="1"/>
        <w:rPr>
          <w:ins w:id="489" w:author="Anup Nair" w:date="2025-10-22T15:34:00Z" w16du:dateUtc="2025-10-22T19:34:00Z"/>
        </w:rPr>
        <w:pPrChange w:id="490" w:author="Anup Nair" w:date="2025-10-23T01:20:00Z" w16du:dateUtc="2025-10-23T05:20:00Z">
          <w:pPr>
            <w:numPr>
              <w:numId w:val="22"/>
            </w:numPr>
            <w:tabs>
              <w:tab w:val="num" w:pos="720"/>
            </w:tabs>
            <w:spacing w:before="100" w:beforeAutospacing="1" w:after="100" w:afterAutospacing="1"/>
            <w:ind w:left="720" w:hanging="360"/>
          </w:pPr>
        </w:pPrChange>
      </w:pPr>
      <w:ins w:id="491" w:author="Anup Nair" w:date="2025-10-23T01:20:00Z" w16du:dateUtc="2025-10-23T05:20:00Z">
        <w:r>
          <w:t>Add logic based on C1-CFS feature configuration value – Local Vs OCI</w:t>
        </w:r>
      </w:ins>
    </w:p>
    <w:p w14:paraId="5275CB08" w14:textId="77777777" w:rsidR="00515509" w:rsidRDefault="00515509" w:rsidP="00515509">
      <w:pPr>
        <w:pStyle w:val="BodyText"/>
        <w:rPr>
          <w:ins w:id="492" w:author="Anup Nair" w:date="2025-10-22T15:34:00Z" w16du:dateUtc="2025-10-22T19:34:00Z"/>
        </w:rPr>
      </w:pPr>
    </w:p>
    <w:p w14:paraId="33DF6487" w14:textId="77777777" w:rsidR="00515509" w:rsidRPr="00515509" w:rsidRDefault="00515509">
      <w:pPr>
        <w:pStyle w:val="BodyText"/>
        <w:rPr>
          <w:ins w:id="493" w:author="Anup Nair" w:date="2025-10-22T15:33:00Z" w16du:dateUtc="2025-10-22T19:33:00Z"/>
        </w:rPr>
        <w:pPrChange w:id="494" w:author="Anup Nair" w:date="2025-10-22T15:34:00Z" w16du:dateUtc="2025-10-22T19:34:00Z">
          <w:pPr>
            <w:pStyle w:val="Heading4"/>
          </w:pPr>
        </w:pPrChange>
      </w:pPr>
    </w:p>
    <w:p w14:paraId="79EB0774" w14:textId="0E5B0A52" w:rsidR="005D59A7" w:rsidRDefault="005D59A7" w:rsidP="005D59A7">
      <w:pPr>
        <w:pStyle w:val="Heading3"/>
      </w:pPr>
      <w:r>
        <w:t>Billing Invoice PDF generation - Ancillary</w:t>
      </w:r>
      <w:bookmarkEnd w:id="419"/>
      <w:bookmarkEnd w:id="420"/>
      <w:bookmarkEnd w:id="421"/>
    </w:p>
    <w:p w14:paraId="4889EDB8" w14:textId="1B63AD36" w:rsidR="005D59A7" w:rsidRDefault="005D59A7" w:rsidP="005D59A7">
      <w:pPr>
        <w:pStyle w:val="BodyText"/>
        <w:ind w:left="360"/>
      </w:pPr>
      <w:r>
        <w:t>Prime business team has shared the invoice layout for consolidated and individual invoices</w:t>
      </w:r>
      <w:r w:rsidR="008F0BBF">
        <w:t xml:space="preserve"> for ancillary</w:t>
      </w:r>
      <w:r>
        <w:t>, which are stored at the following location</w:t>
      </w:r>
    </w:p>
    <w:p w14:paraId="77DE62C0" w14:textId="77777777" w:rsidR="007E217E" w:rsidRPr="007E217E" w:rsidRDefault="007E217E" w:rsidP="007E217E">
      <w:pPr>
        <w:pStyle w:val="BodyText"/>
        <w:rPr>
          <w:lang w:val="en-IN"/>
        </w:rPr>
      </w:pPr>
      <w:hyperlink r:id="rId17" w:history="1">
        <w:r w:rsidRPr="007E217E">
          <w:rPr>
            <w:rStyle w:val="Hyperlink"/>
            <w:lang w:val="en-IN"/>
          </w:rPr>
          <w:t>ORMB_Invoice_Mockups_20250718_To RIA.xlsx</w:t>
        </w:r>
      </w:hyperlink>
    </w:p>
    <w:p w14:paraId="4B0E1088" w14:textId="77777777" w:rsidR="00D57627" w:rsidRPr="00D57627" w:rsidRDefault="007E217E" w:rsidP="00D57627">
      <w:pPr>
        <w:pStyle w:val="BodyText"/>
        <w:rPr>
          <w:lang w:val="en-IN"/>
        </w:rPr>
      </w:pPr>
      <w:r>
        <w:t xml:space="preserve">XML Layout - </w:t>
      </w:r>
      <w:r w:rsidR="00D57627">
        <w:rPr>
          <w:lang w:val="en-IN"/>
        </w:rPr>
        <w:t xml:space="preserve"> </w:t>
      </w:r>
      <w:del w:id="495" w:author="Pallavi Tonpe" w:date="2025-09-06T19:42:00Z" w16du:dateUtc="2025-09-06T23:42:00Z">
        <w:r w:rsidR="00D57627" w:rsidDel="00D57627">
          <w:rPr>
            <w:lang w:val="en-IN"/>
          </w:rPr>
          <w:delText xml:space="preserve">   </w:delText>
        </w:r>
      </w:del>
      <w:hyperlink r:id="rId18" w:history="1">
        <w:r w:rsidR="00D57627" w:rsidRPr="00D57627">
          <w:rPr>
            <w:rStyle w:val="Hyperlink"/>
            <w:lang w:val="en-IN"/>
          </w:rPr>
          <w:t>Ancillary_Invoice.xml</w:t>
        </w:r>
      </w:hyperlink>
    </w:p>
    <w:p w14:paraId="241AE15D" w14:textId="759D15F5" w:rsidR="007E217E" w:rsidRPr="000C2D59" w:rsidRDefault="007E217E" w:rsidP="007E217E">
      <w:pPr>
        <w:pStyle w:val="BodyText"/>
        <w:rPr>
          <w:lang w:val="en-IN"/>
        </w:rPr>
      </w:pPr>
    </w:p>
    <w:p w14:paraId="3D64CAAB" w14:textId="77777777" w:rsidR="007E217E" w:rsidRDefault="007E217E" w:rsidP="005D59A7">
      <w:pPr>
        <w:pStyle w:val="BodyText"/>
      </w:pPr>
    </w:p>
    <w:p w14:paraId="0F977022" w14:textId="77777777" w:rsidR="005D59A7" w:rsidRDefault="005D59A7" w:rsidP="005D59A7">
      <w:pPr>
        <w:pStyle w:val="BodyText"/>
        <w:rPr>
          <w:lang w:val="en-IN"/>
        </w:rPr>
      </w:pPr>
      <w:r>
        <w:t>The Labels can be hard-</w:t>
      </w:r>
      <w:r>
        <w:rPr>
          <w:lang w:val="en-IN"/>
        </w:rPr>
        <w:t>coded in the FOP template itself using the sample.</w:t>
      </w:r>
    </w:p>
    <w:p w14:paraId="00D0615E" w14:textId="31E21259" w:rsidR="0075749C" w:rsidRDefault="0075749C" w:rsidP="005D59A7">
      <w:pPr>
        <w:pStyle w:val="BodyText"/>
        <w:rPr>
          <w:lang w:val="en-IN"/>
        </w:rPr>
      </w:pPr>
      <w:r>
        <w:rPr>
          <w:lang w:val="en-IN"/>
        </w:rPr>
        <w:t xml:space="preserve">This extract algorithm should be </w:t>
      </w:r>
      <w:r w:rsidR="000D4F16">
        <w:rPr>
          <w:lang w:val="en-IN"/>
        </w:rPr>
        <w:t>attached to ANCIL Bill Route type</w:t>
      </w:r>
    </w:p>
    <w:tbl>
      <w:tblPr>
        <w:tblStyle w:val="TableGrid"/>
        <w:tblW w:w="0" w:type="auto"/>
        <w:tblInd w:w="720" w:type="dxa"/>
        <w:tblLook w:val="04A0" w:firstRow="1" w:lastRow="0" w:firstColumn="1" w:lastColumn="0" w:noHBand="0" w:noVBand="1"/>
      </w:tblPr>
      <w:tblGrid>
        <w:gridCol w:w="1329"/>
        <w:gridCol w:w="1662"/>
        <w:gridCol w:w="1053"/>
        <w:gridCol w:w="5676"/>
        <w:tblGridChange w:id="496">
          <w:tblGrid>
            <w:gridCol w:w="1329"/>
            <w:gridCol w:w="12"/>
            <w:gridCol w:w="1650"/>
            <w:gridCol w:w="2"/>
            <w:gridCol w:w="1051"/>
            <w:gridCol w:w="3"/>
            <w:gridCol w:w="5673"/>
          </w:tblGrid>
        </w:tblGridChange>
      </w:tblGrid>
      <w:tr w:rsidR="005B296B" w14:paraId="23404B92" w14:textId="77777777" w:rsidTr="007523B5">
        <w:tc>
          <w:tcPr>
            <w:tcW w:w="1431" w:type="dxa"/>
          </w:tcPr>
          <w:p w14:paraId="3FB571CA" w14:textId="77777777" w:rsidR="00AB6522" w:rsidRDefault="00AB6522" w:rsidP="002403C5">
            <w:pPr>
              <w:pStyle w:val="BodyText"/>
            </w:pPr>
            <w:r>
              <w:t>Variable Name</w:t>
            </w:r>
          </w:p>
        </w:tc>
        <w:tc>
          <w:tcPr>
            <w:tcW w:w="1765" w:type="dxa"/>
          </w:tcPr>
          <w:p w14:paraId="2EDB1705" w14:textId="77777777" w:rsidR="00AB6522" w:rsidRDefault="00AB6522" w:rsidP="002403C5">
            <w:pPr>
              <w:pStyle w:val="BodyText"/>
            </w:pPr>
            <w:r>
              <w:t>Sample Value from PDF</w:t>
            </w:r>
          </w:p>
        </w:tc>
        <w:tc>
          <w:tcPr>
            <w:tcW w:w="1120" w:type="dxa"/>
          </w:tcPr>
          <w:p w14:paraId="18108B9B" w14:textId="4F962CAD" w:rsidR="00AB6522" w:rsidRDefault="007F3597" w:rsidP="002403C5">
            <w:pPr>
              <w:pStyle w:val="BodyText"/>
            </w:pPr>
            <w:r>
              <w:t>XML Element</w:t>
            </w:r>
          </w:p>
        </w:tc>
        <w:tc>
          <w:tcPr>
            <w:tcW w:w="5394" w:type="dxa"/>
          </w:tcPr>
          <w:p w14:paraId="260EDCFB" w14:textId="43D33121" w:rsidR="00AB6522" w:rsidRDefault="00AB6522" w:rsidP="002403C5">
            <w:pPr>
              <w:pStyle w:val="BodyText"/>
            </w:pPr>
            <w:r>
              <w:t xml:space="preserve">Mapping </w:t>
            </w:r>
          </w:p>
        </w:tc>
      </w:tr>
      <w:tr w:rsidR="007F3597" w14:paraId="223BBB12" w14:textId="77777777" w:rsidTr="00412A08">
        <w:tblPrEx>
          <w:tblW w:w="0" w:type="auto"/>
          <w:tblInd w:w="720" w:type="dxa"/>
          <w:tblPrExChange w:id="497" w:author="Pallavi Tonpe" w:date="2025-11-04T13:29:00Z" w16du:dateUtc="2025-11-04T05:29:00Z">
            <w:tblPrEx>
              <w:tblW w:w="0" w:type="auto"/>
              <w:tblInd w:w="720" w:type="dxa"/>
            </w:tblPrEx>
          </w:tblPrExChange>
        </w:tblPrEx>
        <w:tc>
          <w:tcPr>
            <w:tcW w:w="9710" w:type="dxa"/>
            <w:gridSpan w:val="4"/>
            <w:tcBorders>
              <w:bottom w:val="single" w:sz="4" w:space="0" w:color="auto"/>
            </w:tcBorders>
            <w:tcPrChange w:id="498" w:author="Pallavi Tonpe" w:date="2025-11-04T13:29:00Z" w16du:dateUtc="2025-11-04T05:29:00Z">
              <w:tcPr>
                <w:tcW w:w="9710" w:type="dxa"/>
                <w:gridSpan w:val="7"/>
              </w:tcPr>
            </w:tcPrChange>
          </w:tcPr>
          <w:p w14:paraId="08EA5E99" w14:textId="5DA7C0E5" w:rsidR="007F3597" w:rsidRPr="007F1DF9" w:rsidRDefault="007F3597" w:rsidP="002403C5">
            <w:pPr>
              <w:pStyle w:val="BodyText"/>
              <w:rPr>
                <w:b/>
                <w:bCs/>
              </w:rPr>
            </w:pPr>
            <w:r>
              <w:rPr>
                <w:b/>
                <w:bCs/>
              </w:rPr>
              <w:t xml:space="preserve">Summary </w:t>
            </w:r>
            <w:r w:rsidRPr="007F1DF9">
              <w:rPr>
                <w:b/>
                <w:bCs/>
              </w:rPr>
              <w:t>Page</w:t>
            </w:r>
          </w:p>
        </w:tc>
      </w:tr>
      <w:tr w:rsidR="005B296B" w14:paraId="17BC3BD9" w14:textId="77777777" w:rsidTr="00412A08">
        <w:tblPrEx>
          <w:tblW w:w="0" w:type="auto"/>
          <w:tblInd w:w="720" w:type="dxa"/>
          <w:tblPrExChange w:id="499"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00" w:author="Pallavi Tonpe" w:date="2025-11-04T13:29:00Z" w16du:dateUtc="2025-11-04T05:29:00Z">
              <w:tcPr>
                <w:tcW w:w="1431" w:type="dxa"/>
                <w:gridSpan w:val="2"/>
              </w:tcPr>
            </w:tcPrChange>
          </w:tcPr>
          <w:p w14:paraId="749FF754" w14:textId="77777777" w:rsidR="00AB6522" w:rsidRDefault="00AB6522" w:rsidP="002403C5">
            <w:pPr>
              <w:pStyle w:val="BodyText"/>
            </w:pPr>
            <w:r>
              <w:t>Logo Code</w:t>
            </w:r>
          </w:p>
        </w:tc>
        <w:tc>
          <w:tcPr>
            <w:tcW w:w="1765" w:type="dxa"/>
            <w:tcBorders>
              <w:top w:val="single" w:sz="4" w:space="0" w:color="auto"/>
              <w:left w:val="single" w:sz="4" w:space="0" w:color="auto"/>
              <w:bottom w:val="single" w:sz="4" w:space="0" w:color="auto"/>
              <w:right w:val="single" w:sz="4" w:space="0" w:color="auto"/>
            </w:tcBorders>
            <w:tcPrChange w:id="501" w:author="Pallavi Tonpe" w:date="2025-11-04T13:29:00Z" w16du:dateUtc="2025-11-04T05:29:00Z">
              <w:tcPr>
                <w:tcW w:w="1765" w:type="dxa"/>
                <w:gridSpan w:val="2"/>
              </w:tcPr>
            </w:tcPrChange>
          </w:tcPr>
          <w:p w14:paraId="37E042CF" w14:textId="77777777" w:rsidR="00AB6522" w:rsidRDefault="00AB6522" w:rsidP="002403C5">
            <w:pPr>
              <w:pStyle w:val="BodyText"/>
            </w:pPr>
            <w:r>
              <w:t>Prime Therapeutics</w:t>
            </w:r>
          </w:p>
        </w:tc>
        <w:tc>
          <w:tcPr>
            <w:tcW w:w="1120" w:type="dxa"/>
            <w:tcBorders>
              <w:top w:val="single" w:sz="4" w:space="0" w:color="auto"/>
              <w:left w:val="single" w:sz="4" w:space="0" w:color="auto"/>
              <w:bottom w:val="single" w:sz="4" w:space="0" w:color="auto"/>
              <w:right w:val="single" w:sz="4" w:space="0" w:color="auto"/>
            </w:tcBorders>
            <w:tcPrChange w:id="502" w:author="Pallavi Tonpe" w:date="2025-11-04T13:29:00Z" w16du:dateUtc="2025-11-04T05:29:00Z">
              <w:tcPr>
                <w:tcW w:w="1120" w:type="dxa"/>
                <w:gridSpan w:val="2"/>
              </w:tcPr>
            </w:tcPrChange>
          </w:tcPr>
          <w:p w14:paraId="0A882844" w14:textId="4B485A39" w:rsidR="00AB6522" w:rsidRDefault="00D21556" w:rsidP="002403C5">
            <w:pPr>
              <w:pStyle w:val="BodyText"/>
            </w:pPr>
            <w:r>
              <w:t>logoCd</w:t>
            </w:r>
          </w:p>
        </w:tc>
        <w:tc>
          <w:tcPr>
            <w:tcW w:w="5394" w:type="dxa"/>
            <w:tcBorders>
              <w:top w:val="single" w:sz="4" w:space="0" w:color="auto"/>
              <w:left w:val="single" w:sz="4" w:space="0" w:color="auto"/>
              <w:bottom w:val="single" w:sz="4" w:space="0" w:color="auto"/>
              <w:right w:val="single" w:sz="4" w:space="0" w:color="auto"/>
            </w:tcBorders>
            <w:tcPrChange w:id="503" w:author="Pallavi Tonpe" w:date="2025-11-04T13:29:00Z" w16du:dateUtc="2025-11-04T05:29:00Z">
              <w:tcPr>
                <w:tcW w:w="5394" w:type="dxa"/>
              </w:tcPr>
            </w:tcPrChange>
          </w:tcPr>
          <w:p w14:paraId="19CFD2CC" w14:textId="77777777" w:rsidR="00AB6522" w:rsidRDefault="00AB6522" w:rsidP="002403C5">
            <w:pPr>
              <w:pStyle w:val="BodyText"/>
            </w:pPr>
            <w:r>
              <w:t xml:space="preserve">Refer extendable lookup </w:t>
            </w:r>
            <w:r w:rsidR="00A61E92" w:rsidRPr="000A63D6">
              <w:t>CM-MarketsExtLookup</w:t>
            </w:r>
            <w:r w:rsidR="00A61E92">
              <w:t xml:space="preserve"> </w:t>
            </w:r>
            <w:r>
              <w:t>For Logo Code</w:t>
            </w:r>
          </w:p>
          <w:p w14:paraId="28D53E1A" w14:textId="3670D7ED" w:rsidR="00A61E92" w:rsidRDefault="00A61E92" w:rsidP="007F1AEC">
            <w:pPr>
              <w:pStyle w:val="BodyText"/>
            </w:pPr>
            <w:r>
              <w:t>From Bil’s Account – Main Person- Get Parent Person. From Parent customer get the Industry characteristic and for this value check the logo code</w:t>
            </w:r>
          </w:p>
        </w:tc>
      </w:tr>
      <w:tr w:rsidR="00270869" w14:paraId="276CCBDC" w14:textId="77777777" w:rsidTr="00412A08">
        <w:tblPrEx>
          <w:tblW w:w="0" w:type="auto"/>
          <w:tblInd w:w="720" w:type="dxa"/>
          <w:tblPrExChange w:id="504"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505" w:author="Pallavi Tonpe" w:date="2025-11-04T13:29:00Z" w16du:dateUtc="2025-11-04T05:29:00Z">
              <w:tcPr>
                <w:tcW w:w="9710" w:type="dxa"/>
                <w:gridSpan w:val="7"/>
              </w:tcPr>
            </w:tcPrChange>
          </w:tcPr>
          <w:p w14:paraId="77919778" w14:textId="741B611B" w:rsidR="00270869" w:rsidRDefault="00270869" w:rsidP="002403C5">
            <w:pPr>
              <w:pStyle w:val="BodyText"/>
            </w:pPr>
            <w:r>
              <w:t>primeAddress</w:t>
            </w:r>
          </w:p>
        </w:tc>
      </w:tr>
      <w:tr w:rsidR="005B296B" w14:paraId="258FD4CF" w14:textId="77777777" w:rsidTr="00412A08">
        <w:tblPrEx>
          <w:tblW w:w="0" w:type="auto"/>
          <w:tblInd w:w="720" w:type="dxa"/>
          <w:tblPrExChange w:id="506"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07" w:author="Pallavi Tonpe" w:date="2025-11-04T13:29:00Z" w16du:dateUtc="2025-11-04T05:29:00Z">
              <w:tcPr>
                <w:tcW w:w="1431" w:type="dxa"/>
                <w:gridSpan w:val="2"/>
              </w:tcPr>
            </w:tcPrChange>
          </w:tcPr>
          <w:p w14:paraId="2B50A37D" w14:textId="77777777" w:rsidR="00AB6522" w:rsidRDefault="00AB6522" w:rsidP="002403C5">
            <w:pPr>
              <w:pStyle w:val="BodyText"/>
            </w:pPr>
            <w:r>
              <w:t>Prime Address</w:t>
            </w:r>
          </w:p>
        </w:tc>
        <w:tc>
          <w:tcPr>
            <w:tcW w:w="1765" w:type="dxa"/>
            <w:tcBorders>
              <w:top w:val="single" w:sz="4" w:space="0" w:color="auto"/>
              <w:left w:val="single" w:sz="4" w:space="0" w:color="auto"/>
              <w:bottom w:val="single" w:sz="4" w:space="0" w:color="auto"/>
              <w:right w:val="single" w:sz="4" w:space="0" w:color="auto"/>
            </w:tcBorders>
            <w:tcPrChange w:id="508" w:author="Pallavi Tonpe" w:date="2025-11-04T13:29:00Z" w16du:dateUtc="2025-11-04T05:29:00Z">
              <w:tcPr>
                <w:tcW w:w="1765" w:type="dxa"/>
                <w:gridSpan w:val="2"/>
              </w:tcPr>
            </w:tcPrChange>
          </w:tcPr>
          <w:p w14:paraId="4F9CB9F7" w14:textId="77777777" w:rsidR="00AB6522" w:rsidRDefault="00AB6522" w:rsidP="002403C5">
            <w:pPr>
              <w:pStyle w:val="BodyText"/>
            </w:pPr>
            <w:r w:rsidRPr="00400047">
              <w:t>Prime Therapeutics LLC</w:t>
            </w:r>
          </w:p>
          <w:p w14:paraId="4A97247A" w14:textId="77777777" w:rsidR="00AB6522" w:rsidRDefault="00AB6522" w:rsidP="002403C5">
            <w:pPr>
              <w:pStyle w:val="BodyText"/>
            </w:pPr>
            <w:r w:rsidRPr="00F444AA">
              <w:t>2900 Ames Crossing Road, Suite 200</w:t>
            </w:r>
          </w:p>
          <w:p w14:paraId="235F3DCE" w14:textId="77777777" w:rsidR="00AB6522" w:rsidRDefault="00AB6522" w:rsidP="002403C5">
            <w:pPr>
              <w:pStyle w:val="BodyText"/>
            </w:pPr>
            <w:r w:rsidRPr="009F6F5E">
              <w:t>Eagan, MN  55121</w:t>
            </w:r>
          </w:p>
          <w:p w14:paraId="17D2C761" w14:textId="77777777" w:rsidR="00AB6522" w:rsidRDefault="00AB6522" w:rsidP="002403C5">
            <w:pPr>
              <w:pStyle w:val="BodyText"/>
            </w:pPr>
            <w:r>
              <w:fldChar w:fldCharType="begin"/>
            </w:r>
            <w:r>
              <w:instrText>HYPERLINK "http://www.primetherapeutics.com"</w:instrText>
            </w:r>
            <w:r>
              <w:fldChar w:fldCharType="separate"/>
            </w:r>
            <w:r w:rsidRPr="00EE21B1">
              <w:rPr>
                <w:rStyle w:val="Hyperlink"/>
              </w:rPr>
              <w:t>www.primetherapeutics.com</w:t>
            </w:r>
            <w:r>
              <w:fldChar w:fldCharType="end"/>
            </w:r>
          </w:p>
        </w:tc>
        <w:tc>
          <w:tcPr>
            <w:tcW w:w="1120" w:type="dxa"/>
            <w:tcBorders>
              <w:top w:val="single" w:sz="4" w:space="0" w:color="auto"/>
              <w:left w:val="single" w:sz="4" w:space="0" w:color="auto"/>
              <w:bottom w:val="single" w:sz="4" w:space="0" w:color="auto"/>
              <w:right w:val="single" w:sz="4" w:space="0" w:color="auto"/>
            </w:tcBorders>
            <w:tcPrChange w:id="509" w:author="Pallavi Tonpe" w:date="2025-11-04T13:29:00Z" w16du:dateUtc="2025-11-04T05:29:00Z">
              <w:tcPr>
                <w:tcW w:w="1120" w:type="dxa"/>
                <w:gridSpan w:val="2"/>
              </w:tcPr>
            </w:tcPrChange>
          </w:tcPr>
          <w:p w14:paraId="562138FA" w14:textId="77777777" w:rsidR="00AB6522" w:rsidRDefault="00C70D51" w:rsidP="002403C5">
            <w:pPr>
              <w:pStyle w:val="BodyText"/>
            </w:pPr>
            <w:r>
              <w:t>a</w:t>
            </w:r>
            <w:r w:rsidR="00270869">
              <w:t>ddress1 thr</w:t>
            </w:r>
            <w:r>
              <w:t>u</w:t>
            </w:r>
          </w:p>
          <w:p w14:paraId="7D49DA6A" w14:textId="7FCA47B0" w:rsidR="00C70D51" w:rsidRDefault="00C70D51" w:rsidP="002403C5">
            <w:pPr>
              <w:pStyle w:val="BodyText"/>
            </w:pPr>
            <w:r>
              <w:t>address4</w:t>
            </w:r>
          </w:p>
        </w:tc>
        <w:tc>
          <w:tcPr>
            <w:tcW w:w="5394" w:type="dxa"/>
            <w:tcBorders>
              <w:top w:val="single" w:sz="4" w:space="0" w:color="auto"/>
              <w:left w:val="single" w:sz="4" w:space="0" w:color="auto"/>
              <w:bottom w:val="single" w:sz="4" w:space="0" w:color="auto"/>
              <w:right w:val="single" w:sz="4" w:space="0" w:color="auto"/>
            </w:tcBorders>
            <w:tcPrChange w:id="510" w:author="Pallavi Tonpe" w:date="2025-11-04T13:29:00Z" w16du:dateUtc="2025-11-04T05:29:00Z">
              <w:tcPr>
                <w:tcW w:w="5394" w:type="dxa"/>
              </w:tcPr>
            </w:tcPrChange>
          </w:tcPr>
          <w:p w14:paraId="498C4715" w14:textId="68A9BF92" w:rsidR="00AB6522" w:rsidRDefault="00AB6522" w:rsidP="002403C5">
            <w:pPr>
              <w:pStyle w:val="BodyText"/>
            </w:pPr>
            <w:r>
              <w:t xml:space="preserve">Refer extendable lookup </w:t>
            </w:r>
            <w:r w:rsidR="007F1AEC" w:rsidRPr="000A63D6">
              <w:t>CM-MarketsExtLookup</w:t>
            </w:r>
            <w:r w:rsidR="007F1AEC">
              <w:t xml:space="preserve"> </w:t>
            </w:r>
            <w:r>
              <w:t>For “Prime Address”</w:t>
            </w:r>
          </w:p>
        </w:tc>
      </w:tr>
      <w:tr w:rsidR="00BB68BD" w14:paraId="6A9282AB" w14:textId="77777777" w:rsidTr="00412A08">
        <w:tblPrEx>
          <w:tblW w:w="0" w:type="auto"/>
          <w:tblInd w:w="720" w:type="dxa"/>
          <w:tblPrExChange w:id="511"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512" w:author="Pallavi Tonpe" w:date="2025-11-04T13:29:00Z" w16du:dateUtc="2025-11-04T05:29:00Z">
              <w:tcPr>
                <w:tcW w:w="9710" w:type="dxa"/>
                <w:gridSpan w:val="7"/>
              </w:tcPr>
            </w:tcPrChange>
          </w:tcPr>
          <w:p w14:paraId="147BC072" w14:textId="4B8640C8" w:rsidR="00BB68BD" w:rsidRDefault="00BB68BD" w:rsidP="006C15DC">
            <w:pPr>
              <w:pStyle w:val="BodyText"/>
            </w:pPr>
            <w:r>
              <w:t>billToInfo</w:t>
            </w:r>
          </w:p>
        </w:tc>
      </w:tr>
      <w:tr w:rsidR="005B296B" w14:paraId="7A8C3EB1" w14:textId="77777777" w:rsidTr="00412A08">
        <w:tblPrEx>
          <w:tblW w:w="0" w:type="auto"/>
          <w:tblInd w:w="720" w:type="dxa"/>
          <w:tblPrExChange w:id="513"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14" w:author="Pallavi Tonpe" w:date="2025-11-04T13:29:00Z" w16du:dateUtc="2025-11-04T05:29:00Z">
              <w:tcPr>
                <w:tcW w:w="1431" w:type="dxa"/>
                <w:gridSpan w:val="2"/>
              </w:tcPr>
            </w:tcPrChange>
          </w:tcPr>
          <w:p w14:paraId="58175E02" w14:textId="77777777" w:rsidR="006C15DC" w:rsidRDefault="006C15DC" w:rsidP="006C15DC">
            <w:pPr>
              <w:pStyle w:val="BodyText"/>
            </w:pPr>
            <w:r>
              <w:t xml:space="preserve">Bill To </w:t>
            </w:r>
          </w:p>
          <w:p w14:paraId="3643010C" w14:textId="137E46B9" w:rsidR="006C15DC" w:rsidRDefault="006C15DC" w:rsidP="006C15DC">
            <w:pPr>
              <w:pStyle w:val="BodyText"/>
            </w:pPr>
            <w:r>
              <w:t>Name</w:t>
            </w:r>
          </w:p>
        </w:tc>
        <w:tc>
          <w:tcPr>
            <w:tcW w:w="1765" w:type="dxa"/>
            <w:tcBorders>
              <w:top w:val="single" w:sz="4" w:space="0" w:color="auto"/>
              <w:left w:val="single" w:sz="4" w:space="0" w:color="auto"/>
              <w:bottom w:val="single" w:sz="4" w:space="0" w:color="auto"/>
              <w:right w:val="single" w:sz="4" w:space="0" w:color="auto"/>
            </w:tcBorders>
            <w:tcPrChange w:id="515" w:author="Pallavi Tonpe" w:date="2025-11-04T13:29:00Z" w16du:dateUtc="2025-11-04T05:29:00Z">
              <w:tcPr>
                <w:tcW w:w="1765" w:type="dxa"/>
                <w:gridSpan w:val="2"/>
              </w:tcPr>
            </w:tcPrChange>
          </w:tcPr>
          <w:p w14:paraId="438BFC4E" w14:textId="6E6BF26F" w:rsidR="006C15DC" w:rsidRPr="00A76D64" w:rsidRDefault="006C15DC" w:rsidP="006C15DC">
            <w:pPr>
              <w:pStyle w:val="BodyText"/>
            </w:pPr>
            <w:r>
              <w:t>Emblem Health</w:t>
            </w:r>
          </w:p>
        </w:tc>
        <w:tc>
          <w:tcPr>
            <w:tcW w:w="1120" w:type="dxa"/>
            <w:tcBorders>
              <w:top w:val="single" w:sz="4" w:space="0" w:color="auto"/>
              <w:left w:val="single" w:sz="4" w:space="0" w:color="auto"/>
              <w:bottom w:val="single" w:sz="4" w:space="0" w:color="auto"/>
              <w:right w:val="single" w:sz="4" w:space="0" w:color="auto"/>
            </w:tcBorders>
            <w:tcPrChange w:id="516" w:author="Pallavi Tonpe" w:date="2025-11-04T13:29:00Z" w16du:dateUtc="2025-11-04T05:29:00Z">
              <w:tcPr>
                <w:tcW w:w="1120" w:type="dxa"/>
                <w:gridSpan w:val="2"/>
              </w:tcPr>
            </w:tcPrChange>
          </w:tcPr>
          <w:p w14:paraId="6C5B1918" w14:textId="41902B9B" w:rsidR="006C15DC" w:rsidRDefault="008F752B" w:rsidP="006C15DC">
            <w:pPr>
              <w:pStyle w:val="BodyText"/>
            </w:pPr>
            <w:r>
              <w:t>address1</w:t>
            </w:r>
          </w:p>
        </w:tc>
        <w:tc>
          <w:tcPr>
            <w:tcW w:w="5394" w:type="dxa"/>
            <w:tcBorders>
              <w:top w:val="single" w:sz="4" w:space="0" w:color="auto"/>
              <w:left w:val="single" w:sz="4" w:space="0" w:color="auto"/>
              <w:bottom w:val="single" w:sz="4" w:space="0" w:color="auto"/>
              <w:right w:val="single" w:sz="4" w:space="0" w:color="auto"/>
            </w:tcBorders>
            <w:tcPrChange w:id="517" w:author="Pallavi Tonpe" w:date="2025-11-04T13:29:00Z" w16du:dateUtc="2025-11-04T05:29:00Z">
              <w:tcPr>
                <w:tcW w:w="5394" w:type="dxa"/>
              </w:tcPr>
            </w:tcPrChange>
          </w:tcPr>
          <w:p w14:paraId="08E931E3" w14:textId="77777777" w:rsidR="00A55F3D" w:rsidRDefault="00A55F3D" w:rsidP="00A55F3D">
            <w:pPr>
              <w:pStyle w:val="BodyText"/>
              <w:rPr>
                <w:ins w:id="518" w:author="Pallavi Tonpe" w:date="2025-10-16T19:51:00Z" w16du:dateUtc="2025-10-16T23:51:00Z"/>
              </w:rPr>
            </w:pPr>
            <w:ins w:id="519" w:author="Pallavi Tonpe" w:date="2025-10-16T19:51:00Z" w16du:dateUtc="2025-10-16T23:51:00Z">
              <w:r>
                <w:t>Bill Group’s Bill To characteristic, if available</w:t>
              </w:r>
            </w:ins>
          </w:p>
          <w:p w14:paraId="752B8B15" w14:textId="77777777" w:rsidR="00A55F3D" w:rsidRDefault="00A55F3D" w:rsidP="00A55F3D">
            <w:pPr>
              <w:pStyle w:val="BodyText"/>
              <w:rPr>
                <w:ins w:id="520" w:author="Pallavi Tonpe" w:date="2025-10-16T19:51:00Z" w16du:dateUtc="2025-10-16T23:51:00Z"/>
              </w:rPr>
            </w:pPr>
            <w:ins w:id="521" w:author="Pallavi Tonpe" w:date="2025-10-16T19:51:00Z" w16du:dateUtc="2025-10-16T23:51:00Z">
              <w:r>
                <w:t>ELSE</w:t>
              </w:r>
            </w:ins>
          </w:p>
          <w:p w14:paraId="7DDEA8F9" w14:textId="4DFE8F0A" w:rsidR="006C15DC" w:rsidRDefault="006C15DC" w:rsidP="006C15DC">
            <w:pPr>
              <w:pStyle w:val="BodyText"/>
            </w:pPr>
            <w:r>
              <w:t>Client’s Entity Name (At Parent Customer)</w:t>
            </w:r>
          </w:p>
        </w:tc>
      </w:tr>
      <w:tr w:rsidR="005B296B" w14:paraId="1BE1590C" w14:textId="77777777" w:rsidTr="00412A08">
        <w:tblPrEx>
          <w:tblW w:w="0" w:type="auto"/>
          <w:tblInd w:w="720" w:type="dxa"/>
          <w:tblPrExChange w:id="522"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23" w:author="Pallavi Tonpe" w:date="2025-11-04T13:29:00Z" w16du:dateUtc="2025-11-04T05:29:00Z">
              <w:tcPr>
                <w:tcW w:w="1431" w:type="dxa"/>
                <w:gridSpan w:val="2"/>
              </w:tcPr>
            </w:tcPrChange>
          </w:tcPr>
          <w:p w14:paraId="49B892B1" w14:textId="77777777" w:rsidR="006C15DC" w:rsidRDefault="006C15DC" w:rsidP="006C15DC">
            <w:pPr>
              <w:pStyle w:val="BodyText"/>
            </w:pPr>
            <w:r>
              <w:t>Bill To</w:t>
            </w:r>
          </w:p>
          <w:p w14:paraId="36B461F5" w14:textId="48E0692A" w:rsidR="006C15DC" w:rsidRDefault="006C15DC" w:rsidP="006C15DC">
            <w:pPr>
              <w:pStyle w:val="BodyText"/>
            </w:pPr>
            <w:r>
              <w:t>Carrier/Account/Group</w:t>
            </w:r>
          </w:p>
        </w:tc>
        <w:tc>
          <w:tcPr>
            <w:tcW w:w="1765" w:type="dxa"/>
            <w:tcBorders>
              <w:top w:val="single" w:sz="4" w:space="0" w:color="auto"/>
              <w:left w:val="single" w:sz="4" w:space="0" w:color="auto"/>
              <w:bottom w:val="single" w:sz="4" w:space="0" w:color="auto"/>
              <w:right w:val="single" w:sz="4" w:space="0" w:color="auto"/>
            </w:tcBorders>
            <w:tcPrChange w:id="524" w:author="Pallavi Tonpe" w:date="2025-11-04T13:29:00Z" w16du:dateUtc="2025-11-04T05:29:00Z">
              <w:tcPr>
                <w:tcW w:w="1765" w:type="dxa"/>
                <w:gridSpan w:val="2"/>
              </w:tcPr>
            </w:tcPrChange>
          </w:tcPr>
          <w:p w14:paraId="411EBF75" w14:textId="0389F8CC" w:rsidR="006C15DC" w:rsidRPr="00A76D64" w:rsidRDefault="00C37865" w:rsidP="006C15DC">
            <w:pPr>
              <w:pStyle w:val="BodyText"/>
            </w:pPr>
            <w:r>
              <w:t>Carrier:ABC1</w:t>
            </w:r>
          </w:p>
        </w:tc>
        <w:tc>
          <w:tcPr>
            <w:tcW w:w="1120" w:type="dxa"/>
            <w:tcBorders>
              <w:top w:val="single" w:sz="4" w:space="0" w:color="auto"/>
              <w:left w:val="single" w:sz="4" w:space="0" w:color="auto"/>
              <w:bottom w:val="single" w:sz="4" w:space="0" w:color="auto"/>
              <w:right w:val="single" w:sz="4" w:space="0" w:color="auto"/>
            </w:tcBorders>
            <w:tcPrChange w:id="525" w:author="Pallavi Tonpe" w:date="2025-11-04T13:29:00Z" w16du:dateUtc="2025-11-04T05:29:00Z">
              <w:tcPr>
                <w:tcW w:w="1120" w:type="dxa"/>
                <w:gridSpan w:val="2"/>
              </w:tcPr>
            </w:tcPrChange>
          </w:tcPr>
          <w:p w14:paraId="53A3C1F8" w14:textId="790A7BE1" w:rsidR="006C15DC" w:rsidRDefault="00C37865" w:rsidP="006C15DC">
            <w:pPr>
              <w:pStyle w:val="BodyText"/>
            </w:pPr>
            <w:r>
              <w:t>address2</w:t>
            </w:r>
          </w:p>
        </w:tc>
        <w:tc>
          <w:tcPr>
            <w:tcW w:w="5394" w:type="dxa"/>
            <w:tcBorders>
              <w:top w:val="single" w:sz="4" w:space="0" w:color="auto"/>
              <w:left w:val="single" w:sz="4" w:space="0" w:color="auto"/>
              <w:bottom w:val="single" w:sz="4" w:space="0" w:color="auto"/>
              <w:right w:val="single" w:sz="4" w:space="0" w:color="auto"/>
            </w:tcBorders>
            <w:tcPrChange w:id="526" w:author="Pallavi Tonpe" w:date="2025-11-04T13:29:00Z" w16du:dateUtc="2025-11-04T05:29:00Z">
              <w:tcPr>
                <w:tcW w:w="5394" w:type="dxa"/>
              </w:tcPr>
            </w:tcPrChange>
          </w:tcPr>
          <w:p w14:paraId="642F5A6E" w14:textId="77777777" w:rsidR="006C15DC" w:rsidRDefault="006C15DC" w:rsidP="006C15DC">
            <w:pPr>
              <w:pStyle w:val="BodyText"/>
            </w:pPr>
            <w:r>
              <w:t>Information can be fetched from the bill levels associated with billing group.</w:t>
            </w:r>
          </w:p>
          <w:p w14:paraId="07AD1691" w14:textId="77777777" w:rsidR="006C15DC" w:rsidRDefault="006C15DC" w:rsidP="006C15DC">
            <w:pPr>
              <w:pStyle w:val="BodyText"/>
              <w:spacing w:before="0" w:after="0"/>
            </w:pPr>
            <w:r>
              <w:t>Get the Bill Group id from Bill’s Account’s Main person</w:t>
            </w:r>
          </w:p>
          <w:p w14:paraId="16475BAC" w14:textId="77777777" w:rsidR="006C15DC" w:rsidRPr="00C4479D" w:rsidRDefault="006C15DC" w:rsidP="006C15DC">
            <w:pPr>
              <w:pStyle w:val="BodyText"/>
              <w:spacing w:before="0" w:after="0"/>
            </w:pPr>
          </w:p>
          <w:p w14:paraId="4A94824B" w14:textId="77777777" w:rsidR="006C15DC" w:rsidRPr="00E272E6" w:rsidRDefault="006C15DC" w:rsidP="006C15DC">
            <w:pPr>
              <w:pStyle w:val="BodyText"/>
              <w:spacing w:before="0" w:after="0"/>
            </w:pPr>
            <w:r w:rsidRPr="00E272E6">
              <w:t>SELECT DISTINCT LVL ||':'||</w:t>
            </w:r>
          </w:p>
          <w:p w14:paraId="3E57428D" w14:textId="77777777" w:rsidR="006C15DC" w:rsidRPr="00E272E6" w:rsidRDefault="006C15DC" w:rsidP="006C15DC">
            <w:pPr>
              <w:pStyle w:val="BodyText"/>
              <w:spacing w:before="0" w:after="0"/>
            </w:pPr>
            <w:r w:rsidRPr="00E272E6">
              <w:t>CASE WHEN LVL='CARRIER' THEN (SELECT DISTINCT BILL_LVL_2 FROM C1_BILL_LVL WHERE BILL_LVL_1= 'ANCIL' AND BILLING_GROUP_ID = :BGID)</w:t>
            </w:r>
          </w:p>
          <w:p w14:paraId="34A0E3C1" w14:textId="77777777" w:rsidR="006C15DC" w:rsidRPr="00E272E6" w:rsidRDefault="006C15DC" w:rsidP="006C15DC">
            <w:pPr>
              <w:pStyle w:val="BodyText"/>
              <w:spacing w:before="0" w:after="0"/>
            </w:pPr>
            <w:r w:rsidRPr="00E272E6">
              <w:t>WHEN LVL='ACCOUNT' THEN (SELECT DISTINCT BILL_LVL_3 FROM C1_BILL_LVL WHERE BILL_LVL_1= 'ANCIL' AND BILLING_GROUP_ID = :BGID)</w:t>
            </w:r>
          </w:p>
          <w:p w14:paraId="1B4E365C" w14:textId="77777777" w:rsidR="006C15DC" w:rsidRPr="00E272E6" w:rsidRDefault="006C15DC" w:rsidP="006C15DC">
            <w:pPr>
              <w:pStyle w:val="BodyText"/>
              <w:spacing w:before="0" w:after="0"/>
            </w:pPr>
            <w:r w:rsidRPr="00E272E6">
              <w:t>ELSE (SELECT DISTINCT BILL_LVL_4 FROM C1_BILL_LVL WHERE BILL_LVL_1= 'ANCIL' AND BILLING_GROUP_ID = :BGID)</w:t>
            </w:r>
          </w:p>
          <w:p w14:paraId="228839B2" w14:textId="77777777" w:rsidR="006C15DC" w:rsidRPr="00E272E6" w:rsidRDefault="006C15DC" w:rsidP="006C15DC">
            <w:pPr>
              <w:pStyle w:val="BodyText"/>
              <w:spacing w:before="0" w:after="0"/>
            </w:pPr>
            <w:r w:rsidRPr="00E272E6">
              <w:t>END AS VAL FROM (</w:t>
            </w:r>
          </w:p>
          <w:p w14:paraId="5F1A2612" w14:textId="77777777" w:rsidR="006C15DC" w:rsidRPr="00E272E6" w:rsidRDefault="006C15DC" w:rsidP="006C15DC">
            <w:pPr>
              <w:pStyle w:val="BodyText"/>
              <w:spacing w:before="0" w:after="0"/>
            </w:pPr>
            <w:r w:rsidRPr="00E272E6">
              <w:t>SELECT BILLING_GROUP_ID,</w:t>
            </w:r>
          </w:p>
          <w:p w14:paraId="09337A87" w14:textId="77777777" w:rsidR="006C15DC" w:rsidRPr="00E272E6" w:rsidRDefault="006C15DC" w:rsidP="006C15DC">
            <w:pPr>
              <w:pStyle w:val="BodyText"/>
              <w:spacing w:before="0" w:after="0"/>
            </w:pPr>
            <w:r w:rsidRPr="00E272E6">
              <w:t xml:space="preserve">CASE WHEN ( BO_STATUS_CD ='ACTIVE' AND BILL_LVL_1 ='ANCIL' </w:t>
            </w:r>
          </w:p>
          <w:p w14:paraId="16F0356F" w14:textId="77777777" w:rsidR="006C15DC" w:rsidRPr="00E272E6" w:rsidRDefault="006C15DC" w:rsidP="006C15DC">
            <w:pPr>
              <w:pStyle w:val="BodyText"/>
              <w:spacing w:before="0" w:after="0"/>
            </w:pPr>
            <w:r w:rsidRPr="00E272E6">
              <w:t xml:space="preserve">AND TRIM(BILL_LVL_2) IS NOT NULL AND BILL_LVL_3 IS NULL AND BILL_LVL_4 IS NULL </w:t>
            </w:r>
          </w:p>
          <w:p w14:paraId="183E9322" w14:textId="77777777" w:rsidR="006C15DC" w:rsidRPr="00E272E6" w:rsidRDefault="006C15DC" w:rsidP="006C15DC">
            <w:pPr>
              <w:pStyle w:val="BodyText"/>
              <w:spacing w:before="0" w:after="0"/>
            </w:pPr>
            <w:r w:rsidRPr="00E272E6">
              <w:t>) THEN 'CARRIER'</w:t>
            </w:r>
          </w:p>
          <w:p w14:paraId="339F2E7C" w14:textId="77777777" w:rsidR="006C15DC" w:rsidRPr="00E272E6" w:rsidRDefault="006C15DC" w:rsidP="006C15DC">
            <w:pPr>
              <w:pStyle w:val="BodyText"/>
              <w:spacing w:before="0" w:after="0"/>
            </w:pPr>
            <w:r w:rsidRPr="00E272E6">
              <w:t xml:space="preserve">WHEN ( BO_STATUS_CD ='ACTIVE' AND BILL_LVL_1 ='ANCIL' </w:t>
            </w:r>
          </w:p>
          <w:p w14:paraId="7CC7082F" w14:textId="77777777" w:rsidR="006C15DC" w:rsidRPr="00E272E6" w:rsidRDefault="006C15DC" w:rsidP="006C15DC">
            <w:pPr>
              <w:pStyle w:val="BodyText"/>
              <w:spacing w:before="0" w:after="0"/>
            </w:pPr>
            <w:r w:rsidRPr="00E272E6">
              <w:t xml:space="preserve">AND TRIM(BILL_LVL_2) IS NOT NULL AND BILL_LVL_3 IS NOT NULL AND BILL_LVL_4 IS NULL </w:t>
            </w:r>
          </w:p>
          <w:p w14:paraId="7A91FBAA" w14:textId="77777777" w:rsidR="006C15DC" w:rsidRPr="00E272E6" w:rsidRDefault="006C15DC" w:rsidP="006C15DC">
            <w:pPr>
              <w:pStyle w:val="BodyText"/>
              <w:spacing w:before="0" w:after="0"/>
            </w:pPr>
            <w:r w:rsidRPr="00E272E6">
              <w:t>) THEN 'ACCOUNT'</w:t>
            </w:r>
          </w:p>
          <w:p w14:paraId="4D70AE0E" w14:textId="77777777" w:rsidR="006C15DC" w:rsidRPr="00E272E6" w:rsidRDefault="006C15DC" w:rsidP="006C15DC">
            <w:pPr>
              <w:pStyle w:val="BodyText"/>
              <w:spacing w:before="0" w:after="0"/>
            </w:pPr>
            <w:r w:rsidRPr="00E272E6">
              <w:t>ELSE 'GROUP'</w:t>
            </w:r>
          </w:p>
          <w:p w14:paraId="76D22E51" w14:textId="77777777" w:rsidR="006C15DC" w:rsidRPr="00E272E6" w:rsidRDefault="006C15DC" w:rsidP="006C15DC">
            <w:pPr>
              <w:pStyle w:val="BodyText"/>
              <w:spacing w:before="0" w:after="0"/>
            </w:pPr>
            <w:r w:rsidRPr="00E272E6">
              <w:t>END AS LVL</w:t>
            </w:r>
          </w:p>
          <w:p w14:paraId="4C553876" w14:textId="7847D474" w:rsidR="006C15DC" w:rsidRDefault="006C15DC" w:rsidP="006C15DC">
            <w:pPr>
              <w:pStyle w:val="BodyText"/>
            </w:pPr>
            <w:r w:rsidRPr="00E272E6">
              <w:t>FROM C1_BILL_LVL WHERE BILLING_GROUP_ID = :BGID)</w:t>
            </w:r>
          </w:p>
        </w:tc>
      </w:tr>
      <w:tr w:rsidR="005B296B" w14:paraId="43290C7C" w14:textId="77777777" w:rsidTr="00412A08">
        <w:tblPrEx>
          <w:tblW w:w="0" w:type="auto"/>
          <w:tblInd w:w="720" w:type="dxa"/>
          <w:tblPrExChange w:id="527"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28" w:author="Pallavi Tonpe" w:date="2025-11-04T13:29:00Z" w16du:dateUtc="2025-11-04T05:29:00Z">
              <w:tcPr>
                <w:tcW w:w="1431" w:type="dxa"/>
                <w:gridSpan w:val="2"/>
              </w:tcPr>
            </w:tcPrChange>
          </w:tcPr>
          <w:p w14:paraId="09067EE4" w14:textId="53F62C08" w:rsidR="006C15DC" w:rsidRDefault="006C15DC" w:rsidP="006C15DC">
            <w:pPr>
              <w:pStyle w:val="BodyText"/>
            </w:pPr>
            <w:r>
              <w:t>Bill To Address1</w:t>
            </w:r>
            <w:r w:rsidR="00C37865">
              <w:t xml:space="preserve"> and 2</w:t>
            </w:r>
          </w:p>
        </w:tc>
        <w:tc>
          <w:tcPr>
            <w:tcW w:w="1765" w:type="dxa"/>
            <w:tcBorders>
              <w:top w:val="single" w:sz="4" w:space="0" w:color="auto"/>
              <w:left w:val="single" w:sz="4" w:space="0" w:color="auto"/>
              <w:bottom w:val="single" w:sz="4" w:space="0" w:color="auto"/>
              <w:right w:val="single" w:sz="4" w:space="0" w:color="auto"/>
            </w:tcBorders>
            <w:tcPrChange w:id="529" w:author="Pallavi Tonpe" w:date="2025-11-04T13:29:00Z" w16du:dateUtc="2025-11-04T05:29:00Z">
              <w:tcPr>
                <w:tcW w:w="1765" w:type="dxa"/>
                <w:gridSpan w:val="2"/>
              </w:tcPr>
            </w:tcPrChange>
          </w:tcPr>
          <w:p w14:paraId="593EB11E" w14:textId="1D147EA6" w:rsidR="006C15DC" w:rsidRPr="00A76D64" w:rsidRDefault="006C15DC" w:rsidP="006C15DC">
            <w:pPr>
              <w:pStyle w:val="BodyText"/>
            </w:pPr>
            <w:r w:rsidRPr="00B7282C">
              <w:t>1001 BRINTON ROAD</w:t>
            </w:r>
          </w:p>
        </w:tc>
        <w:tc>
          <w:tcPr>
            <w:tcW w:w="1120" w:type="dxa"/>
            <w:tcBorders>
              <w:top w:val="single" w:sz="4" w:space="0" w:color="auto"/>
              <w:left w:val="single" w:sz="4" w:space="0" w:color="auto"/>
              <w:bottom w:val="single" w:sz="4" w:space="0" w:color="auto"/>
              <w:right w:val="single" w:sz="4" w:space="0" w:color="auto"/>
            </w:tcBorders>
            <w:tcPrChange w:id="530" w:author="Pallavi Tonpe" w:date="2025-11-04T13:29:00Z" w16du:dateUtc="2025-11-04T05:29:00Z">
              <w:tcPr>
                <w:tcW w:w="1120" w:type="dxa"/>
                <w:gridSpan w:val="2"/>
              </w:tcPr>
            </w:tcPrChange>
          </w:tcPr>
          <w:p w14:paraId="551D9FE4" w14:textId="4AB89846" w:rsidR="006C15DC" w:rsidRDefault="00426EF4" w:rsidP="006C15DC">
            <w:pPr>
              <w:pStyle w:val="BodyText"/>
            </w:pPr>
            <w:r>
              <w:t>a</w:t>
            </w:r>
            <w:r w:rsidR="00C37865">
              <w:t>ddress3</w:t>
            </w:r>
          </w:p>
        </w:tc>
        <w:tc>
          <w:tcPr>
            <w:tcW w:w="5394" w:type="dxa"/>
            <w:tcBorders>
              <w:top w:val="single" w:sz="4" w:space="0" w:color="auto"/>
              <w:left w:val="single" w:sz="4" w:space="0" w:color="auto"/>
              <w:bottom w:val="single" w:sz="4" w:space="0" w:color="auto"/>
              <w:right w:val="single" w:sz="4" w:space="0" w:color="auto"/>
            </w:tcBorders>
            <w:tcPrChange w:id="531" w:author="Pallavi Tonpe" w:date="2025-11-04T13:29:00Z" w16du:dateUtc="2025-11-04T05:29:00Z">
              <w:tcPr>
                <w:tcW w:w="5394" w:type="dxa"/>
              </w:tcPr>
            </w:tcPrChange>
          </w:tcPr>
          <w:p w14:paraId="020EC693" w14:textId="77777777" w:rsidR="00895E11" w:rsidRDefault="00895E11" w:rsidP="00895E11">
            <w:pPr>
              <w:pStyle w:val="BodyText"/>
              <w:rPr>
                <w:ins w:id="532" w:author="Pallavi Tonpe" w:date="2025-10-03T16:21:00Z" w16du:dateUtc="2025-10-03T20:21:00Z"/>
              </w:rPr>
            </w:pPr>
            <w:ins w:id="533" w:author="Pallavi Tonpe" w:date="2025-10-03T16:21:00Z" w16du:dateUtc="2025-10-03T20:21:00Z">
              <w:r>
                <w:t>Address 1+ Address 2 for the Bill Group, if available. Else Address from Client</w:t>
              </w:r>
            </w:ins>
          </w:p>
          <w:p w14:paraId="6C8BDF6B" w14:textId="4BD5ABBA" w:rsidR="006C15DC" w:rsidRDefault="006C15DC" w:rsidP="006C15DC">
            <w:pPr>
              <w:pStyle w:val="BodyText"/>
            </w:pPr>
            <w:r>
              <w:t>Client’s Adress 1</w:t>
            </w:r>
            <w:r w:rsidR="00426EF4">
              <w:t xml:space="preserve"> and 2</w:t>
            </w:r>
          </w:p>
        </w:tc>
      </w:tr>
      <w:tr w:rsidR="005B296B" w14:paraId="4A93013C" w14:textId="77777777" w:rsidTr="00412A08">
        <w:tblPrEx>
          <w:tblW w:w="0" w:type="auto"/>
          <w:tblInd w:w="720" w:type="dxa"/>
          <w:tblPrExChange w:id="534"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35" w:author="Pallavi Tonpe" w:date="2025-11-04T13:29:00Z" w16du:dateUtc="2025-11-04T05:29:00Z">
              <w:tcPr>
                <w:tcW w:w="1431" w:type="dxa"/>
                <w:gridSpan w:val="2"/>
              </w:tcPr>
            </w:tcPrChange>
          </w:tcPr>
          <w:p w14:paraId="48F03D95" w14:textId="204E283F" w:rsidR="006C15DC" w:rsidRDefault="006C15DC" w:rsidP="006C15DC">
            <w:pPr>
              <w:pStyle w:val="BodyText"/>
            </w:pPr>
            <w:r>
              <w:t xml:space="preserve">Bill To </w:t>
            </w:r>
            <w:r w:rsidR="00426EF4">
              <w:t>City State and Zip</w:t>
            </w:r>
          </w:p>
        </w:tc>
        <w:tc>
          <w:tcPr>
            <w:tcW w:w="1765" w:type="dxa"/>
            <w:tcBorders>
              <w:top w:val="single" w:sz="4" w:space="0" w:color="auto"/>
              <w:left w:val="single" w:sz="4" w:space="0" w:color="auto"/>
              <w:bottom w:val="single" w:sz="4" w:space="0" w:color="auto"/>
              <w:right w:val="single" w:sz="4" w:space="0" w:color="auto"/>
            </w:tcBorders>
            <w:tcPrChange w:id="536" w:author="Pallavi Tonpe" w:date="2025-11-04T13:29:00Z" w16du:dateUtc="2025-11-04T05:29:00Z">
              <w:tcPr>
                <w:tcW w:w="1765" w:type="dxa"/>
                <w:gridSpan w:val="2"/>
              </w:tcPr>
            </w:tcPrChange>
          </w:tcPr>
          <w:p w14:paraId="437753D2" w14:textId="0B326DEC" w:rsidR="006C15DC" w:rsidRPr="00A76D64" w:rsidRDefault="00426EF4" w:rsidP="006C15DC">
            <w:pPr>
              <w:pStyle w:val="BodyText"/>
            </w:pPr>
            <w:r w:rsidRPr="00D73890">
              <w:t>PITTSBURGH</w:t>
            </w:r>
            <w:r>
              <w:t>,PA,15221</w:t>
            </w:r>
          </w:p>
        </w:tc>
        <w:tc>
          <w:tcPr>
            <w:tcW w:w="1120" w:type="dxa"/>
            <w:tcBorders>
              <w:top w:val="single" w:sz="4" w:space="0" w:color="auto"/>
              <w:left w:val="single" w:sz="4" w:space="0" w:color="auto"/>
              <w:bottom w:val="single" w:sz="4" w:space="0" w:color="auto"/>
              <w:right w:val="single" w:sz="4" w:space="0" w:color="auto"/>
            </w:tcBorders>
            <w:tcPrChange w:id="537" w:author="Pallavi Tonpe" w:date="2025-11-04T13:29:00Z" w16du:dateUtc="2025-11-04T05:29:00Z">
              <w:tcPr>
                <w:tcW w:w="1120" w:type="dxa"/>
                <w:gridSpan w:val="2"/>
              </w:tcPr>
            </w:tcPrChange>
          </w:tcPr>
          <w:p w14:paraId="53D77F32" w14:textId="0878EA37" w:rsidR="006C15DC" w:rsidRDefault="004832B1" w:rsidP="006C15DC">
            <w:pPr>
              <w:pStyle w:val="BodyText"/>
            </w:pPr>
            <w:r>
              <w:t>a</w:t>
            </w:r>
            <w:r w:rsidR="00426EF4">
              <w:t>ddress4</w:t>
            </w:r>
          </w:p>
        </w:tc>
        <w:tc>
          <w:tcPr>
            <w:tcW w:w="5394" w:type="dxa"/>
            <w:tcBorders>
              <w:top w:val="single" w:sz="4" w:space="0" w:color="auto"/>
              <w:left w:val="single" w:sz="4" w:space="0" w:color="auto"/>
              <w:bottom w:val="single" w:sz="4" w:space="0" w:color="auto"/>
              <w:right w:val="single" w:sz="4" w:space="0" w:color="auto"/>
            </w:tcBorders>
            <w:tcPrChange w:id="538" w:author="Pallavi Tonpe" w:date="2025-11-04T13:29:00Z" w16du:dateUtc="2025-11-04T05:29:00Z">
              <w:tcPr>
                <w:tcW w:w="5394" w:type="dxa"/>
              </w:tcPr>
            </w:tcPrChange>
          </w:tcPr>
          <w:p w14:paraId="3F120001" w14:textId="1CCC31D3" w:rsidR="00112284" w:rsidRDefault="00112284" w:rsidP="00112284">
            <w:pPr>
              <w:pStyle w:val="BodyText"/>
              <w:rPr>
                <w:ins w:id="539" w:author="Pallavi Tonpe" w:date="2025-10-03T16:21:00Z" w16du:dateUtc="2025-10-03T20:21:00Z"/>
              </w:rPr>
            </w:pPr>
            <w:ins w:id="540" w:author="Pallavi Tonpe" w:date="2025-10-03T16:21:00Z" w16du:dateUtc="2025-10-03T20:21:00Z">
              <w:r>
                <w:t>City State Zip  for the Bill Group, if available. Else Address from Client</w:t>
              </w:r>
            </w:ins>
          </w:p>
          <w:p w14:paraId="0D378E30" w14:textId="66E949AC" w:rsidR="006C15DC" w:rsidRDefault="006C15DC" w:rsidP="006C15DC">
            <w:pPr>
              <w:pStyle w:val="BodyText"/>
            </w:pPr>
            <w:r>
              <w:t xml:space="preserve">Client’s  </w:t>
            </w:r>
            <w:r w:rsidR="00426EF4">
              <w:t>City, State and Zip</w:t>
            </w:r>
            <w:r w:rsidR="000F6041">
              <w:t xml:space="preserve"> (Comma separated)</w:t>
            </w:r>
          </w:p>
        </w:tc>
      </w:tr>
      <w:tr w:rsidR="005B296B" w14:paraId="02E2FB98" w14:textId="77777777" w:rsidTr="00412A08">
        <w:tblPrEx>
          <w:tblW w:w="0" w:type="auto"/>
          <w:tblInd w:w="720" w:type="dxa"/>
          <w:tblPrExChange w:id="541"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42" w:author="Pallavi Tonpe" w:date="2025-11-04T13:29:00Z" w16du:dateUtc="2025-11-04T05:29:00Z">
              <w:tcPr>
                <w:tcW w:w="1431" w:type="dxa"/>
                <w:gridSpan w:val="2"/>
              </w:tcPr>
            </w:tcPrChange>
          </w:tcPr>
          <w:p w14:paraId="19E3DD6C" w14:textId="77777777" w:rsidR="006C15DC" w:rsidRDefault="006C15DC" w:rsidP="006C15DC">
            <w:pPr>
              <w:pStyle w:val="BodyText"/>
            </w:pPr>
            <w:r>
              <w:t>Invoice Date</w:t>
            </w:r>
          </w:p>
        </w:tc>
        <w:tc>
          <w:tcPr>
            <w:tcW w:w="1765" w:type="dxa"/>
            <w:tcBorders>
              <w:top w:val="single" w:sz="4" w:space="0" w:color="auto"/>
              <w:left w:val="single" w:sz="4" w:space="0" w:color="auto"/>
              <w:bottom w:val="single" w:sz="4" w:space="0" w:color="auto"/>
              <w:right w:val="single" w:sz="4" w:space="0" w:color="auto"/>
            </w:tcBorders>
            <w:tcPrChange w:id="543" w:author="Pallavi Tonpe" w:date="2025-11-04T13:29:00Z" w16du:dateUtc="2025-11-04T05:29:00Z">
              <w:tcPr>
                <w:tcW w:w="1765" w:type="dxa"/>
                <w:gridSpan w:val="2"/>
              </w:tcPr>
            </w:tcPrChange>
          </w:tcPr>
          <w:p w14:paraId="55B23201" w14:textId="77777777" w:rsidR="006C15DC" w:rsidRDefault="006C15DC" w:rsidP="006C15DC">
            <w:pPr>
              <w:pStyle w:val="BodyText"/>
            </w:pPr>
            <w:r w:rsidRPr="00A76D64">
              <w:t>05/01/2025</w:t>
            </w:r>
          </w:p>
        </w:tc>
        <w:tc>
          <w:tcPr>
            <w:tcW w:w="1120" w:type="dxa"/>
            <w:tcBorders>
              <w:top w:val="single" w:sz="4" w:space="0" w:color="auto"/>
              <w:left w:val="single" w:sz="4" w:space="0" w:color="auto"/>
              <w:bottom w:val="single" w:sz="4" w:space="0" w:color="auto"/>
              <w:right w:val="single" w:sz="4" w:space="0" w:color="auto"/>
            </w:tcBorders>
            <w:tcPrChange w:id="544" w:author="Pallavi Tonpe" w:date="2025-11-04T13:29:00Z" w16du:dateUtc="2025-11-04T05:29:00Z">
              <w:tcPr>
                <w:tcW w:w="1120" w:type="dxa"/>
                <w:gridSpan w:val="2"/>
              </w:tcPr>
            </w:tcPrChange>
          </w:tcPr>
          <w:p w14:paraId="55A087C8" w14:textId="7FDF00F9" w:rsidR="006C15DC" w:rsidRDefault="00BA0A84" w:rsidP="006C15DC">
            <w:pPr>
              <w:pStyle w:val="BodyText"/>
            </w:pPr>
            <w:r>
              <w:t>invoiceDate</w:t>
            </w:r>
          </w:p>
        </w:tc>
        <w:tc>
          <w:tcPr>
            <w:tcW w:w="5394" w:type="dxa"/>
            <w:tcBorders>
              <w:top w:val="single" w:sz="4" w:space="0" w:color="auto"/>
              <w:left w:val="single" w:sz="4" w:space="0" w:color="auto"/>
              <w:bottom w:val="single" w:sz="4" w:space="0" w:color="auto"/>
              <w:right w:val="single" w:sz="4" w:space="0" w:color="auto"/>
            </w:tcBorders>
            <w:tcPrChange w:id="545" w:author="Pallavi Tonpe" w:date="2025-11-04T13:29:00Z" w16du:dateUtc="2025-11-04T05:29:00Z">
              <w:tcPr>
                <w:tcW w:w="5394" w:type="dxa"/>
              </w:tcPr>
            </w:tcPrChange>
          </w:tcPr>
          <w:p w14:paraId="30352BED" w14:textId="524C5688" w:rsidR="006C15DC" w:rsidRDefault="006C15DC" w:rsidP="006C15DC">
            <w:pPr>
              <w:pStyle w:val="BodyText"/>
            </w:pPr>
            <w:r>
              <w:t>BILL_DT</w:t>
            </w:r>
          </w:p>
        </w:tc>
      </w:tr>
      <w:tr w:rsidR="005B296B" w14:paraId="718CB24A" w14:textId="77777777" w:rsidTr="00412A08">
        <w:tblPrEx>
          <w:tblW w:w="0" w:type="auto"/>
          <w:tblInd w:w="720" w:type="dxa"/>
          <w:tblPrExChange w:id="546"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47" w:author="Pallavi Tonpe" w:date="2025-11-04T13:29:00Z" w16du:dateUtc="2025-11-04T05:29:00Z">
              <w:tcPr>
                <w:tcW w:w="1431" w:type="dxa"/>
                <w:gridSpan w:val="2"/>
              </w:tcPr>
            </w:tcPrChange>
          </w:tcPr>
          <w:p w14:paraId="58DA9730" w14:textId="77777777" w:rsidR="006C15DC" w:rsidRDefault="006C15DC" w:rsidP="006C15DC">
            <w:pPr>
              <w:pStyle w:val="BodyText"/>
            </w:pPr>
            <w:r>
              <w:t>Billing Period</w:t>
            </w:r>
          </w:p>
        </w:tc>
        <w:tc>
          <w:tcPr>
            <w:tcW w:w="1765" w:type="dxa"/>
            <w:tcBorders>
              <w:top w:val="single" w:sz="4" w:space="0" w:color="auto"/>
              <w:left w:val="single" w:sz="4" w:space="0" w:color="auto"/>
              <w:bottom w:val="single" w:sz="4" w:space="0" w:color="auto"/>
              <w:right w:val="single" w:sz="4" w:space="0" w:color="auto"/>
            </w:tcBorders>
            <w:tcPrChange w:id="548" w:author="Pallavi Tonpe" w:date="2025-11-04T13:29:00Z" w16du:dateUtc="2025-11-04T05:29:00Z">
              <w:tcPr>
                <w:tcW w:w="1765" w:type="dxa"/>
                <w:gridSpan w:val="2"/>
              </w:tcPr>
            </w:tcPrChange>
          </w:tcPr>
          <w:p w14:paraId="54E6E348" w14:textId="77777777" w:rsidR="006C15DC" w:rsidRDefault="006C15DC" w:rsidP="006C15DC">
            <w:pPr>
              <w:pStyle w:val="BodyText"/>
            </w:pPr>
            <w:r w:rsidRPr="00A15544">
              <w:t>2/17/2025 - 2/23/2025</w:t>
            </w:r>
          </w:p>
        </w:tc>
        <w:tc>
          <w:tcPr>
            <w:tcW w:w="1120" w:type="dxa"/>
            <w:tcBorders>
              <w:top w:val="single" w:sz="4" w:space="0" w:color="auto"/>
              <w:left w:val="single" w:sz="4" w:space="0" w:color="auto"/>
              <w:bottom w:val="single" w:sz="4" w:space="0" w:color="auto"/>
              <w:right w:val="single" w:sz="4" w:space="0" w:color="auto"/>
            </w:tcBorders>
            <w:tcPrChange w:id="549" w:author="Pallavi Tonpe" w:date="2025-11-04T13:29:00Z" w16du:dateUtc="2025-11-04T05:29:00Z">
              <w:tcPr>
                <w:tcW w:w="1120" w:type="dxa"/>
                <w:gridSpan w:val="2"/>
              </w:tcPr>
            </w:tcPrChange>
          </w:tcPr>
          <w:p w14:paraId="4E62D9B7" w14:textId="7C7BACE2" w:rsidR="006C15DC" w:rsidRDefault="00316F6B" w:rsidP="006C15DC">
            <w:pPr>
              <w:pStyle w:val="BodyText"/>
            </w:pPr>
            <w:r>
              <w:t>billingPeriod</w:t>
            </w:r>
          </w:p>
        </w:tc>
        <w:tc>
          <w:tcPr>
            <w:tcW w:w="5394" w:type="dxa"/>
            <w:tcBorders>
              <w:top w:val="single" w:sz="4" w:space="0" w:color="auto"/>
              <w:left w:val="single" w:sz="4" w:space="0" w:color="auto"/>
              <w:bottom w:val="single" w:sz="4" w:space="0" w:color="auto"/>
              <w:right w:val="single" w:sz="4" w:space="0" w:color="auto"/>
            </w:tcBorders>
            <w:tcPrChange w:id="550" w:author="Pallavi Tonpe" w:date="2025-11-04T13:29:00Z" w16du:dateUtc="2025-11-04T05:29:00Z">
              <w:tcPr>
                <w:tcW w:w="5394" w:type="dxa"/>
              </w:tcPr>
            </w:tcPrChange>
          </w:tcPr>
          <w:p w14:paraId="7B9681B1" w14:textId="77777777" w:rsidR="006C15DC" w:rsidRDefault="006C15DC" w:rsidP="006C15DC">
            <w:pPr>
              <w:pStyle w:val="BodyText"/>
            </w:pPr>
            <w:r w:rsidRPr="005529B8">
              <w:t>SELECT MAX(START_DT) FROM CI_BSEG WHERE BILL_ID = :BILL_ID</w:t>
            </w:r>
          </w:p>
          <w:p w14:paraId="57FA6E24" w14:textId="77777777" w:rsidR="006C15DC" w:rsidRDefault="006C15DC" w:rsidP="006C15DC">
            <w:pPr>
              <w:pStyle w:val="BodyText"/>
            </w:pPr>
            <w:r>
              <w:t>+ ‘-‘</w:t>
            </w:r>
          </w:p>
          <w:p w14:paraId="38AA1FA4" w14:textId="4EF2CFC9" w:rsidR="006C15DC" w:rsidRDefault="006C15DC" w:rsidP="006C15DC">
            <w:pPr>
              <w:pStyle w:val="BodyText"/>
            </w:pPr>
            <w:r w:rsidRPr="005529B8">
              <w:t>SELECT MAX(</w:t>
            </w:r>
            <w:r>
              <w:t>END</w:t>
            </w:r>
            <w:r w:rsidRPr="005529B8">
              <w:t>_DT) FROM CI_BSEG WHERE BILL_ID = :BILL_ID</w:t>
            </w:r>
            <w:r w:rsidDel="00064374">
              <w:t xml:space="preserve"> </w:t>
            </w:r>
          </w:p>
        </w:tc>
      </w:tr>
      <w:tr w:rsidR="005B296B" w14:paraId="4E06D52B" w14:textId="77777777" w:rsidTr="00412A08">
        <w:tblPrEx>
          <w:tblW w:w="0" w:type="auto"/>
          <w:tblInd w:w="720" w:type="dxa"/>
          <w:tblPrExChange w:id="551"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52" w:author="Pallavi Tonpe" w:date="2025-11-04T13:29:00Z" w16du:dateUtc="2025-11-04T05:29:00Z">
              <w:tcPr>
                <w:tcW w:w="1431" w:type="dxa"/>
                <w:gridSpan w:val="2"/>
              </w:tcPr>
            </w:tcPrChange>
          </w:tcPr>
          <w:p w14:paraId="3DA0A74F" w14:textId="77777777" w:rsidR="006C15DC" w:rsidRDefault="006C15DC" w:rsidP="006C15DC">
            <w:pPr>
              <w:pStyle w:val="BodyText"/>
            </w:pPr>
            <w:r>
              <w:t>Customer</w:t>
            </w:r>
          </w:p>
        </w:tc>
        <w:tc>
          <w:tcPr>
            <w:tcW w:w="1765" w:type="dxa"/>
            <w:tcBorders>
              <w:top w:val="single" w:sz="4" w:space="0" w:color="auto"/>
              <w:left w:val="single" w:sz="4" w:space="0" w:color="auto"/>
              <w:bottom w:val="single" w:sz="4" w:space="0" w:color="auto"/>
              <w:right w:val="single" w:sz="4" w:space="0" w:color="auto"/>
            </w:tcBorders>
            <w:tcPrChange w:id="553" w:author="Pallavi Tonpe" w:date="2025-11-04T13:29:00Z" w16du:dateUtc="2025-11-04T05:29:00Z">
              <w:tcPr>
                <w:tcW w:w="1765" w:type="dxa"/>
                <w:gridSpan w:val="2"/>
              </w:tcPr>
            </w:tcPrChange>
          </w:tcPr>
          <w:p w14:paraId="573F673A" w14:textId="77777777" w:rsidR="006C15DC" w:rsidRPr="00A15544" w:rsidRDefault="006C15DC" w:rsidP="006C15DC">
            <w:pPr>
              <w:pStyle w:val="BodyText"/>
            </w:pPr>
            <w:r w:rsidRPr="005D0629">
              <w:t>10003</w:t>
            </w:r>
          </w:p>
        </w:tc>
        <w:tc>
          <w:tcPr>
            <w:tcW w:w="1120" w:type="dxa"/>
            <w:tcBorders>
              <w:top w:val="single" w:sz="4" w:space="0" w:color="auto"/>
              <w:left w:val="single" w:sz="4" w:space="0" w:color="auto"/>
              <w:bottom w:val="single" w:sz="4" w:space="0" w:color="auto"/>
              <w:right w:val="single" w:sz="4" w:space="0" w:color="auto"/>
            </w:tcBorders>
            <w:tcPrChange w:id="554" w:author="Pallavi Tonpe" w:date="2025-11-04T13:29:00Z" w16du:dateUtc="2025-11-04T05:29:00Z">
              <w:tcPr>
                <w:tcW w:w="1120" w:type="dxa"/>
                <w:gridSpan w:val="2"/>
              </w:tcPr>
            </w:tcPrChange>
          </w:tcPr>
          <w:p w14:paraId="6C9151D2" w14:textId="2EBA630D" w:rsidR="006C15DC" w:rsidRDefault="00316F6B" w:rsidP="006C15DC">
            <w:pPr>
              <w:pStyle w:val="BodyText"/>
            </w:pPr>
            <w:r>
              <w:t>customerId</w:t>
            </w:r>
          </w:p>
        </w:tc>
        <w:tc>
          <w:tcPr>
            <w:tcW w:w="5394" w:type="dxa"/>
            <w:tcBorders>
              <w:top w:val="single" w:sz="4" w:space="0" w:color="auto"/>
              <w:left w:val="single" w:sz="4" w:space="0" w:color="auto"/>
              <w:bottom w:val="single" w:sz="4" w:space="0" w:color="auto"/>
              <w:right w:val="single" w:sz="4" w:space="0" w:color="auto"/>
            </w:tcBorders>
            <w:tcPrChange w:id="555" w:author="Pallavi Tonpe" w:date="2025-11-04T13:29:00Z" w16du:dateUtc="2025-11-04T05:29:00Z">
              <w:tcPr>
                <w:tcW w:w="5394" w:type="dxa"/>
              </w:tcPr>
            </w:tcPrChange>
          </w:tcPr>
          <w:p w14:paraId="3667FAA1" w14:textId="7DE59BA7" w:rsidR="006C15DC" w:rsidRDefault="006C15DC" w:rsidP="006C15DC">
            <w:pPr>
              <w:pStyle w:val="BodyText"/>
            </w:pPr>
            <w:r>
              <w:t>CLIENT_ID</w:t>
            </w:r>
          </w:p>
        </w:tc>
      </w:tr>
      <w:tr w:rsidR="005B296B" w14:paraId="32BD10B0" w14:textId="77777777" w:rsidTr="00412A08">
        <w:tblPrEx>
          <w:tblW w:w="0" w:type="auto"/>
          <w:tblInd w:w="720" w:type="dxa"/>
          <w:tblPrExChange w:id="556"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57" w:author="Pallavi Tonpe" w:date="2025-11-04T13:29:00Z" w16du:dateUtc="2025-11-04T05:29:00Z">
              <w:tcPr>
                <w:tcW w:w="1431" w:type="dxa"/>
                <w:gridSpan w:val="2"/>
              </w:tcPr>
            </w:tcPrChange>
          </w:tcPr>
          <w:p w14:paraId="772CB4ED" w14:textId="77777777" w:rsidR="006C15DC" w:rsidRDefault="006C15DC" w:rsidP="006C15DC">
            <w:pPr>
              <w:pStyle w:val="BodyText"/>
            </w:pPr>
            <w:r>
              <w:t>Invoice Number</w:t>
            </w:r>
          </w:p>
        </w:tc>
        <w:tc>
          <w:tcPr>
            <w:tcW w:w="1765" w:type="dxa"/>
            <w:tcBorders>
              <w:top w:val="single" w:sz="4" w:space="0" w:color="auto"/>
              <w:left w:val="single" w:sz="4" w:space="0" w:color="auto"/>
              <w:bottom w:val="single" w:sz="4" w:space="0" w:color="auto"/>
              <w:right w:val="single" w:sz="4" w:space="0" w:color="auto"/>
            </w:tcBorders>
            <w:tcPrChange w:id="558" w:author="Pallavi Tonpe" w:date="2025-11-04T13:29:00Z" w16du:dateUtc="2025-11-04T05:29:00Z">
              <w:tcPr>
                <w:tcW w:w="1765" w:type="dxa"/>
                <w:gridSpan w:val="2"/>
              </w:tcPr>
            </w:tcPrChange>
          </w:tcPr>
          <w:p w14:paraId="0925CDEE" w14:textId="77777777" w:rsidR="006C15DC" w:rsidRPr="00A76D64" w:rsidRDefault="006C15DC" w:rsidP="006C15DC">
            <w:pPr>
              <w:pStyle w:val="BodyText"/>
            </w:pPr>
            <w:r w:rsidRPr="00A76D64">
              <w:t>1587139</w:t>
            </w:r>
          </w:p>
        </w:tc>
        <w:tc>
          <w:tcPr>
            <w:tcW w:w="1120" w:type="dxa"/>
            <w:tcBorders>
              <w:top w:val="single" w:sz="4" w:space="0" w:color="auto"/>
              <w:left w:val="single" w:sz="4" w:space="0" w:color="auto"/>
              <w:bottom w:val="single" w:sz="4" w:space="0" w:color="auto"/>
              <w:right w:val="single" w:sz="4" w:space="0" w:color="auto"/>
            </w:tcBorders>
            <w:tcPrChange w:id="559" w:author="Pallavi Tonpe" w:date="2025-11-04T13:29:00Z" w16du:dateUtc="2025-11-04T05:29:00Z">
              <w:tcPr>
                <w:tcW w:w="1120" w:type="dxa"/>
                <w:gridSpan w:val="2"/>
              </w:tcPr>
            </w:tcPrChange>
          </w:tcPr>
          <w:p w14:paraId="5B8D6EEC" w14:textId="259BAF92" w:rsidR="006C15DC" w:rsidRDefault="00B91322" w:rsidP="006C15DC">
            <w:pPr>
              <w:pStyle w:val="BodyText"/>
            </w:pPr>
            <w:r>
              <w:t>invoiceNumber</w:t>
            </w:r>
          </w:p>
        </w:tc>
        <w:tc>
          <w:tcPr>
            <w:tcW w:w="5394" w:type="dxa"/>
            <w:tcBorders>
              <w:top w:val="single" w:sz="4" w:space="0" w:color="auto"/>
              <w:left w:val="single" w:sz="4" w:space="0" w:color="auto"/>
              <w:bottom w:val="single" w:sz="4" w:space="0" w:color="auto"/>
              <w:right w:val="single" w:sz="4" w:space="0" w:color="auto"/>
            </w:tcBorders>
            <w:tcPrChange w:id="560" w:author="Pallavi Tonpe" w:date="2025-11-04T13:29:00Z" w16du:dateUtc="2025-11-04T05:29:00Z">
              <w:tcPr>
                <w:tcW w:w="5394" w:type="dxa"/>
              </w:tcPr>
            </w:tcPrChange>
          </w:tcPr>
          <w:p w14:paraId="0A59D13F" w14:textId="77177FC4" w:rsidR="006C15DC" w:rsidRDefault="006C15DC" w:rsidP="006C15DC">
            <w:pPr>
              <w:pStyle w:val="BodyText"/>
            </w:pPr>
            <w:r>
              <w:t>BILL_ID</w:t>
            </w:r>
          </w:p>
        </w:tc>
      </w:tr>
      <w:tr w:rsidR="005B296B" w14:paraId="7524544D" w14:textId="77777777" w:rsidTr="00412A08">
        <w:tblPrEx>
          <w:tblW w:w="0" w:type="auto"/>
          <w:tblInd w:w="720" w:type="dxa"/>
          <w:tblPrExChange w:id="561"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62" w:author="Pallavi Tonpe" w:date="2025-11-04T13:29:00Z" w16du:dateUtc="2025-11-04T05:29:00Z">
              <w:tcPr>
                <w:tcW w:w="1431" w:type="dxa"/>
                <w:gridSpan w:val="2"/>
              </w:tcPr>
            </w:tcPrChange>
          </w:tcPr>
          <w:p w14:paraId="1A360FA0" w14:textId="77777777" w:rsidR="006C15DC" w:rsidRDefault="006C15DC" w:rsidP="006C15DC">
            <w:pPr>
              <w:pStyle w:val="BodyText"/>
            </w:pPr>
            <w:r>
              <w:t>Payment Due Date</w:t>
            </w:r>
          </w:p>
        </w:tc>
        <w:tc>
          <w:tcPr>
            <w:tcW w:w="1765" w:type="dxa"/>
            <w:tcBorders>
              <w:top w:val="single" w:sz="4" w:space="0" w:color="auto"/>
              <w:left w:val="single" w:sz="4" w:space="0" w:color="auto"/>
              <w:bottom w:val="single" w:sz="4" w:space="0" w:color="auto"/>
              <w:right w:val="single" w:sz="4" w:space="0" w:color="auto"/>
            </w:tcBorders>
            <w:tcPrChange w:id="563" w:author="Pallavi Tonpe" w:date="2025-11-04T13:29:00Z" w16du:dateUtc="2025-11-04T05:29:00Z">
              <w:tcPr>
                <w:tcW w:w="1765" w:type="dxa"/>
                <w:gridSpan w:val="2"/>
              </w:tcPr>
            </w:tcPrChange>
          </w:tcPr>
          <w:p w14:paraId="27021EE1" w14:textId="77777777" w:rsidR="006C15DC" w:rsidRDefault="006C15DC" w:rsidP="006C15DC">
            <w:pPr>
              <w:pStyle w:val="BodyText"/>
            </w:pPr>
            <w:r w:rsidRPr="00B302B1">
              <w:t>05/08/2025</w:t>
            </w:r>
          </w:p>
        </w:tc>
        <w:tc>
          <w:tcPr>
            <w:tcW w:w="1120" w:type="dxa"/>
            <w:tcBorders>
              <w:top w:val="single" w:sz="4" w:space="0" w:color="auto"/>
              <w:left w:val="single" w:sz="4" w:space="0" w:color="auto"/>
              <w:bottom w:val="single" w:sz="4" w:space="0" w:color="auto"/>
              <w:right w:val="single" w:sz="4" w:space="0" w:color="auto"/>
            </w:tcBorders>
            <w:tcPrChange w:id="564" w:author="Pallavi Tonpe" w:date="2025-11-04T13:29:00Z" w16du:dateUtc="2025-11-04T05:29:00Z">
              <w:tcPr>
                <w:tcW w:w="1120" w:type="dxa"/>
                <w:gridSpan w:val="2"/>
              </w:tcPr>
            </w:tcPrChange>
          </w:tcPr>
          <w:p w14:paraId="574531DE" w14:textId="6F7744C2" w:rsidR="006C15DC" w:rsidRDefault="00B91322" w:rsidP="006C15DC">
            <w:pPr>
              <w:pStyle w:val="BodyText"/>
            </w:pPr>
            <w:r>
              <w:t>dueDate</w:t>
            </w:r>
          </w:p>
        </w:tc>
        <w:tc>
          <w:tcPr>
            <w:tcW w:w="5394" w:type="dxa"/>
            <w:tcBorders>
              <w:top w:val="single" w:sz="4" w:space="0" w:color="auto"/>
              <w:left w:val="single" w:sz="4" w:space="0" w:color="auto"/>
              <w:bottom w:val="single" w:sz="4" w:space="0" w:color="auto"/>
              <w:right w:val="single" w:sz="4" w:space="0" w:color="auto"/>
            </w:tcBorders>
            <w:tcPrChange w:id="565" w:author="Pallavi Tonpe" w:date="2025-11-04T13:29:00Z" w16du:dateUtc="2025-11-04T05:29:00Z">
              <w:tcPr>
                <w:tcW w:w="5394" w:type="dxa"/>
              </w:tcPr>
            </w:tcPrChange>
          </w:tcPr>
          <w:p w14:paraId="17676898" w14:textId="1E4EFCCE" w:rsidR="006C15DC" w:rsidRDefault="006C15DC" w:rsidP="006C15DC">
            <w:pPr>
              <w:pStyle w:val="BodyText"/>
            </w:pPr>
            <w:r>
              <w:t>DUE_DT</w:t>
            </w:r>
          </w:p>
        </w:tc>
      </w:tr>
      <w:tr w:rsidR="005B296B" w14:paraId="3CF07DA0" w14:textId="77777777" w:rsidTr="00412A08">
        <w:tblPrEx>
          <w:tblW w:w="0" w:type="auto"/>
          <w:tblInd w:w="720" w:type="dxa"/>
          <w:tblPrExChange w:id="566"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67" w:author="Pallavi Tonpe" w:date="2025-11-04T13:29:00Z" w16du:dateUtc="2025-11-04T05:29:00Z">
              <w:tcPr>
                <w:tcW w:w="1431" w:type="dxa"/>
                <w:gridSpan w:val="2"/>
              </w:tcPr>
            </w:tcPrChange>
          </w:tcPr>
          <w:p w14:paraId="0DC2F9F3" w14:textId="77777777" w:rsidR="006C15DC" w:rsidRDefault="006C15DC" w:rsidP="006C15DC">
            <w:pPr>
              <w:pStyle w:val="BodyText"/>
            </w:pPr>
            <w:r>
              <w:t>Payment Terms</w:t>
            </w:r>
          </w:p>
        </w:tc>
        <w:tc>
          <w:tcPr>
            <w:tcW w:w="1765" w:type="dxa"/>
            <w:tcBorders>
              <w:top w:val="single" w:sz="4" w:space="0" w:color="auto"/>
              <w:left w:val="single" w:sz="4" w:space="0" w:color="auto"/>
              <w:bottom w:val="single" w:sz="4" w:space="0" w:color="auto"/>
              <w:right w:val="single" w:sz="4" w:space="0" w:color="auto"/>
            </w:tcBorders>
            <w:tcPrChange w:id="568" w:author="Pallavi Tonpe" w:date="2025-11-04T13:29:00Z" w16du:dateUtc="2025-11-04T05:29:00Z">
              <w:tcPr>
                <w:tcW w:w="1765" w:type="dxa"/>
                <w:gridSpan w:val="2"/>
              </w:tcPr>
            </w:tcPrChange>
          </w:tcPr>
          <w:p w14:paraId="0BFB8904" w14:textId="6C561AE2" w:rsidR="006C15DC" w:rsidRPr="00B302B1" w:rsidRDefault="006C15DC" w:rsidP="006C15DC">
            <w:pPr>
              <w:pStyle w:val="BodyText"/>
            </w:pPr>
            <w:r>
              <w:t>Net 30 days</w:t>
            </w:r>
          </w:p>
        </w:tc>
        <w:tc>
          <w:tcPr>
            <w:tcW w:w="1120" w:type="dxa"/>
            <w:tcBorders>
              <w:top w:val="single" w:sz="4" w:space="0" w:color="auto"/>
              <w:left w:val="single" w:sz="4" w:space="0" w:color="auto"/>
              <w:bottom w:val="single" w:sz="4" w:space="0" w:color="auto"/>
              <w:right w:val="single" w:sz="4" w:space="0" w:color="auto"/>
            </w:tcBorders>
            <w:tcPrChange w:id="569" w:author="Pallavi Tonpe" w:date="2025-11-04T13:29:00Z" w16du:dateUtc="2025-11-04T05:29:00Z">
              <w:tcPr>
                <w:tcW w:w="1120" w:type="dxa"/>
                <w:gridSpan w:val="2"/>
              </w:tcPr>
            </w:tcPrChange>
          </w:tcPr>
          <w:p w14:paraId="62EFD164" w14:textId="246EEEB8" w:rsidR="006C15DC" w:rsidRDefault="00B91322" w:rsidP="006C15DC">
            <w:pPr>
              <w:pStyle w:val="BodyText"/>
            </w:pPr>
            <w:r>
              <w:t>paymentTerms</w:t>
            </w:r>
          </w:p>
        </w:tc>
        <w:tc>
          <w:tcPr>
            <w:tcW w:w="5394" w:type="dxa"/>
            <w:tcBorders>
              <w:top w:val="single" w:sz="4" w:space="0" w:color="auto"/>
              <w:left w:val="single" w:sz="4" w:space="0" w:color="auto"/>
              <w:bottom w:val="single" w:sz="4" w:space="0" w:color="auto"/>
              <w:right w:val="single" w:sz="4" w:space="0" w:color="auto"/>
            </w:tcBorders>
            <w:tcPrChange w:id="570" w:author="Pallavi Tonpe" w:date="2025-11-04T13:29:00Z" w16du:dateUtc="2025-11-04T05:29:00Z">
              <w:tcPr>
                <w:tcW w:w="5394" w:type="dxa"/>
              </w:tcPr>
            </w:tcPrChange>
          </w:tcPr>
          <w:p w14:paraId="4BC41899" w14:textId="46D5CADE" w:rsidR="006C15DC" w:rsidRDefault="006C15DC" w:rsidP="006C15DC">
            <w:pPr>
              <w:pStyle w:val="BodyText"/>
            </w:pPr>
            <w:r w:rsidRPr="001F08D6">
              <w:t>CM-NETRM</w:t>
            </w:r>
            <w:r>
              <w:t xml:space="preserve"> characteristic  from Bill’s Account </w:t>
            </w:r>
          </w:p>
        </w:tc>
      </w:tr>
      <w:tr w:rsidR="005B296B" w14:paraId="361ABEB5" w14:textId="77777777" w:rsidTr="00412A08">
        <w:tblPrEx>
          <w:tblW w:w="0" w:type="auto"/>
          <w:tblInd w:w="720" w:type="dxa"/>
          <w:tblPrExChange w:id="571"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72" w:author="Pallavi Tonpe" w:date="2025-11-04T13:29:00Z" w16du:dateUtc="2025-11-04T05:29:00Z">
              <w:tcPr>
                <w:tcW w:w="1431" w:type="dxa"/>
                <w:gridSpan w:val="2"/>
              </w:tcPr>
            </w:tcPrChange>
          </w:tcPr>
          <w:p w14:paraId="06508814" w14:textId="61841D74" w:rsidR="005841BF" w:rsidRDefault="005841BF" w:rsidP="006C15DC">
            <w:pPr>
              <w:pStyle w:val="BodyText"/>
            </w:pPr>
            <w:r>
              <w:t>PO Number</w:t>
            </w:r>
          </w:p>
        </w:tc>
        <w:tc>
          <w:tcPr>
            <w:tcW w:w="1765" w:type="dxa"/>
            <w:tcBorders>
              <w:top w:val="single" w:sz="4" w:space="0" w:color="auto"/>
              <w:left w:val="single" w:sz="4" w:space="0" w:color="auto"/>
              <w:bottom w:val="single" w:sz="4" w:space="0" w:color="auto"/>
              <w:right w:val="single" w:sz="4" w:space="0" w:color="auto"/>
            </w:tcBorders>
            <w:tcPrChange w:id="573" w:author="Pallavi Tonpe" w:date="2025-11-04T13:29:00Z" w16du:dateUtc="2025-11-04T05:29:00Z">
              <w:tcPr>
                <w:tcW w:w="1765" w:type="dxa"/>
                <w:gridSpan w:val="2"/>
              </w:tcPr>
            </w:tcPrChange>
          </w:tcPr>
          <w:p w14:paraId="5A81139F" w14:textId="75150F64" w:rsidR="005841BF" w:rsidRDefault="005841BF" w:rsidP="006C15DC">
            <w:pPr>
              <w:pStyle w:val="BodyText"/>
            </w:pPr>
            <w:r w:rsidRPr="005841BF">
              <w:t>4700013587LN10</w:t>
            </w:r>
          </w:p>
        </w:tc>
        <w:tc>
          <w:tcPr>
            <w:tcW w:w="1120" w:type="dxa"/>
            <w:tcBorders>
              <w:top w:val="single" w:sz="4" w:space="0" w:color="auto"/>
              <w:left w:val="single" w:sz="4" w:space="0" w:color="auto"/>
              <w:bottom w:val="single" w:sz="4" w:space="0" w:color="auto"/>
              <w:right w:val="single" w:sz="4" w:space="0" w:color="auto"/>
            </w:tcBorders>
            <w:tcPrChange w:id="574" w:author="Pallavi Tonpe" w:date="2025-11-04T13:29:00Z" w16du:dateUtc="2025-11-04T05:29:00Z">
              <w:tcPr>
                <w:tcW w:w="1120" w:type="dxa"/>
                <w:gridSpan w:val="2"/>
              </w:tcPr>
            </w:tcPrChange>
          </w:tcPr>
          <w:p w14:paraId="24DAA8FC" w14:textId="2D25C6F7" w:rsidR="005841BF" w:rsidRDefault="005841BF" w:rsidP="006C15DC">
            <w:pPr>
              <w:pStyle w:val="BodyText"/>
            </w:pPr>
            <w:r>
              <w:t>poNumber</w:t>
            </w:r>
          </w:p>
        </w:tc>
        <w:tc>
          <w:tcPr>
            <w:tcW w:w="5394" w:type="dxa"/>
            <w:tcBorders>
              <w:top w:val="single" w:sz="4" w:space="0" w:color="auto"/>
              <w:left w:val="single" w:sz="4" w:space="0" w:color="auto"/>
              <w:bottom w:val="single" w:sz="4" w:space="0" w:color="auto"/>
              <w:right w:val="single" w:sz="4" w:space="0" w:color="auto"/>
            </w:tcBorders>
            <w:tcPrChange w:id="575" w:author="Pallavi Tonpe" w:date="2025-11-04T13:29:00Z" w16du:dateUtc="2025-11-04T05:29:00Z">
              <w:tcPr>
                <w:tcW w:w="5394" w:type="dxa"/>
              </w:tcPr>
            </w:tcPrChange>
          </w:tcPr>
          <w:p w14:paraId="73918670" w14:textId="14519CD3" w:rsidR="005841BF" w:rsidRDefault="006A7469" w:rsidP="006C15DC">
            <w:pPr>
              <w:pStyle w:val="BodyText"/>
            </w:pPr>
            <w:r>
              <w:t>Adh</w:t>
            </w:r>
            <w:r w:rsidR="006E06A0">
              <w:t>o</w:t>
            </w:r>
            <w:r>
              <w:t xml:space="preserve">c </w:t>
            </w:r>
            <w:r w:rsidR="00213874">
              <w:t xml:space="preserve">Characteristic </w:t>
            </w:r>
            <w:r>
              <w:t xml:space="preserve">value from Parent for characteristic type </w:t>
            </w:r>
            <w:r w:rsidRPr="006A7469">
              <w:t>CMPONUMB</w:t>
            </w:r>
          </w:p>
        </w:tc>
      </w:tr>
      <w:tr w:rsidR="00633480" w14:paraId="3750240F" w14:textId="77777777" w:rsidTr="00412A08">
        <w:tblPrEx>
          <w:tblW w:w="0" w:type="auto"/>
          <w:tblInd w:w="720" w:type="dxa"/>
          <w:tblPrExChange w:id="576"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577" w:author="Pallavi Tonpe" w:date="2025-11-04T13:29:00Z" w16du:dateUtc="2025-11-04T05:29:00Z">
              <w:tcPr>
                <w:tcW w:w="9710" w:type="dxa"/>
                <w:gridSpan w:val="7"/>
              </w:tcPr>
            </w:tcPrChange>
          </w:tcPr>
          <w:p w14:paraId="3BEE12B3" w14:textId="151B0777" w:rsidR="00633480" w:rsidRDefault="004D6623" w:rsidP="006C15DC">
            <w:pPr>
              <w:pStyle w:val="BodyText"/>
            </w:pPr>
            <w:r>
              <w:t>ancillaryDetails</w:t>
            </w:r>
          </w:p>
        </w:tc>
      </w:tr>
      <w:tr w:rsidR="004D6623" w14:paraId="5076FED9" w14:textId="77777777" w:rsidTr="00412A08">
        <w:tblPrEx>
          <w:tblW w:w="0" w:type="auto"/>
          <w:tblInd w:w="720" w:type="dxa"/>
          <w:tblPrExChange w:id="578"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579" w:author="Pallavi Tonpe" w:date="2025-11-04T13:29:00Z" w16du:dateUtc="2025-11-04T05:29:00Z">
              <w:tcPr>
                <w:tcW w:w="9710" w:type="dxa"/>
                <w:gridSpan w:val="7"/>
              </w:tcPr>
            </w:tcPrChange>
          </w:tcPr>
          <w:p w14:paraId="473B7EA9" w14:textId="6BE7FB2B" w:rsidR="004D6623" w:rsidRDefault="004D6623" w:rsidP="006C15DC">
            <w:pPr>
              <w:pStyle w:val="BodyText"/>
            </w:pPr>
            <w:r>
              <w:t>ancillaryCost</w:t>
            </w:r>
          </w:p>
        </w:tc>
      </w:tr>
      <w:tr w:rsidR="004D6623" w14:paraId="77A7EDD4" w14:textId="77777777" w:rsidTr="00412A08">
        <w:tblPrEx>
          <w:tblW w:w="0" w:type="auto"/>
          <w:tblInd w:w="720" w:type="dxa"/>
          <w:tblPrExChange w:id="580"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581" w:author="Pallavi Tonpe" w:date="2025-11-04T13:29:00Z" w16du:dateUtc="2025-11-04T05:29:00Z">
              <w:tcPr>
                <w:tcW w:w="9710" w:type="dxa"/>
                <w:gridSpan w:val="7"/>
              </w:tcPr>
            </w:tcPrChange>
          </w:tcPr>
          <w:p w14:paraId="16F2B21E" w14:textId="0544C2A2" w:rsidR="004D6623" w:rsidRDefault="00053A18" w:rsidP="006C15DC">
            <w:pPr>
              <w:pStyle w:val="BodyText"/>
            </w:pPr>
            <w:r>
              <w:t>ancillaryCostEntry</w:t>
            </w:r>
            <w:r w:rsidR="00C91618">
              <w:t xml:space="preserve"> – Create list for every row returned </w:t>
            </w:r>
            <w:r w:rsidR="00074DDB">
              <w:t>from query below</w:t>
            </w:r>
          </w:p>
        </w:tc>
      </w:tr>
      <w:tr w:rsidR="005B296B" w14:paraId="6DFDC1BC" w14:textId="77777777" w:rsidTr="00412A08">
        <w:tblPrEx>
          <w:tblW w:w="0" w:type="auto"/>
          <w:tblInd w:w="720" w:type="dxa"/>
          <w:tblPrExChange w:id="582"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83" w:author="Pallavi Tonpe" w:date="2025-11-04T13:29:00Z" w16du:dateUtc="2025-11-04T05:29:00Z">
              <w:tcPr>
                <w:tcW w:w="1431" w:type="dxa"/>
                <w:gridSpan w:val="2"/>
              </w:tcPr>
            </w:tcPrChange>
          </w:tcPr>
          <w:p w14:paraId="087786E4" w14:textId="6EA8AA00" w:rsidR="006C15DC" w:rsidRDefault="006C15DC" w:rsidP="000B3BDF">
            <w:pPr>
              <w:pStyle w:val="BodyText"/>
              <w:spacing w:before="0" w:after="0"/>
            </w:pPr>
            <w:r>
              <w:t>ITEM</w:t>
            </w:r>
          </w:p>
        </w:tc>
        <w:tc>
          <w:tcPr>
            <w:tcW w:w="1765" w:type="dxa"/>
            <w:tcBorders>
              <w:top w:val="single" w:sz="4" w:space="0" w:color="auto"/>
              <w:left w:val="single" w:sz="4" w:space="0" w:color="auto"/>
              <w:bottom w:val="single" w:sz="4" w:space="0" w:color="auto"/>
              <w:right w:val="single" w:sz="4" w:space="0" w:color="auto"/>
            </w:tcBorders>
            <w:tcPrChange w:id="584" w:author="Pallavi Tonpe" w:date="2025-11-04T13:29:00Z" w16du:dateUtc="2025-11-04T05:29:00Z">
              <w:tcPr>
                <w:tcW w:w="1765" w:type="dxa"/>
                <w:gridSpan w:val="2"/>
              </w:tcPr>
            </w:tcPrChange>
          </w:tcPr>
          <w:p w14:paraId="6C7E8722" w14:textId="1FB5BE70" w:rsidR="006C15DC" w:rsidRDefault="00326220" w:rsidP="000B3BDF">
            <w:pPr>
              <w:pStyle w:val="BodyText"/>
              <w:spacing w:before="0" w:after="0"/>
            </w:pPr>
            <w:r w:rsidRPr="00326220">
              <w:t>20054 - Program Management Fee</w:t>
            </w:r>
          </w:p>
        </w:tc>
        <w:tc>
          <w:tcPr>
            <w:tcW w:w="1120" w:type="dxa"/>
            <w:tcBorders>
              <w:top w:val="single" w:sz="4" w:space="0" w:color="auto"/>
              <w:left w:val="single" w:sz="4" w:space="0" w:color="auto"/>
              <w:bottom w:val="single" w:sz="4" w:space="0" w:color="auto"/>
              <w:right w:val="single" w:sz="4" w:space="0" w:color="auto"/>
            </w:tcBorders>
            <w:tcPrChange w:id="585" w:author="Pallavi Tonpe" w:date="2025-11-04T13:29:00Z" w16du:dateUtc="2025-11-04T05:29:00Z">
              <w:tcPr>
                <w:tcW w:w="1120" w:type="dxa"/>
                <w:gridSpan w:val="2"/>
              </w:tcPr>
            </w:tcPrChange>
          </w:tcPr>
          <w:p w14:paraId="79FDEB0F" w14:textId="005A7A2C" w:rsidR="006C15DC" w:rsidRDefault="00053A18" w:rsidP="000B3BDF">
            <w:pPr>
              <w:pStyle w:val="BodyText"/>
              <w:spacing w:before="0" w:after="0"/>
            </w:pPr>
            <w:r>
              <w:t>item</w:t>
            </w:r>
          </w:p>
        </w:tc>
        <w:tc>
          <w:tcPr>
            <w:tcW w:w="5394" w:type="dxa"/>
            <w:tcBorders>
              <w:top w:val="single" w:sz="4" w:space="0" w:color="auto"/>
              <w:left w:val="single" w:sz="4" w:space="0" w:color="auto"/>
              <w:bottom w:val="single" w:sz="4" w:space="0" w:color="auto"/>
              <w:right w:val="single" w:sz="4" w:space="0" w:color="auto"/>
            </w:tcBorders>
            <w:tcPrChange w:id="586" w:author="Pallavi Tonpe" w:date="2025-11-04T13:29:00Z" w16du:dateUtc="2025-11-04T05:29:00Z">
              <w:tcPr>
                <w:tcW w:w="5394" w:type="dxa"/>
              </w:tcPr>
            </w:tcPrChange>
          </w:tcPr>
          <w:p w14:paraId="5CFCCC24" w14:textId="388CF27D" w:rsidR="00642DD2" w:rsidRDefault="00437B19" w:rsidP="000B3BDF">
            <w:pPr>
              <w:pStyle w:val="BodyText"/>
              <w:spacing w:before="0" w:after="0"/>
            </w:pPr>
            <w:r>
              <w:t xml:space="preserve">SELECT </w:t>
            </w:r>
            <w:r w:rsidR="00C35C0D">
              <w:t>PRICEITEM_CD</w:t>
            </w:r>
            <w:r w:rsidR="00642DD2">
              <w:t xml:space="preserve"> |’-‘|</w:t>
            </w:r>
            <w:r w:rsidR="00C35C0D">
              <w:t xml:space="preserve"> DESCR  from query below.</w:t>
            </w:r>
          </w:p>
          <w:p w14:paraId="60E6A2A2" w14:textId="33F48C54" w:rsidR="00CB35FE" w:rsidRDefault="00CB35FE" w:rsidP="000B3BDF">
            <w:pPr>
              <w:pStyle w:val="BodyText"/>
              <w:spacing w:before="0" w:after="0"/>
            </w:pPr>
            <w:r>
              <w:t>SELECT PI.PRICEITEM_CD,PI.DESCR,NVL (SUM(SVC_QTY),0)</w:t>
            </w:r>
            <w:r w:rsidR="006E4E8B">
              <w:t>QTY</w:t>
            </w:r>
            <w:r>
              <w:t>,LNCHAR.ADHOC_CHAR_VAL RATE,NVL(SUM(CALC_AMT) ,0)</w:t>
            </w:r>
            <w:r w:rsidR="00642DD2">
              <w:t xml:space="preserve"> AMT</w:t>
            </w:r>
          </w:p>
          <w:p w14:paraId="0AF9FD18" w14:textId="77777777" w:rsidR="00CB35FE" w:rsidRDefault="00CB35FE" w:rsidP="000B3BDF">
            <w:pPr>
              <w:pStyle w:val="BodyText"/>
              <w:spacing w:before="0" w:after="0"/>
            </w:pPr>
            <w:r>
              <w:t>FROM CI_BSEG BSEG, CI_BSEG_CALC CALC, CI_BILL_CHG CHG,</w:t>
            </w:r>
          </w:p>
          <w:p w14:paraId="336F25D6" w14:textId="77777777" w:rsidR="00CB35FE" w:rsidRDefault="00CB35FE" w:rsidP="000B3BDF">
            <w:pPr>
              <w:pStyle w:val="BodyText"/>
              <w:spacing w:before="0" w:after="0"/>
            </w:pPr>
            <w:r>
              <w:t>CI_BCHG_SQ SQ,CI_PRICEITEM_L PI,CI_BSEG_CL_CHAR LNCHAR</w:t>
            </w:r>
          </w:p>
          <w:p w14:paraId="4A0B4B59" w14:textId="77777777" w:rsidR="00CB35FE" w:rsidRDefault="00CB35FE" w:rsidP="000B3BDF">
            <w:pPr>
              <w:pStyle w:val="BodyText"/>
              <w:spacing w:before="0" w:after="0"/>
            </w:pPr>
            <w:r>
              <w:t>WHERE BSEG.BILL_ID = :BILL_ID</w:t>
            </w:r>
          </w:p>
          <w:p w14:paraId="2E566F8C" w14:textId="77777777" w:rsidR="00CB35FE" w:rsidRDefault="00CB35FE" w:rsidP="000B3BDF">
            <w:pPr>
              <w:pStyle w:val="BodyText"/>
              <w:spacing w:before="0" w:after="0"/>
            </w:pPr>
            <w:r>
              <w:t>and BSEG.BSEG_ID = CALC.BSEG_ID</w:t>
            </w:r>
          </w:p>
          <w:p w14:paraId="45021C02" w14:textId="77777777" w:rsidR="00CB35FE" w:rsidRDefault="00CB35FE" w:rsidP="000B3BDF">
            <w:pPr>
              <w:pStyle w:val="BodyText"/>
              <w:spacing w:before="0" w:after="0"/>
            </w:pPr>
            <w:r>
              <w:t>AND CALC.BILLABLE_CHG_ID = CHG.BILLABLE_CHG_ID</w:t>
            </w:r>
          </w:p>
          <w:p w14:paraId="7CF963DF" w14:textId="77777777" w:rsidR="00CB35FE" w:rsidRDefault="00CB35FE" w:rsidP="000B3BDF">
            <w:pPr>
              <w:pStyle w:val="BodyText"/>
              <w:spacing w:before="0" w:after="0"/>
            </w:pPr>
            <w:r>
              <w:t>AND CHG.BILLABLE_CHG_ID = SQ.BILLABLE_CHG_ID</w:t>
            </w:r>
          </w:p>
          <w:p w14:paraId="0679587A" w14:textId="77777777" w:rsidR="00CB35FE" w:rsidRDefault="00CB35FE" w:rsidP="000B3BDF">
            <w:pPr>
              <w:pStyle w:val="BodyText"/>
              <w:spacing w:before="0" w:after="0"/>
            </w:pPr>
            <w:r>
              <w:t>AND CHG.PRICEITEM_CD=PI.PRICEITEM_CD</w:t>
            </w:r>
          </w:p>
          <w:p w14:paraId="7843FA89" w14:textId="77777777" w:rsidR="00CB35FE" w:rsidRDefault="00CB35FE" w:rsidP="000B3BDF">
            <w:pPr>
              <w:pStyle w:val="BodyText"/>
              <w:spacing w:before="0" w:after="0"/>
            </w:pPr>
            <w:r>
              <w:t>AND LNCHAR.BSEG_ID =BSEG.BSEG_ID</w:t>
            </w:r>
          </w:p>
          <w:p w14:paraId="62EF5F24" w14:textId="77777777" w:rsidR="00CB35FE" w:rsidRDefault="00CB35FE" w:rsidP="000B3BDF">
            <w:pPr>
              <w:pStyle w:val="BodyText"/>
              <w:spacing w:before="0" w:after="0"/>
            </w:pPr>
            <w:r>
              <w:t>AND LNCHAR.CHAR_TYPE_CD = 'RVALUECH'</w:t>
            </w:r>
          </w:p>
          <w:p w14:paraId="12E34EDB" w14:textId="1ABCD789" w:rsidR="006C15DC" w:rsidRDefault="00CB35FE" w:rsidP="000B3BDF">
            <w:pPr>
              <w:pStyle w:val="BodyText"/>
              <w:spacing w:before="0" w:after="0"/>
            </w:pPr>
            <w:r>
              <w:t>GROUP BY PI.PRICEITEM_CD,PI.DESCR,LNCHAR.ADHOC_CHAR_VAL</w:t>
            </w:r>
          </w:p>
          <w:p w14:paraId="07D59AFE" w14:textId="72220FD2" w:rsidR="00A60A3C" w:rsidRDefault="00A60A3C" w:rsidP="000B3BDF">
            <w:pPr>
              <w:pStyle w:val="BodyText"/>
              <w:spacing w:before="0" w:after="0"/>
            </w:pPr>
          </w:p>
          <w:p w14:paraId="24D70662" w14:textId="2E687B2A" w:rsidR="000B3BDF" w:rsidRDefault="000B3BDF" w:rsidP="000B3BDF">
            <w:pPr>
              <w:pStyle w:val="BodyText"/>
              <w:spacing w:before="0" w:after="0"/>
            </w:pPr>
            <w:r>
              <w:t>UNION</w:t>
            </w:r>
          </w:p>
          <w:p w14:paraId="681CA47B" w14:textId="5BF5F382" w:rsidR="000B3BDF" w:rsidRDefault="000B3BDF" w:rsidP="000B3BDF">
            <w:pPr>
              <w:pStyle w:val="BodyText"/>
              <w:spacing w:before="0" w:after="0"/>
            </w:pPr>
            <w:r>
              <w:t>SELECT PI.PRICEITEM_CD,PI.DESCR,1 AS QTY, TO_CHAR(NVL(SUM(CALC_AMT) ,0)) RATE,NVL(SUM(CALC_AMT) ,0) AMT</w:t>
            </w:r>
          </w:p>
          <w:p w14:paraId="2DDEFC72" w14:textId="5AC9B6AB" w:rsidR="000B3BDF" w:rsidRDefault="000B3BDF" w:rsidP="000B3BDF">
            <w:pPr>
              <w:pStyle w:val="BodyText"/>
              <w:spacing w:before="0" w:after="0"/>
            </w:pPr>
            <w:r>
              <w:t>FROM CI_BSEG BSEG, CI_BSEG_CALC CALC, CI_BILL_CHG CHG,</w:t>
            </w:r>
          </w:p>
          <w:p w14:paraId="5E875B42" w14:textId="75E6331C" w:rsidR="000B3BDF" w:rsidRDefault="000B3BDF" w:rsidP="000B3BDF">
            <w:pPr>
              <w:pStyle w:val="BodyText"/>
              <w:spacing w:before="0" w:after="0"/>
            </w:pPr>
            <w:r>
              <w:t>CI_PRICEITEM_L PI</w:t>
            </w:r>
          </w:p>
          <w:p w14:paraId="09C4D583" w14:textId="086FE94F" w:rsidR="000B3BDF" w:rsidRDefault="000B3BDF" w:rsidP="000B3BDF">
            <w:pPr>
              <w:pStyle w:val="BodyText"/>
              <w:spacing w:before="0" w:after="0"/>
            </w:pPr>
            <w:r>
              <w:t>WHERE BSEG.BILL_ID = :BILL_ID</w:t>
            </w:r>
          </w:p>
          <w:p w14:paraId="5F3FB098" w14:textId="11DB99D9" w:rsidR="000B3BDF" w:rsidRDefault="000B3BDF" w:rsidP="000B3BDF">
            <w:pPr>
              <w:pStyle w:val="BodyText"/>
              <w:spacing w:before="0" w:after="0"/>
            </w:pPr>
            <w:r>
              <w:t>and BSEG.BSEG_ID = CALC.BSEG_ID</w:t>
            </w:r>
          </w:p>
          <w:p w14:paraId="2966A54A" w14:textId="32401B58" w:rsidR="000B3BDF" w:rsidRDefault="000B3BDF" w:rsidP="000B3BDF">
            <w:pPr>
              <w:pStyle w:val="BodyText"/>
              <w:spacing w:before="0" w:after="0"/>
            </w:pPr>
            <w:r>
              <w:t>AND CALC.BILLABLE_CHG_ID = CHG.BILLABLE_CHG_ID</w:t>
            </w:r>
          </w:p>
          <w:p w14:paraId="61DFDB34" w14:textId="5AD8B9F2" w:rsidR="000B3BDF" w:rsidRDefault="000B3BDF" w:rsidP="000B3BDF">
            <w:pPr>
              <w:pStyle w:val="BodyText"/>
              <w:spacing w:before="0" w:after="0"/>
            </w:pPr>
            <w:r>
              <w:t>AND CHG.PRICEITEM_CD=PI.PRICEITEM_CD</w:t>
            </w:r>
          </w:p>
          <w:p w14:paraId="63E93321" w14:textId="2B8BB386" w:rsidR="000B3BDF" w:rsidRDefault="000B3BDF" w:rsidP="000B3BDF">
            <w:pPr>
              <w:pStyle w:val="BodyText"/>
              <w:spacing w:before="0" w:after="0"/>
            </w:pPr>
            <w:r>
              <w:t>AND NOT EXISTS (SELECT 1 FROM CI_BCHG_SQ WHERE BILLABLE_CHG_ID = CHG.BILLABLE_CHG_ID)</w:t>
            </w:r>
          </w:p>
          <w:p w14:paraId="4D1306EE" w14:textId="045B5FA5" w:rsidR="000B3BDF" w:rsidRDefault="000B3BDF" w:rsidP="000B3BDF">
            <w:pPr>
              <w:pStyle w:val="BodyText"/>
              <w:spacing w:before="0" w:after="0"/>
            </w:pPr>
            <w:r>
              <w:t>GROUP BY PI.PRICEITEM_CD,PI.DESCR</w:t>
            </w:r>
          </w:p>
        </w:tc>
      </w:tr>
      <w:tr w:rsidR="005B296B" w14:paraId="7CBD2892" w14:textId="77777777" w:rsidTr="00412A08">
        <w:tblPrEx>
          <w:tblW w:w="0" w:type="auto"/>
          <w:tblInd w:w="720" w:type="dxa"/>
          <w:tblPrExChange w:id="587"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88" w:author="Pallavi Tonpe" w:date="2025-11-04T13:29:00Z" w16du:dateUtc="2025-11-04T05:29:00Z">
              <w:tcPr>
                <w:tcW w:w="1431" w:type="dxa"/>
                <w:gridSpan w:val="2"/>
              </w:tcPr>
            </w:tcPrChange>
          </w:tcPr>
          <w:p w14:paraId="3AFE2B01" w14:textId="531C5CCC" w:rsidR="006C15DC" w:rsidRDefault="006C15DC" w:rsidP="006C15DC">
            <w:pPr>
              <w:pStyle w:val="BodyText"/>
            </w:pPr>
            <w:r w:rsidRPr="00350E8B">
              <w:rPr>
                <w:color w:val="EE0000"/>
              </w:rPr>
              <w:t>Ref Id</w:t>
            </w:r>
          </w:p>
        </w:tc>
        <w:tc>
          <w:tcPr>
            <w:tcW w:w="1765" w:type="dxa"/>
            <w:tcBorders>
              <w:top w:val="single" w:sz="4" w:space="0" w:color="auto"/>
              <w:left w:val="single" w:sz="4" w:space="0" w:color="auto"/>
              <w:bottom w:val="single" w:sz="4" w:space="0" w:color="auto"/>
              <w:right w:val="single" w:sz="4" w:space="0" w:color="auto"/>
            </w:tcBorders>
            <w:tcPrChange w:id="589" w:author="Pallavi Tonpe" w:date="2025-11-04T13:29:00Z" w16du:dateUtc="2025-11-04T05:29:00Z">
              <w:tcPr>
                <w:tcW w:w="1765" w:type="dxa"/>
                <w:gridSpan w:val="2"/>
              </w:tcPr>
            </w:tcPrChange>
          </w:tcPr>
          <w:p w14:paraId="43C499CF" w14:textId="5589157B" w:rsidR="006C15DC" w:rsidRDefault="00326220" w:rsidP="006C15DC">
            <w:pPr>
              <w:pStyle w:val="BodyText"/>
            </w:pPr>
            <w:ins w:id="590" w:author="Pallavi Tonpe" w:date="2025-09-03T23:24:00Z" w16du:dateUtc="2025-09-04T03:24:00Z">
              <w:r>
                <w:t>C01</w:t>
              </w:r>
            </w:ins>
          </w:p>
        </w:tc>
        <w:tc>
          <w:tcPr>
            <w:tcW w:w="1120" w:type="dxa"/>
            <w:tcBorders>
              <w:top w:val="single" w:sz="4" w:space="0" w:color="auto"/>
              <w:left w:val="single" w:sz="4" w:space="0" w:color="auto"/>
              <w:bottom w:val="single" w:sz="4" w:space="0" w:color="auto"/>
              <w:right w:val="single" w:sz="4" w:space="0" w:color="auto"/>
            </w:tcBorders>
            <w:tcPrChange w:id="591" w:author="Pallavi Tonpe" w:date="2025-11-04T13:29:00Z" w16du:dateUtc="2025-11-04T05:29:00Z">
              <w:tcPr>
                <w:tcW w:w="1120" w:type="dxa"/>
                <w:gridSpan w:val="2"/>
              </w:tcPr>
            </w:tcPrChange>
          </w:tcPr>
          <w:p w14:paraId="29CDDC41" w14:textId="7F876BA0" w:rsidR="006C15DC" w:rsidRDefault="00326220" w:rsidP="006C15DC">
            <w:pPr>
              <w:pStyle w:val="BodyText"/>
            </w:pPr>
            <w:ins w:id="592" w:author="Pallavi Tonpe" w:date="2025-09-03T23:24:00Z" w16du:dateUtc="2025-09-04T03:24:00Z">
              <w:r>
                <w:t>referenceId</w:t>
              </w:r>
            </w:ins>
          </w:p>
        </w:tc>
        <w:tc>
          <w:tcPr>
            <w:tcW w:w="5394" w:type="dxa"/>
            <w:tcBorders>
              <w:top w:val="single" w:sz="4" w:space="0" w:color="auto"/>
              <w:left w:val="single" w:sz="4" w:space="0" w:color="auto"/>
              <w:bottom w:val="single" w:sz="4" w:space="0" w:color="auto"/>
              <w:right w:val="single" w:sz="4" w:space="0" w:color="auto"/>
            </w:tcBorders>
            <w:tcPrChange w:id="593" w:author="Pallavi Tonpe" w:date="2025-11-04T13:29:00Z" w16du:dateUtc="2025-11-04T05:29:00Z">
              <w:tcPr>
                <w:tcW w:w="5394" w:type="dxa"/>
              </w:tcPr>
            </w:tcPrChange>
          </w:tcPr>
          <w:p w14:paraId="684D68DF" w14:textId="1A65ECAF" w:rsidR="006C15DC" w:rsidRDefault="00A26912" w:rsidP="006C15DC">
            <w:pPr>
              <w:pStyle w:val="BodyText"/>
            </w:pPr>
            <w:ins w:id="594" w:author="Pallavi Tonpe" w:date="2025-10-03T16:16:00Z" w16du:dateUtc="2025-10-03T20:16:00Z">
              <w:r>
                <w:t>Populate CM-REFID characteristic’s value from the Price item, if available else Blank</w:t>
              </w:r>
            </w:ins>
          </w:p>
        </w:tc>
      </w:tr>
      <w:tr w:rsidR="005B296B" w14:paraId="1391A914" w14:textId="77777777" w:rsidTr="00412A08">
        <w:tblPrEx>
          <w:tblW w:w="0" w:type="auto"/>
          <w:tblInd w:w="720" w:type="dxa"/>
          <w:tblPrExChange w:id="595"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596" w:author="Pallavi Tonpe" w:date="2025-11-04T13:29:00Z" w16du:dateUtc="2025-11-04T05:29:00Z">
              <w:tcPr>
                <w:tcW w:w="1431" w:type="dxa"/>
                <w:gridSpan w:val="2"/>
              </w:tcPr>
            </w:tcPrChange>
          </w:tcPr>
          <w:p w14:paraId="7FCA6903" w14:textId="587A6899" w:rsidR="006C15DC" w:rsidRDefault="006C15DC" w:rsidP="006C15DC">
            <w:pPr>
              <w:pStyle w:val="BodyText"/>
            </w:pPr>
            <w:r>
              <w:t>Quantity</w:t>
            </w:r>
          </w:p>
        </w:tc>
        <w:tc>
          <w:tcPr>
            <w:tcW w:w="1765" w:type="dxa"/>
            <w:tcBorders>
              <w:top w:val="single" w:sz="4" w:space="0" w:color="auto"/>
              <w:left w:val="single" w:sz="4" w:space="0" w:color="auto"/>
              <w:bottom w:val="single" w:sz="4" w:space="0" w:color="auto"/>
              <w:right w:val="single" w:sz="4" w:space="0" w:color="auto"/>
            </w:tcBorders>
            <w:tcPrChange w:id="597" w:author="Pallavi Tonpe" w:date="2025-11-04T13:29:00Z" w16du:dateUtc="2025-11-04T05:29:00Z">
              <w:tcPr>
                <w:tcW w:w="1765" w:type="dxa"/>
                <w:gridSpan w:val="2"/>
              </w:tcPr>
            </w:tcPrChange>
          </w:tcPr>
          <w:p w14:paraId="132BA196" w14:textId="34C804F6" w:rsidR="006C15DC" w:rsidRDefault="00AF5320" w:rsidP="006C15DC">
            <w:pPr>
              <w:pStyle w:val="BodyText"/>
            </w:pPr>
            <w:r w:rsidRPr="00AF5320">
              <w:t>551578</w:t>
            </w:r>
          </w:p>
        </w:tc>
        <w:tc>
          <w:tcPr>
            <w:tcW w:w="1120" w:type="dxa"/>
            <w:tcBorders>
              <w:top w:val="single" w:sz="4" w:space="0" w:color="auto"/>
              <w:left w:val="single" w:sz="4" w:space="0" w:color="auto"/>
              <w:bottom w:val="single" w:sz="4" w:space="0" w:color="auto"/>
              <w:right w:val="single" w:sz="4" w:space="0" w:color="auto"/>
            </w:tcBorders>
            <w:tcPrChange w:id="598" w:author="Pallavi Tonpe" w:date="2025-11-04T13:29:00Z" w16du:dateUtc="2025-11-04T05:29:00Z">
              <w:tcPr>
                <w:tcW w:w="1120" w:type="dxa"/>
                <w:gridSpan w:val="2"/>
              </w:tcPr>
            </w:tcPrChange>
          </w:tcPr>
          <w:p w14:paraId="221EB357" w14:textId="1249BA37" w:rsidR="006C15DC" w:rsidRDefault="00AF5320" w:rsidP="006C15DC">
            <w:pPr>
              <w:pStyle w:val="BodyText"/>
            </w:pPr>
            <w:r>
              <w:t>quantity</w:t>
            </w:r>
          </w:p>
        </w:tc>
        <w:tc>
          <w:tcPr>
            <w:tcW w:w="5394" w:type="dxa"/>
            <w:tcBorders>
              <w:top w:val="single" w:sz="4" w:space="0" w:color="auto"/>
              <w:left w:val="single" w:sz="4" w:space="0" w:color="auto"/>
              <w:bottom w:val="single" w:sz="4" w:space="0" w:color="auto"/>
              <w:right w:val="single" w:sz="4" w:space="0" w:color="auto"/>
            </w:tcBorders>
            <w:tcPrChange w:id="599" w:author="Pallavi Tonpe" w:date="2025-11-04T13:29:00Z" w16du:dateUtc="2025-11-04T05:29:00Z">
              <w:tcPr>
                <w:tcW w:w="5394" w:type="dxa"/>
              </w:tcPr>
            </w:tcPrChange>
          </w:tcPr>
          <w:p w14:paraId="0BE2B6F6" w14:textId="0B160FAB" w:rsidR="006C15DC" w:rsidRDefault="006C4FEF" w:rsidP="006C15DC">
            <w:pPr>
              <w:pStyle w:val="BodyText"/>
            </w:pPr>
            <w:r>
              <w:t>QTY from query above</w:t>
            </w:r>
          </w:p>
        </w:tc>
      </w:tr>
      <w:tr w:rsidR="005B296B" w14:paraId="403C2DA1" w14:textId="77777777" w:rsidTr="00412A08">
        <w:tblPrEx>
          <w:tblW w:w="0" w:type="auto"/>
          <w:tblInd w:w="720" w:type="dxa"/>
          <w:tblPrExChange w:id="600"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601" w:author="Pallavi Tonpe" w:date="2025-11-04T13:29:00Z" w16du:dateUtc="2025-11-04T05:29:00Z">
              <w:tcPr>
                <w:tcW w:w="1431" w:type="dxa"/>
                <w:gridSpan w:val="2"/>
              </w:tcPr>
            </w:tcPrChange>
          </w:tcPr>
          <w:p w14:paraId="56101019" w14:textId="749D1C11" w:rsidR="006C15DC" w:rsidRDefault="006C15DC" w:rsidP="006C15DC">
            <w:pPr>
              <w:pStyle w:val="BodyText"/>
            </w:pPr>
            <w:r>
              <w:t>Rate</w:t>
            </w:r>
          </w:p>
        </w:tc>
        <w:tc>
          <w:tcPr>
            <w:tcW w:w="1765" w:type="dxa"/>
            <w:tcBorders>
              <w:top w:val="single" w:sz="4" w:space="0" w:color="auto"/>
              <w:left w:val="single" w:sz="4" w:space="0" w:color="auto"/>
              <w:bottom w:val="single" w:sz="4" w:space="0" w:color="auto"/>
              <w:right w:val="single" w:sz="4" w:space="0" w:color="auto"/>
            </w:tcBorders>
            <w:tcPrChange w:id="602" w:author="Pallavi Tonpe" w:date="2025-11-04T13:29:00Z" w16du:dateUtc="2025-11-04T05:29:00Z">
              <w:tcPr>
                <w:tcW w:w="1765" w:type="dxa"/>
                <w:gridSpan w:val="2"/>
              </w:tcPr>
            </w:tcPrChange>
          </w:tcPr>
          <w:p w14:paraId="414672E3" w14:textId="4AB1CF97" w:rsidR="006C15DC" w:rsidRDefault="00A37A59" w:rsidP="006C15DC">
            <w:pPr>
              <w:pStyle w:val="BodyText"/>
            </w:pPr>
            <w:r>
              <w:t>2.30</w:t>
            </w:r>
          </w:p>
        </w:tc>
        <w:tc>
          <w:tcPr>
            <w:tcW w:w="1120" w:type="dxa"/>
            <w:tcBorders>
              <w:top w:val="single" w:sz="4" w:space="0" w:color="auto"/>
              <w:left w:val="single" w:sz="4" w:space="0" w:color="auto"/>
              <w:bottom w:val="single" w:sz="4" w:space="0" w:color="auto"/>
              <w:right w:val="single" w:sz="4" w:space="0" w:color="auto"/>
            </w:tcBorders>
            <w:tcPrChange w:id="603" w:author="Pallavi Tonpe" w:date="2025-11-04T13:29:00Z" w16du:dateUtc="2025-11-04T05:29:00Z">
              <w:tcPr>
                <w:tcW w:w="1120" w:type="dxa"/>
                <w:gridSpan w:val="2"/>
              </w:tcPr>
            </w:tcPrChange>
          </w:tcPr>
          <w:p w14:paraId="09BE028A" w14:textId="01860876" w:rsidR="006C15DC" w:rsidRDefault="00A37A59" w:rsidP="006C15DC">
            <w:pPr>
              <w:pStyle w:val="BodyText"/>
            </w:pPr>
            <w:r>
              <w:t>rate</w:t>
            </w:r>
          </w:p>
        </w:tc>
        <w:tc>
          <w:tcPr>
            <w:tcW w:w="5394" w:type="dxa"/>
            <w:tcBorders>
              <w:top w:val="single" w:sz="4" w:space="0" w:color="auto"/>
              <w:left w:val="single" w:sz="4" w:space="0" w:color="auto"/>
              <w:bottom w:val="single" w:sz="4" w:space="0" w:color="auto"/>
              <w:right w:val="single" w:sz="4" w:space="0" w:color="auto"/>
            </w:tcBorders>
            <w:tcPrChange w:id="604" w:author="Pallavi Tonpe" w:date="2025-11-04T13:29:00Z" w16du:dateUtc="2025-11-04T05:29:00Z">
              <w:tcPr>
                <w:tcW w:w="5394" w:type="dxa"/>
              </w:tcPr>
            </w:tcPrChange>
          </w:tcPr>
          <w:p w14:paraId="46B24635" w14:textId="5C44E432" w:rsidR="006C15DC" w:rsidRDefault="006C4FEF" w:rsidP="006C15DC">
            <w:pPr>
              <w:pStyle w:val="BodyText"/>
            </w:pPr>
            <w:r>
              <w:t>RATE from query above</w:t>
            </w:r>
          </w:p>
        </w:tc>
      </w:tr>
      <w:tr w:rsidR="005B296B" w14:paraId="4556DBD6" w14:textId="77777777" w:rsidTr="00412A08">
        <w:tblPrEx>
          <w:tblW w:w="0" w:type="auto"/>
          <w:tblInd w:w="720" w:type="dxa"/>
          <w:tblPrExChange w:id="605"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606" w:author="Pallavi Tonpe" w:date="2025-11-04T13:29:00Z" w16du:dateUtc="2025-11-04T05:29:00Z">
              <w:tcPr>
                <w:tcW w:w="1431" w:type="dxa"/>
                <w:gridSpan w:val="2"/>
              </w:tcPr>
            </w:tcPrChange>
          </w:tcPr>
          <w:p w14:paraId="5FAF532D" w14:textId="6F6E9804" w:rsidR="006C15DC" w:rsidRDefault="006C15DC" w:rsidP="006C15DC">
            <w:pPr>
              <w:pStyle w:val="BodyText"/>
            </w:pPr>
            <w:r>
              <w:t>Amount</w:t>
            </w:r>
          </w:p>
        </w:tc>
        <w:tc>
          <w:tcPr>
            <w:tcW w:w="1765" w:type="dxa"/>
            <w:tcBorders>
              <w:top w:val="single" w:sz="4" w:space="0" w:color="auto"/>
              <w:left w:val="single" w:sz="4" w:space="0" w:color="auto"/>
              <w:bottom w:val="single" w:sz="4" w:space="0" w:color="auto"/>
              <w:right w:val="single" w:sz="4" w:space="0" w:color="auto"/>
            </w:tcBorders>
            <w:tcPrChange w:id="607" w:author="Pallavi Tonpe" w:date="2025-11-04T13:29:00Z" w16du:dateUtc="2025-11-04T05:29:00Z">
              <w:tcPr>
                <w:tcW w:w="1765" w:type="dxa"/>
                <w:gridSpan w:val="2"/>
              </w:tcPr>
            </w:tcPrChange>
          </w:tcPr>
          <w:p w14:paraId="6416CF72" w14:textId="28AC2AED" w:rsidR="006C15DC" w:rsidRDefault="00F07BE1" w:rsidP="006C15DC">
            <w:pPr>
              <w:pStyle w:val="BodyText"/>
            </w:pPr>
            <w:r w:rsidRPr="00F07BE1">
              <w:t>1268629.40</w:t>
            </w:r>
          </w:p>
        </w:tc>
        <w:tc>
          <w:tcPr>
            <w:tcW w:w="1120" w:type="dxa"/>
            <w:tcBorders>
              <w:top w:val="single" w:sz="4" w:space="0" w:color="auto"/>
              <w:left w:val="single" w:sz="4" w:space="0" w:color="auto"/>
              <w:bottom w:val="single" w:sz="4" w:space="0" w:color="auto"/>
              <w:right w:val="single" w:sz="4" w:space="0" w:color="auto"/>
            </w:tcBorders>
            <w:tcPrChange w:id="608" w:author="Pallavi Tonpe" w:date="2025-11-04T13:29:00Z" w16du:dateUtc="2025-11-04T05:29:00Z">
              <w:tcPr>
                <w:tcW w:w="1120" w:type="dxa"/>
                <w:gridSpan w:val="2"/>
              </w:tcPr>
            </w:tcPrChange>
          </w:tcPr>
          <w:p w14:paraId="18958135" w14:textId="224BBEB6" w:rsidR="006C15DC" w:rsidRDefault="00A37A59" w:rsidP="006C15DC">
            <w:pPr>
              <w:pStyle w:val="BodyText"/>
            </w:pPr>
            <w:r>
              <w:t>amount</w:t>
            </w:r>
          </w:p>
        </w:tc>
        <w:tc>
          <w:tcPr>
            <w:tcW w:w="5394" w:type="dxa"/>
            <w:tcBorders>
              <w:top w:val="single" w:sz="4" w:space="0" w:color="auto"/>
              <w:left w:val="single" w:sz="4" w:space="0" w:color="auto"/>
              <w:bottom w:val="single" w:sz="4" w:space="0" w:color="auto"/>
              <w:right w:val="single" w:sz="4" w:space="0" w:color="auto"/>
            </w:tcBorders>
            <w:tcPrChange w:id="609" w:author="Pallavi Tonpe" w:date="2025-11-04T13:29:00Z" w16du:dateUtc="2025-11-04T05:29:00Z">
              <w:tcPr>
                <w:tcW w:w="5394" w:type="dxa"/>
              </w:tcPr>
            </w:tcPrChange>
          </w:tcPr>
          <w:p w14:paraId="5A212A0B" w14:textId="2961E00A" w:rsidR="006C15DC" w:rsidRDefault="006C4FEF" w:rsidP="006C15DC">
            <w:pPr>
              <w:pStyle w:val="BodyText"/>
            </w:pPr>
            <w:r>
              <w:t>AMT from query above</w:t>
            </w:r>
          </w:p>
        </w:tc>
      </w:tr>
      <w:tr w:rsidR="00F153E0" w14:paraId="35F19625" w14:textId="77777777" w:rsidTr="00412A08">
        <w:tblPrEx>
          <w:tblW w:w="0" w:type="auto"/>
          <w:tblInd w:w="720" w:type="dxa"/>
          <w:tblPrExChange w:id="610"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611" w:author="Pallavi Tonpe" w:date="2025-11-04T13:29:00Z" w16du:dateUtc="2025-11-04T05:29:00Z">
              <w:tcPr>
                <w:tcW w:w="9710" w:type="dxa"/>
                <w:gridSpan w:val="7"/>
              </w:tcPr>
            </w:tcPrChange>
          </w:tcPr>
          <w:p w14:paraId="5C1F4046" w14:textId="2F97480D" w:rsidR="00F153E0" w:rsidRDefault="000F2E3D" w:rsidP="006C15DC">
            <w:pPr>
              <w:pStyle w:val="BodyText"/>
            </w:pPr>
            <w:r>
              <w:t>end of</w:t>
            </w:r>
            <w:r w:rsidR="006B25C1">
              <w:t xml:space="preserve"> ancillaryCostEntry</w:t>
            </w:r>
          </w:p>
        </w:tc>
      </w:tr>
      <w:tr w:rsidR="005B296B" w14:paraId="026E56CF" w14:textId="77777777" w:rsidTr="00412A08">
        <w:tblPrEx>
          <w:tblW w:w="0" w:type="auto"/>
          <w:tblInd w:w="720" w:type="dxa"/>
          <w:tblPrExChange w:id="612"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613" w:author="Pallavi Tonpe" w:date="2025-11-04T13:29:00Z" w16du:dateUtc="2025-11-04T05:29:00Z">
              <w:tcPr>
                <w:tcW w:w="1431" w:type="dxa"/>
                <w:gridSpan w:val="2"/>
              </w:tcPr>
            </w:tcPrChange>
          </w:tcPr>
          <w:p w14:paraId="62E93FF9" w14:textId="4F10277F" w:rsidR="00F153E0" w:rsidRDefault="006B25C1" w:rsidP="006C15DC">
            <w:pPr>
              <w:pStyle w:val="BodyText"/>
            </w:pPr>
            <w:r>
              <w:t>Total</w:t>
            </w:r>
          </w:p>
        </w:tc>
        <w:tc>
          <w:tcPr>
            <w:tcW w:w="1765" w:type="dxa"/>
            <w:tcBorders>
              <w:top w:val="single" w:sz="4" w:space="0" w:color="auto"/>
              <w:left w:val="single" w:sz="4" w:space="0" w:color="auto"/>
              <w:bottom w:val="single" w:sz="4" w:space="0" w:color="auto"/>
              <w:right w:val="single" w:sz="4" w:space="0" w:color="auto"/>
            </w:tcBorders>
            <w:tcPrChange w:id="614" w:author="Pallavi Tonpe" w:date="2025-11-04T13:29:00Z" w16du:dateUtc="2025-11-04T05:29:00Z">
              <w:tcPr>
                <w:tcW w:w="1765" w:type="dxa"/>
                <w:gridSpan w:val="2"/>
              </w:tcPr>
            </w:tcPrChange>
          </w:tcPr>
          <w:p w14:paraId="29481085" w14:textId="741A5CB8" w:rsidR="00F153E0" w:rsidRDefault="00686A93" w:rsidP="006C15DC">
            <w:pPr>
              <w:pStyle w:val="BodyText"/>
            </w:pPr>
            <w:r w:rsidRPr="00686A93">
              <w:t>1355670.33</w:t>
            </w:r>
          </w:p>
        </w:tc>
        <w:tc>
          <w:tcPr>
            <w:tcW w:w="1120" w:type="dxa"/>
            <w:tcBorders>
              <w:top w:val="single" w:sz="4" w:space="0" w:color="auto"/>
              <w:left w:val="single" w:sz="4" w:space="0" w:color="auto"/>
              <w:bottom w:val="single" w:sz="4" w:space="0" w:color="auto"/>
              <w:right w:val="single" w:sz="4" w:space="0" w:color="auto"/>
            </w:tcBorders>
            <w:tcPrChange w:id="615" w:author="Pallavi Tonpe" w:date="2025-11-04T13:29:00Z" w16du:dateUtc="2025-11-04T05:29:00Z">
              <w:tcPr>
                <w:tcW w:w="1120" w:type="dxa"/>
                <w:gridSpan w:val="2"/>
              </w:tcPr>
            </w:tcPrChange>
          </w:tcPr>
          <w:p w14:paraId="4CAE88B8" w14:textId="5B2B23B4" w:rsidR="00F153E0" w:rsidRDefault="006B25C1" w:rsidP="006C15DC">
            <w:pPr>
              <w:pStyle w:val="BodyText"/>
            </w:pPr>
            <w:r>
              <w:t>invoiceTotal</w:t>
            </w:r>
          </w:p>
        </w:tc>
        <w:tc>
          <w:tcPr>
            <w:tcW w:w="5394" w:type="dxa"/>
            <w:tcBorders>
              <w:top w:val="single" w:sz="4" w:space="0" w:color="auto"/>
              <w:left w:val="single" w:sz="4" w:space="0" w:color="auto"/>
              <w:bottom w:val="single" w:sz="4" w:space="0" w:color="auto"/>
              <w:right w:val="single" w:sz="4" w:space="0" w:color="auto"/>
            </w:tcBorders>
            <w:tcPrChange w:id="616" w:author="Pallavi Tonpe" w:date="2025-11-04T13:29:00Z" w16du:dateUtc="2025-11-04T05:29:00Z">
              <w:tcPr>
                <w:tcW w:w="5394" w:type="dxa"/>
              </w:tcPr>
            </w:tcPrChange>
          </w:tcPr>
          <w:p w14:paraId="5EBFE2D8" w14:textId="3CAAC797" w:rsidR="00F153E0" w:rsidRDefault="00074DDB" w:rsidP="006C15DC">
            <w:pPr>
              <w:pStyle w:val="BodyText"/>
            </w:pPr>
            <w:r>
              <w:t xml:space="preserve">Sum of amount </w:t>
            </w:r>
            <w:r w:rsidR="004F10C5">
              <w:t>across all Anciallry cost Entry lists</w:t>
            </w:r>
          </w:p>
        </w:tc>
      </w:tr>
      <w:tr w:rsidR="00686A93" w14:paraId="062809F9" w14:textId="77777777" w:rsidTr="00412A08">
        <w:tblPrEx>
          <w:tblW w:w="0" w:type="auto"/>
          <w:tblInd w:w="720" w:type="dxa"/>
          <w:tblPrExChange w:id="617"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618" w:author="Pallavi Tonpe" w:date="2025-11-04T13:29:00Z" w16du:dateUtc="2025-11-04T05:29:00Z">
              <w:tcPr>
                <w:tcW w:w="9710" w:type="dxa"/>
                <w:gridSpan w:val="7"/>
              </w:tcPr>
            </w:tcPrChange>
          </w:tcPr>
          <w:p w14:paraId="5A799A79" w14:textId="11157D37" w:rsidR="00686A93" w:rsidRDefault="00CB0831" w:rsidP="006C15DC">
            <w:pPr>
              <w:pStyle w:val="BodyText"/>
            </w:pPr>
            <w:r>
              <w:t>End of  ancillaryDetails</w:t>
            </w:r>
          </w:p>
        </w:tc>
      </w:tr>
      <w:tr w:rsidR="00F65B9E" w14:paraId="425CE829" w14:textId="77777777" w:rsidTr="00412A08">
        <w:tblPrEx>
          <w:tblW w:w="0" w:type="auto"/>
          <w:tblInd w:w="720" w:type="dxa"/>
          <w:tblPrExChange w:id="619"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620" w:author="Pallavi Tonpe" w:date="2025-11-04T13:29:00Z" w16du:dateUtc="2025-11-04T05:29:00Z">
              <w:tcPr>
                <w:tcW w:w="9710" w:type="dxa"/>
                <w:gridSpan w:val="7"/>
              </w:tcPr>
            </w:tcPrChange>
          </w:tcPr>
          <w:p w14:paraId="4A949D21" w14:textId="1C7C3B5B" w:rsidR="00F65B9E" w:rsidRDefault="00F65B9E" w:rsidP="006C15DC">
            <w:pPr>
              <w:pStyle w:val="BodyText"/>
            </w:pPr>
            <w:r>
              <w:t>invoiceDetails</w:t>
            </w:r>
          </w:p>
        </w:tc>
      </w:tr>
      <w:tr w:rsidR="006E590A" w14:paraId="7C58515B" w14:textId="77777777" w:rsidTr="00412A08">
        <w:tblPrEx>
          <w:tblW w:w="0" w:type="auto"/>
          <w:tblInd w:w="720" w:type="dxa"/>
          <w:tblPrExChange w:id="621"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622" w:author="Pallavi Tonpe" w:date="2025-11-04T13:29:00Z" w16du:dateUtc="2025-11-04T05:29:00Z">
              <w:tcPr>
                <w:tcW w:w="9710" w:type="dxa"/>
                <w:gridSpan w:val="7"/>
              </w:tcPr>
            </w:tcPrChange>
          </w:tcPr>
          <w:p w14:paraId="552B61EB" w14:textId="47340CA8" w:rsidR="006E590A" w:rsidRDefault="006E590A" w:rsidP="006C15DC">
            <w:pPr>
              <w:pStyle w:val="BodyText"/>
            </w:pPr>
            <w:r>
              <w:t>chargeDescriptionDetails</w:t>
            </w:r>
            <w:r w:rsidR="00325F30">
              <w:t xml:space="preserve"> (List)</w:t>
            </w:r>
          </w:p>
        </w:tc>
      </w:tr>
      <w:tr w:rsidR="005B296B" w14:paraId="2247181B" w14:textId="77777777" w:rsidTr="00412A08">
        <w:tblPrEx>
          <w:tblW w:w="0" w:type="auto"/>
          <w:tblInd w:w="720" w:type="dxa"/>
          <w:tblPrExChange w:id="623"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624" w:author="Pallavi Tonpe" w:date="2025-11-04T13:29:00Z" w16du:dateUtc="2025-11-04T05:29:00Z">
              <w:tcPr>
                <w:tcW w:w="1431" w:type="dxa"/>
                <w:gridSpan w:val="2"/>
              </w:tcPr>
            </w:tcPrChange>
          </w:tcPr>
          <w:p w14:paraId="3F433DAB" w14:textId="2A2A5A8B" w:rsidR="00802AA5" w:rsidRDefault="00F70218" w:rsidP="00C67AFA">
            <w:pPr>
              <w:pStyle w:val="BodyText"/>
              <w:spacing w:before="0" w:after="0"/>
            </w:pPr>
            <w:r>
              <w:t>Product Description</w:t>
            </w:r>
          </w:p>
        </w:tc>
        <w:tc>
          <w:tcPr>
            <w:tcW w:w="1765" w:type="dxa"/>
            <w:tcBorders>
              <w:top w:val="single" w:sz="4" w:space="0" w:color="auto"/>
              <w:left w:val="single" w:sz="4" w:space="0" w:color="auto"/>
              <w:bottom w:val="single" w:sz="4" w:space="0" w:color="auto"/>
              <w:right w:val="single" w:sz="4" w:space="0" w:color="auto"/>
            </w:tcBorders>
            <w:tcPrChange w:id="625" w:author="Pallavi Tonpe" w:date="2025-11-04T13:29:00Z" w16du:dateUtc="2025-11-04T05:29:00Z">
              <w:tcPr>
                <w:tcW w:w="1765" w:type="dxa"/>
                <w:gridSpan w:val="2"/>
              </w:tcPr>
            </w:tcPrChange>
          </w:tcPr>
          <w:p w14:paraId="11A19C25" w14:textId="59BB7B66" w:rsidR="00802AA5" w:rsidRPr="00B56924" w:rsidRDefault="006F3E31" w:rsidP="00C67AFA">
            <w:pPr>
              <w:pStyle w:val="BodyText"/>
              <w:spacing w:before="0" w:after="0"/>
            </w:pPr>
            <w:r>
              <w:t>20054-Program Management Fee</w:t>
            </w:r>
          </w:p>
        </w:tc>
        <w:tc>
          <w:tcPr>
            <w:tcW w:w="1120" w:type="dxa"/>
            <w:tcBorders>
              <w:top w:val="single" w:sz="4" w:space="0" w:color="auto"/>
              <w:left w:val="single" w:sz="4" w:space="0" w:color="auto"/>
              <w:bottom w:val="single" w:sz="4" w:space="0" w:color="auto"/>
              <w:right w:val="single" w:sz="4" w:space="0" w:color="auto"/>
            </w:tcBorders>
            <w:tcPrChange w:id="626" w:author="Pallavi Tonpe" w:date="2025-11-04T13:29:00Z" w16du:dateUtc="2025-11-04T05:29:00Z">
              <w:tcPr>
                <w:tcW w:w="1120" w:type="dxa"/>
                <w:gridSpan w:val="2"/>
              </w:tcPr>
            </w:tcPrChange>
          </w:tcPr>
          <w:p w14:paraId="7FEFF4CE" w14:textId="54FC8987" w:rsidR="00802AA5" w:rsidRDefault="006F3E31" w:rsidP="00C67AFA">
            <w:pPr>
              <w:pStyle w:val="BodyText"/>
              <w:spacing w:before="0" w:after="0"/>
            </w:pPr>
            <w:r>
              <w:t>name</w:t>
            </w:r>
          </w:p>
        </w:tc>
        <w:tc>
          <w:tcPr>
            <w:tcW w:w="5394" w:type="dxa"/>
            <w:tcBorders>
              <w:top w:val="single" w:sz="4" w:space="0" w:color="auto"/>
              <w:left w:val="single" w:sz="4" w:space="0" w:color="auto"/>
              <w:bottom w:val="single" w:sz="4" w:space="0" w:color="auto"/>
              <w:right w:val="single" w:sz="4" w:space="0" w:color="auto"/>
            </w:tcBorders>
            <w:tcPrChange w:id="627" w:author="Pallavi Tonpe" w:date="2025-11-04T13:29:00Z" w16du:dateUtc="2025-11-04T05:29:00Z">
              <w:tcPr>
                <w:tcW w:w="5394" w:type="dxa"/>
              </w:tcPr>
            </w:tcPrChange>
          </w:tcPr>
          <w:p w14:paraId="2D0AC306" w14:textId="64432E20" w:rsidR="00822CA7" w:rsidRDefault="00822CA7" w:rsidP="00C67AFA">
            <w:pPr>
              <w:pStyle w:val="BodyText"/>
              <w:spacing w:before="0" w:after="0"/>
            </w:pPr>
            <w:r>
              <w:t xml:space="preserve">From this query group all rows having same Priceitem_cd and </w:t>
            </w:r>
            <w:r w:rsidR="00706FCD">
              <w:t xml:space="preserve">use PRICEITEM_CD </w:t>
            </w:r>
            <w:r w:rsidR="008B0789">
              <w:t>–</w:t>
            </w:r>
            <w:r w:rsidR="00706FCD">
              <w:t xml:space="preserve"> DESCR</w:t>
            </w:r>
          </w:p>
          <w:p w14:paraId="5A372512" w14:textId="77777777" w:rsidR="008B0789" w:rsidRDefault="008B0789" w:rsidP="00C67AFA">
            <w:pPr>
              <w:pStyle w:val="BodyText"/>
              <w:spacing w:before="0" w:after="0"/>
            </w:pPr>
          </w:p>
          <w:p w14:paraId="7D8C4E64" w14:textId="4B8D72C1" w:rsidR="008B0789" w:rsidRDefault="008B0789" w:rsidP="00C67AFA">
            <w:pPr>
              <w:pStyle w:val="BodyText"/>
              <w:spacing w:before="0" w:after="0"/>
            </w:pPr>
            <w:r>
              <w:t xml:space="preserve">From all rows for </w:t>
            </w:r>
            <w:r w:rsidR="001849C8">
              <w:t>same</w:t>
            </w:r>
            <w:r>
              <w:t xml:space="preserve"> Priceitem_cd, create the details </w:t>
            </w:r>
            <w:r w:rsidR="001849C8">
              <w:t>below</w:t>
            </w:r>
            <w:r w:rsidR="00736CAC">
              <w:t xml:space="preserve"> for rateDescriptionGroup</w:t>
            </w:r>
          </w:p>
          <w:p w14:paraId="2CA80E1C" w14:textId="77777777" w:rsidR="00822CA7" w:rsidRDefault="00822CA7" w:rsidP="00C67AFA">
            <w:pPr>
              <w:pStyle w:val="BodyText"/>
              <w:spacing w:before="0" w:after="0"/>
              <w:rPr>
                <w:ins w:id="628" w:author="Pallavi Tonpe" w:date="2025-10-16T22:10:00Z" w16du:dateUtc="2025-10-17T02:10:00Z"/>
              </w:rPr>
            </w:pPr>
          </w:p>
          <w:p w14:paraId="12E95C55" w14:textId="1E6C0E5B" w:rsidR="00FD5F89" w:rsidRDefault="00FD5F89" w:rsidP="00B1007D">
            <w:pPr>
              <w:pStyle w:val="BodyText"/>
              <w:spacing w:before="0" w:after="0"/>
              <w:rPr>
                <w:ins w:id="629" w:author="Pallavi Tonpe" w:date="2025-10-16T22:10:00Z" w16du:dateUtc="2025-10-17T02:10:00Z"/>
              </w:rPr>
            </w:pPr>
            <w:ins w:id="630" w:author="Pallavi Tonpe" w:date="2025-10-16T22:10:00Z" w16du:dateUtc="2025-10-17T02:10:00Z">
              <w:r>
                <w:t>SELECT PRICEITEM_CD,DESCR,CHAR_TYPE_CD,</w:t>
              </w:r>
            </w:ins>
            <w:ins w:id="631" w:author="Pallavi Tonpe" w:date="2025-10-17T02:25:00Z" w16du:dateUtc="2025-10-17T06:25:00Z">
              <w:r w:rsidR="001655E6">
                <w:t>LVLENTITY</w:t>
              </w:r>
            </w:ins>
            <w:ins w:id="632" w:author="Pallavi Tonpe" w:date="2025-10-16T22:10:00Z" w16du:dateUtc="2025-10-17T02:10:00Z">
              <w:r>
                <w:t>,NOTES,QTY,RATE,AMT,END_DT,</w:t>
              </w:r>
            </w:ins>
          </w:p>
          <w:p w14:paraId="1D87E0ED" w14:textId="77777777" w:rsidR="00FD5F89" w:rsidRDefault="00FD5F89" w:rsidP="00B1007D">
            <w:pPr>
              <w:pStyle w:val="BodyText"/>
              <w:spacing w:before="0" w:after="0"/>
              <w:rPr>
                <w:ins w:id="633" w:author="Pallavi Tonpe" w:date="2025-10-16T22:10:00Z" w16du:dateUtc="2025-10-17T02:10:00Z"/>
              </w:rPr>
            </w:pPr>
            <w:ins w:id="634" w:author="Pallavi Tonpe" w:date="2025-10-16T22:10:00Z" w16du:dateUtc="2025-10-17T02:10:00Z">
              <w:r>
                <w:t xml:space="preserve">CASE </w:t>
              </w:r>
            </w:ins>
          </w:p>
          <w:p w14:paraId="00CCB8D9" w14:textId="700879EC" w:rsidR="00FD5F89" w:rsidRDefault="00FD5F89" w:rsidP="00B1007D">
            <w:pPr>
              <w:pStyle w:val="BodyText"/>
              <w:spacing w:before="0" w:after="0"/>
              <w:rPr>
                <w:ins w:id="635" w:author="Pallavi Tonpe" w:date="2025-10-16T22:10:00Z" w16du:dateUtc="2025-10-17T02:10:00Z"/>
              </w:rPr>
            </w:pPr>
            <w:ins w:id="636" w:author="Pallavi Tonpe" w:date="2025-10-16T22:10:00Z" w16du:dateUtc="2025-10-17T02:10:00Z">
              <w:r>
                <w:t xml:space="preserve">WHEN CHAR_TYPE_CD = </w:t>
              </w:r>
            </w:ins>
            <w:ins w:id="637" w:author="Pallavi Tonpe" w:date="2025-10-16T22:11:00Z" w16du:dateUtc="2025-10-17T02:11:00Z">
              <w:r w:rsidR="000070A8">
                <w:t>:CARRIER</w:t>
              </w:r>
            </w:ins>
            <w:ins w:id="638" w:author="Pallavi Tonpe" w:date="2025-10-16T22:10:00Z" w16du:dateUtc="2025-10-17T02:10:00Z">
              <w:r>
                <w:t xml:space="preserve"> THEN (SELECT BG_L1_IDENTIFIER_DESCR FROM CM_CAG_REF_DATA WHERE BG_L1_IDENTIFIER = </w:t>
              </w:r>
            </w:ins>
            <w:ins w:id="639" w:author="Pallavi Tonpe" w:date="2025-10-16T22:12:00Z" w16du:dateUtc="2025-10-17T02:12:00Z">
              <w:r w:rsidR="00CF20BA">
                <w:t>LVLENTITY</w:t>
              </w:r>
            </w:ins>
            <w:ins w:id="640" w:author="Pallavi Tonpe" w:date="2025-10-16T22:10:00Z" w16du:dateUtc="2025-10-17T02:10:00Z">
              <w:r>
                <w:t xml:space="preserve"> AND ROWNUM=1)</w:t>
              </w:r>
            </w:ins>
          </w:p>
          <w:p w14:paraId="48DBFAA7" w14:textId="1E1E560F" w:rsidR="00FD5F89" w:rsidRDefault="00FD5F89" w:rsidP="00B1007D">
            <w:pPr>
              <w:pStyle w:val="BodyText"/>
              <w:spacing w:before="0" w:after="0"/>
              <w:rPr>
                <w:ins w:id="641" w:author="Pallavi Tonpe" w:date="2025-10-16T22:10:00Z" w16du:dateUtc="2025-10-17T02:10:00Z"/>
              </w:rPr>
            </w:pPr>
            <w:ins w:id="642" w:author="Pallavi Tonpe" w:date="2025-10-16T22:10:00Z" w16du:dateUtc="2025-10-17T02:10:00Z">
              <w:r>
                <w:t xml:space="preserve">WHEN CHAR_TYPE_CD = :ACCOUNTID THEN (SELECT BG_L2_IDENTIFIER_DESCR FROM CM_CAG_REF_DATA WHERE BG_L2_IDENTIFIER = </w:t>
              </w:r>
            </w:ins>
            <w:ins w:id="643" w:author="Pallavi Tonpe" w:date="2025-10-16T22:12:00Z" w16du:dateUtc="2025-10-17T02:12:00Z">
              <w:r w:rsidR="00CF20BA">
                <w:t>LVLENTITY AND ROWNUM=1</w:t>
              </w:r>
            </w:ins>
            <w:ins w:id="644" w:author="Pallavi Tonpe" w:date="2025-10-16T22:10:00Z" w16du:dateUtc="2025-10-17T02:10:00Z">
              <w:r>
                <w:t>)</w:t>
              </w:r>
            </w:ins>
          </w:p>
          <w:p w14:paraId="3A2BBDC0" w14:textId="5717C754" w:rsidR="00FD5F89" w:rsidRDefault="00FD5F89" w:rsidP="00B1007D">
            <w:pPr>
              <w:pStyle w:val="BodyText"/>
              <w:spacing w:before="0" w:after="0"/>
              <w:rPr>
                <w:ins w:id="645" w:author="Pallavi Tonpe" w:date="2025-10-16T22:10:00Z" w16du:dateUtc="2025-10-17T02:10:00Z"/>
              </w:rPr>
            </w:pPr>
            <w:ins w:id="646" w:author="Pallavi Tonpe" w:date="2025-10-16T22:10:00Z" w16du:dateUtc="2025-10-17T02:10:00Z">
              <w:r>
                <w:t xml:space="preserve">WHEN CHAR_TYPE_CD = :GROUP1 THEN (SELECT BG_L3_IDENTIFIER_DESCR FROM CM_CAG_REF_DATA WHERE BG_L3_IDENTIFIER = </w:t>
              </w:r>
            </w:ins>
            <w:ins w:id="647" w:author="Pallavi Tonpe" w:date="2025-10-16T22:12:00Z" w16du:dateUtc="2025-10-17T02:12:00Z">
              <w:r w:rsidR="00CF20BA">
                <w:t>LVLENTITY AND ROWNUM=1</w:t>
              </w:r>
            </w:ins>
            <w:ins w:id="648" w:author="Pallavi Tonpe" w:date="2025-10-16T22:10:00Z" w16du:dateUtc="2025-10-17T02:10:00Z">
              <w:r>
                <w:t>)</w:t>
              </w:r>
            </w:ins>
          </w:p>
          <w:p w14:paraId="3B1B2EF7" w14:textId="77777777" w:rsidR="00FD5F89" w:rsidRDefault="00FD5F89" w:rsidP="00B1007D">
            <w:pPr>
              <w:pStyle w:val="BodyText"/>
              <w:spacing w:before="0" w:after="0"/>
              <w:rPr>
                <w:ins w:id="649" w:author="Pallavi Tonpe" w:date="2025-10-16T22:10:00Z" w16du:dateUtc="2025-10-17T02:10:00Z"/>
              </w:rPr>
            </w:pPr>
            <w:ins w:id="650" w:author="Pallavi Tonpe" w:date="2025-10-16T22:10:00Z" w16du:dateUtc="2025-10-17T02:10:00Z">
              <w:r>
                <w:t>ELSE ' '</w:t>
              </w:r>
            </w:ins>
          </w:p>
          <w:p w14:paraId="1CE586C2" w14:textId="77777777" w:rsidR="00FD5F89" w:rsidRDefault="00FD5F89" w:rsidP="00B1007D">
            <w:pPr>
              <w:pStyle w:val="BodyText"/>
              <w:spacing w:before="0" w:after="0"/>
              <w:rPr>
                <w:ins w:id="651" w:author="Pallavi Tonpe" w:date="2025-10-16T22:10:00Z" w16du:dateUtc="2025-10-17T02:10:00Z"/>
              </w:rPr>
            </w:pPr>
            <w:ins w:id="652" w:author="Pallavi Tonpe" w:date="2025-10-16T22:10:00Z" w16du:dateUtc="2025-10-17T02:10:00Z">
              <w:r>
                <w:t>END AS NAME</w:t>
              </w:r>
            </w:ins>
          </w:p>
          <w:p w14:paraId="4B06E30E" w14:textId="6D074A37" w:rsidR="00FD5F89" w:rsidRDefault="00FD5F89" w:rsidP="00FD5F89">
            <w:pPr>
              <w:pStyle w:val="BodyText"/>
              <w:spacing w:before="0" w:after="0"/>
            </w:pPr>
            <w:ins w:id="653" w:author="Pallavi Tonpe" w:date="2025-10-16T22:10:00Z" w16du:dateUtc="2025-10-17T02:10:00Z">
              <w:r>
                <w:t>FROM</w:t>
              </w:r>
              <w:r w:rsidR="00B1007D">
                <w:t>(</w:t>
              </w:r>
            </w:ins>
          </w:p>
          <w:p w14:paraId="67ADCC3B" w14:textId="72FBC5FE" w:rsidR="00C67AFA" w:rsidRDefault="00C67AFA" w:rsidP="00C67AFA">
            <w:pPr>
              <w:pStyle w:val="BodyText"/>
              <w:spacing w:before="0" w:after="0"/>
            </w:pPr>
            <w:r>
              <w:t xml:space="preserve">SELECT PI.PRICEITEM_CD,PI.DESCR,BCHAR.ADHOC_CHAR_VAL </w:t>
            </w:r>
            <w:del w:id="654" w:author="Pallavi Tonpe" w:date="2025-10-16T20:10:00Z" w16du:dateUtc="2025-10-17T00:10:00Z">
              <w:r w:rsidDel="00446A28">
                <w:delText>CARRIER</w:delText>
              </w:r>
            </w:del>
            <w:ins w:id="655" w:author="Pallavi Tonpe" w:date="2025-10-16T20:10:00Z" w16du:dateUtc="2025-10-17T00:10:00Z">
              <w:r w:rsidR="00446A28">
                <w:t>LVL</w:t>
              </w:r>
            </w:ins>
            <w:ins w:id="656" w:author="Pallavi Tonpe" w:date="2025-10-16T20:11:00Z" w16du:dateUtc="2025-10-17T00:11:00Z">
              <w:r w:rsidR="00446A28">
                <w:t>ENTITY</w:t>
              </w:r>
            </w:ins>
            <w:r>
              <w:t>,TXN.UDF_CHAR_9 NOTES,NVL (SUM(SVC_QTY),0)QTY,LNCHAR.ADHOC_CHAR_VAL RATE,NVL(SUM(CALC_AMT) ,0) AMT</w:t>
            </w:r>
            <w:ins w:id="657" w:author="Pallavi Tonpe" w:date="2025-10-16T20:07:00Z" w16du:dateUtc="2025-10-17T00:07:00Z">
              <w:r w:rsidR="009E3F20">
                <w:t>,BSEG.END_DT</w:t>
              </w:r>
            </w:ins>
          </w:p>
          <w:p w14:paraId="1180CFF9" w14:textId="77777777" w:rsidR="00C67AFA" w:rsidRDefault="00C67AFA" w:rsidP="00C67AFA">
            <w:pPr>
              <w:pStyle w:val="BodyText"/>
              <w:spacing w:before="0" w:after="0"/>
            </w:pPr>
            <w:r>
              <w:t>FROM CI_BSEG BSEG, CI_BSEG_CALC CALC, CI_BILL_CHG CHG, CI_BILL_CHG_CHAR BCHAR,</w:t>
            </w:r>
          </w:p>
          <w:p w14:paraId="15B74373" w14:textId="77777777" w:rsidR="00C67AFA" w:rsidRDefault="00C67AFA" w:rsidP="00C67AFA">
            <w:pPr>
              <w:pStyle w:val="BodyText"/>
              <w:spacing w:before="0" w:after="0"/>
            </w:pPr>
            <w:r>
              <w:t>CI_BCHG_SQ SQ,CI_PRICEITEM_L PI,CI_BSEG_CL_CHAR LNCHAR,CI_TXN_DTL_PRITM PRITM, CI_TXN_DETAIL TXN</w:t>
            </w:r>
          </w:p>
          <w:p w14:paraId="32A34AE6" w14:textId="77777777" w:rsidR="00C67AFA" w:rsidRDefault="00C67AFA" w:rsidP="00C67AFA">
            <w:pPr>
              <w:pStyle w:val="BodyText"/>
              <w:spacing w:before="0" w:after="0"/>
            </w:pPr>
            <w:r>
              <w:t>WHERE BSEG.BILL_ID = :BILL_ID</w:t>
            </w:r>
          </w:p>
          <w:p w14:paraId="3D7D3544" w14:textId="77777777" w:rsidR="00C67AFA" w:rsidRDefault="00C67AFA" w:rsidP="00C67AFA">
            <w:pPr>
              <w:pStyle w:val="BodyText"/>
              <w:spacing w:before="0" w:after="0"/>
            </w:pPr>
            <w:r>
              <w:t>and BSEG.BSEG_ID = CALC.BSEG_ID</w:t>
            </w:r>
          </w:p>
          <w:p w14:paraId="07715822" w14:textId="77777777" w:rsidR="00C67AFA" w:rsidRDefault="00C67AFA" w:rsidP="00C67AFA">
            <w:pPr>
              <w:pStyle w:val="BodyText"/>
              <w:spacing w:before="0" w:after="0"/>
            </w:pPr>
            <w:r>
              <w:t>AND CALC.BILLABLE_CHG_ID = CHG.BILLABLE_CHG_ID</w:t>
            </w:r>
          </w:p>
          <w:p w14:paraId="224ECF71" w14:textId="77777777" w:rsidR="00C67AFA" w:rsidRDefault="00C67AFA" w:rsidP="00C67AFA">
            <w:pPr>
              <w:pStyle w:val="BodyText"/>
              <w:spacing w:before="0" w:after="0"/>
            </w:pPr>
            <w:r>
              <w:t>AND CHG.BILLABLE_CHG_ID = SQ.BILLABLE_CHG_ID</w:t>
            </w:r>
          </w:p>
          <w:p w14:paraId="4478F9A4" w14:textId="77777777" w:rsidR="00C67AFA" w:rsidRDefault="00C67AFA" w:rsidP="00C67AFA">
            <w:pPr>
              <w:pStyle w:val="BodyText"/>
              <w:spacing w:before="0" w:after="0"/>
            </w:pPr>
            <w:r>
              <w:t>AND CHG.PRICEITEM_CD=PI.PRICEITEM_CD</w:t>
            </w:r>
          </w:p>
          <w:p w14:paraId="700DEF61" w14:textId="77777777" w:rsidR="00C67AFA" w:rsidRDefault="00C67AFA" w:rsidP="00C67AFA">
            <w:pPr>
              <w:pStyle w:val="BodyText"/>
              <w:spacing w:before="0" w:after="0"/>
            </w:pPr>
            <w:r>
              <w:t>AND CHG.BILLABLE_CHG_ID=BCHAR.BILLABLE_CHG_ID</w:t>
            </w:r>
          </w:p>
          <w:p w14:paraId="61A53E2B" w14:textId="34F0820F" w:rsidR="00C67AFA" w:rsidRDefault="00C67AFA" w:rsidP="00C67AFA">
            <w:pPr>
              <w:pStyle w:val="BodyText"/>
              <w:spacing w:before="0" w:after="0"/>
              <w:rPr>
                <w:ins w:id="658" w:author="Pallavi Tonpe" w:date="2025-10-16T20:07:00Z" w16du:dateUtc="2025-10-17T00:07:00Z"/>
              </w:rPr>
            </w:pPr>
            <w:r>
              <w:t>AND BCHAR.CHAR_TYPE_CD =:CARRIER</w:t>
            </w:r>
            <w:ins w:id="659" w:author="Pallavi Tonpe" w:date="2025-10-16T20:08:00Z" w16du:dateUtc="2025-10-17T00:08:00Z">
              <w:r w:rsidR="003C3C9B">
                <w:t xml:space="preserve"> (if level is Carrier)</w:t>
              </w:r>
            </w:ins>
          </w:p>
          <w:p w14:paraId="59C48309" w14:textId="45C9A811" w:rsidR="00322061" w:rsidRDefault="00322061" w:rsidP="00322061">
            <w:pPr>
              <w:pStyle w:val="BodyText"/>
              <w:spacing w:before="0" w:after="0"/>
              <w:rPr>
                <w:ins w:id="660" w:author="Pallavi Tonpe" w:date="2025-10-16T20:07:00Z" w16du:dateUtc="2025-10-17T00:07:00Z"/>
              </w:rPr>
            </w:pPr>
            <w:ins w:id="661" w:author="Pallavi Tonpe" w:date="2025-10-16T20:07:00Z" w16du:dateUtc="2025-10-17T00:07:00Z">
              <w:r>
                <w:t>(</w:t>
              </w:r>
            </w:ins>
            <w:ins w:id="662" w:author="Pallavi Tonpe" w:date="2025-10-16T20:08:00Z" w16du:dateUtc="2025-10-17T00:08:00Z">
              <w:r w:rsidR="003C3C9B">
                <w:t>or :</w:t>
              </w:r>
            </w:ins>
            <w:ins w:id="663" w:author="Pallavi Tonpe" w:date="2025-10-16T20:07:00Z" w16du:dateUtc="2025-10-17T00:07:00Z">
              <w:r>
                <w:t>ACCOUNTID if Level is Account</w:t>
              </w:r>
            </w:ins>
            <w:ins w:id="664" w:author="Pallavi Tonpe" w:date="2025-10-16T20:08:00Z" w16du:dateUtc="2025-10-17T00:08:00Z">
              <w:r w:rsidR="003C3C9B">
                <w:t xml:space="preserve"> or :GROUP if the level id Group)</w:t>
              </w:r>
            </w:ins>
          </w:p>
          <w:p w14:paraId="42355F55" w14:textId="62E3D32C" w:rsidR="00322061" w:rsidRDefault="00322061" w:rsidP="00C67AFA">
            <w:pPr>
              <w:pStyle w:val="BodyText"/>
              <w:spacing w:before="0" w:after="0"/>
            </w:pPr>
          </w:p>
          <w:p w14:paraId="1B4EE10C" w14:textId="77777777" w:rsidR="00C67AFA" w:rsidRDefault="00C67AFA" w:rsidP="00C67AFA">
            <w:pPr>
              <w:pStyle w:val="BodyText"/>
              <w:spacing w:before="0" w:after="0"/>
            </w:pPr>
            <w:r>
              <w:t>AND CHG.BILLABLE_CHG_ID =PRITM.BILLABLE_CHG_ID</w:t>
            </w:r>
          </w:p>
          <w:p w14:paraId="3C1C52A4" w14:textId="77777777" w:rsidR="00C67AFA" w:rsidRDefault="00C67AFA" w:rsidP="00C67AFA">
            <w:pPr>
              <w:pStyle w:val="BodyText"/>
              <w:spacing w:before="0" w:after="0"/>
            </w:pPr>
            <w:r>
              <w:t>AND PRITM.TXN_DETAIL_ID =TXN.TXN_DETAIL_ID</w:t>
            </w:r>
          </w:p>
          <w:p w14:paraId="259B29C8" w14:textId="77777777" w:rsidR="00C67AFA" w:rsidRDefault="00C67AFA" w:rsidP="00C67AFA">
            <w:pPr>
              <w:pStyle w:val="BodyText"/>
              <w:spacing w:before="0" w:after="0"/>
            </w:pPr>
            <w:r>
              <w:t>AND LNCHAR.BSEG_ID =BSEG.BSEG_ID</w:t>
            </w:r>
          </w:p>
          <w:p w14:paraId="4C9EAD14" w14:textId="77777777" w:rsidR="00C67AFA" w:rsidRDefault="00C67AFA" w:rsidP="00C67AFA">
            <w:pPr>
              <w:pStyle w:val="BodyText"/>
              <w:spacing w:before="0" w:after="0"/>
            </w:pPr>
            <w:r>
              <w:t>AND LNCHAR.CHAR_TYPE_CD = 'RVALUECH'</w:t>
            </w:r>
          </w:p>
          <w:p w14:paraId="764772FB" w14:textId="66459F6C" w:rsidR="00802AA5" w:rsidRDefault="00C67AFA" w:rsidP="00C67AFA">
            <w:pPr>
              <w:pStyle w:val="BodyText"/>
              <w:spacing w:before="0" w:after="0"/>
            </w:pPr>
            <w:r>
              <w:t>GROUP BY PI.PRICEITEM_CD,PI.DESCR,LNCHAR.ADHOC_CHAR_VAL,BCHAR.ADHOC_CHAR_VAL,TXN.UDF_CHAR_9</w:t>
            </w:r>
            <w:ins w:id="665" w:author="Pallavi Tonpe" w:date="2025-10-16T20:09:00Z" w16du:dateUtc="2025-10-17T00:09:00Z">
              <w:r w:rsidR="00D6055D">
                <w:t>,BSEG.END_DT</w:t>
              </w:r>
            </w:ins>
          </w:p>
          <w:p w14:paraId="74BBE348" w14:textId="76AD4F30" w:rsidR="00671E10" w:rsidRDefault="00671E10" w:rsidP="00671E10">
            <w:pPr>
              <w:pStyle w:val="BodyText"/>
              <w:spacing w:before="0" w:after="0"/>
            </w:pPr>
            <w:r>
              <w:t>UNION</w:t>
            </w:r>
          </w:p>
          <w:p w14:paraId="670B2ABA" w14:textId="5EBF8033" w:rsidR="00671E10" w:rsidRDefault="00671E10" w:rsidP="00671E10">
            <w:pPr>
              <w:pStyle w:val="BodyText"/>
              <w:spacing w:before="0" w:after="0"/>
            </w:pPr>
            <w:r>
              <w:t>SELECT PI.PRICEITEM_CD,PI.DESCR,BCHAR.ADHOC_CHAR_VAL</w:t>
            </w:r>
            <w:del w:id="666" w:author="Pallavi Tonpe" w:date="2025-10-16T20:11:00Z" w16du:dateUtc="2025-10-17T00:11:00Z">
              <w:r w:rsidDel="00446A28">
                <w:delText xml:space="preserve"> CARRIER</w:delText>
              </w:r>
            </w:del>
            <w:ins w:id="667" w:author="Pallavi Tonpe" w:date="2025-10-16T20:11:00Z" w16du:dateUtc="2025-10-17T00:11:00Z">
              <w:r w:rsidR="00446A28">
                <w:t xml:space="preserve"> LVLENTITY</w:t>
              </w:r>
            </w:ins>
            <w:r>
              <w:t>,TXN.UDF_CHAR_9 NOTES,</w:t>
            </w:r>
          </w:p>
          <w:p w14:paraId="32731F3A" w14:textId="0D52986F" w:rsidR="00671E10" w:rsidRDefault="00671E10" w:rsidP="00671E10">
            <w:pPr>
              <w:pStyle w:val="BodyText"/>
              <w:spacing w:before="0" w:after="0"/>
            </w:pPr>
            <w:r>
              <w:t>1 AS QTY,TO_CHAR(NVL(SUM(CALC_AMT) ,0))RATE,NVL(SUM(CALC_AMT) ,0) AMT</w:t>
            </w:r>
            <w:ins w:id="668" w:author="Pallavi Tonpe" w:date="2025-10-16T20:09:00Z" w16du:dateUtc="2025-10-17T00:09:00Z">
              <w:r w:rsidR="003C3C9B">
                <w:t>,BSEG.END_DT</w:t>
              </w:r>
            </w:ins>
          </w:p>
          <w:p w14:paraId="0581BF01" w14:textId="64423A81" w:rsidR="00671E10" w:rsidRDefault="00671E10" w:rsidP="00671E10">
            <w:pPr>
              <w:pStyle w:val="BodyText"/>
              <w:spacing w:before="0" w:after="0"/>
            </w:pPr>
            <w:r>
              <w:t>FROM CI_BSEG BSEG, CI_BSEG_CALC CALC, CI_BILL_CHG CHG, CI_BILL_CHG_CHAR BCHAR,</w:t>
            </w:r>
          </w:p>
          <w:p w14:paraId="5D892F0D" w14:textId="3DB2D118" w:rsidR="00671E10" w:rsidRDefault="00671E10" w:rsidP="00671E10">
            <w:pPr>
              <w:pStyle w:val="BodyText"/>
              <w:spacing w:before="0" w:after="0"/>
            </w:pPr>
            <w:r>
              <w:t>CI_PRICEITEM_L PI,CI_TXN_DTL_PRITM PRITM, CI_TXN_DETAIL TXN</w:t>
            </w:r>
          </w:p>
          <w:p w14:paraId="72DEED92" w14:textId="365892DF" w:rsidR="00671E10" w:rsidRDefault="00671E10" w:rsidP="00671E10">
            <w:pPr>
              <w:pStyle w:val="BodyText"/>
              <w:spacing w:before="0" w:after="0"/>
            </w:pPr>
            <w:r>
              <w:t>WHERE BSEG.BILL_ID = :BILL_ID</w:t>
            </w:r>
          </w:p>
          <w:p w14:paraId="6D4CF0CC" w14:textId="63EC92D0" w:rsidR="00671E10" w:rsidRDefault="00671E10" w:rsidP="00671E10">
            <w:pPr>
              <w:pStyle w:val="BodyText"/>
              <w:spacing w:before="0" w:after="0"/>
            </w:pPr>
            <w:r>
              <w:t>and BSEG.BSEG_ID = CALC.BSEG_ID</w:t>
            </w:r>
          </w:p>
          <w:p w14:paraId="3BBEBE91" w14:textId="07A7AAA5" w:rsidR="00671E10" w:rsidRDefault="00671E10" w:rsidP="00671E10">
            <w:pPr>
              <w:pStyle w:val="BodyText"/>
              <w:spacing w:before="0" w:after="0"/>
            </w:pPr>
            <w:r>
              <w:t>AND CALC.BILLABLE_CHG_ID = CHG.BILLABLE_CHG_ID</w:t>
            </w:r>
          </w:p>
          <w:p w14:paraId="1FA18F47" w14:textId="2DEF9F93" w:rsidR="00671E10" w:rsidRDefault="00671E10" w:rsidP="00671E10">
            <w:pPr>
              <w:pStyle w:val="BodyText"/>
              <w:spacing w:before="0" w:after="0"/>
            </w:pPr>
            <w:r>
              <w:t>AND CHG.PRICEITEM_CD=PI.PRICEITEM_CD</w:t>
            </w:r>
          </w:p>
          <w:p w14:paraId="14025F07" w14:textId="0A8BC042" w:rsidR="00671E10" w:rsidRDefault="00671E10" w:rsidP="00671E10">
            <w:pPr>
              <w:pStyle w:val="BodyText"/>
              <w:spacing w:before="0" w:after="0"/>
            </w:pPr>
            <w:r>
              <w:t>AND CHG.BILLABLE_CHG_ID=BCHAR.BILLABLE_CHG_ID</w:t>
            </w:r>
          </w:p>
          <w:p w14:paraId="31327B9B" w14:textId="77777777" w:rsidR="003C3C9B" w:rsidRDefault="00671E10" w:rsidP="003C3C9B">
            <w:pPr>
              <w:pStyle w:val="BodyText"/>
              <w:spacing w:before="0" w:after="0"/>
              <w:rPr>
                <w:ins w:id="669" w:author="Pallavi Tonpe" w:date="2025-10-16T20:09:00Z" w16du:dateUtc="2025-10-17T00:09:00Z"/>
              </w:rPr>
            </w:pPr>
            <w:r>
              <w:t>AND BCHAR.CHAR_TYPE_CD =:CARRIER</w:t>
            </w:r>
            <w:ins w:id="670" w:author="Pallavi Tonpe" w:date="2025-10-16T20:09:00Z" w16du:dateUtc="2025-10-17T00:09:00Z">
              <w:r w:rsidR="003C3C9B">
                <w:t>(if level is Carrier)</w:t>
              </w:r>
            </w:ins>
          </w:p>
          <w:p w14:paraId="3A0446EA" w14:textId="56DBF4F1" w:rsidR="00671E10" w:rsidRDefault="003C3C9B" w:rsidP="00671E10">
            <w:pPr>
              <w:pStyle w:val="BodyText"/>
              <w:spacing w:before="0" w:after="0"/>
            </w:pPr>
            <w:ins w:id="671" w:author="Pallavi Tonpe" w:date="2025-10-16T20:09:00Z" w16du:dateUtc="2025-10-17T00:09:00Z">
              <w:r>
                <w:t>(or :ACCOUNTID if Level is Account or :GROUP if the level id Group)</w:t>
              </w:r>
            </w:ins>
          </w:p>
          <w:p w14:paraId="512161C3" w14:textId="5DA0CA83" w:rsidR="00671E10" w:rsidRDefault="00671E10" w:rsidP="00671E10">
            <w:pPr>
              <w:pStyle w:val="BodyText"/>
              <w:spacing w:before="0" w:after="0"/>
            </w:pPr>
            <w:r>
              <w:t>AND CHG.BILLABLE_CHG_ID =PRITM.BILLABLE_CHG_ID</w:t>
            </w:r>
          </w:p>
          <w:p w14:paraId="08B05F1E" w14:textId="5D0FA52E" w:rsidR="00671E10" w:rsidRDefault="00671E10" w:rsidP="00671E10">
            <w:pPr>
              <w:pStyle w:val="BodyText"/>
              <w:spacing w:before="0" w:after="0"/>
            </w:pPr>
            <w:r>
              <w:t>AND PRITM.TXN_DETAIL_ID =TXN.TXN_DETAIL_ID</w:t>
            </w:r>
          </w:p>
          <w:p w14:paraId="713DBD3D" w14:textId="2F9E8E5F" w:rsidR="00671E10" w:rsidRDefault="00671E10" w:rsidP="00671E10">
            <w:pPr>
              <w:pStyle w:val="BodyText"/>
              <w:spacing w:before="0" w:after="0"/>
            </w:pPr>
            <w:r>
              <w:t>AND NOT EXISTS (SELECT 1 FROM CI_BCHG_SQ WHERE BILLABLE_CHG_ID = CHG.BILLABLE_CHG_ID)</w:t>
            </w:r>
          </w:p>
          <w:p w14:paraId="338F79F9" w14:textId="21B5C06A" w:rsidR="00652181" w:rsidRDefault="00671E10" w:rsidP="00671E10">
            <w:pPr>
              <w:pStyle w:val="BodyText"/>
              <w:spacing w:before="0" w:after="0"/>
            </w:pPr>
            <w:r>
              <w:t>GROUP BY PI.PRICEITEM_CD,PI.DESCR,BCHAR.ADHOC_CHAR_VAL,TXN.UDF_CHAR_9</w:t>
            </w:r>
            <w:ins w:id="672" w:author="Pallavi Tonpe" w:date="2025-10-16T20:09:00Z" w16du:dateUtc="2025-10-17T00:09:00Z">
              <w:r w:rsidR="00D6055D">
                <w:t>,BSEG.END_DT</w:t>
              </w:r>
            </w:ins>
          </w:p>
        </w:tc>
      </w:tr>
      <w:tr w:rsidR="005B296B" w14:paraId="0848B811" w14:textId="77777777" w:rsidTr="00412A08">
        <w:tblPrEx>
          <w:tblW w:w="0" w:type="auto"/>
          <w:tblInd w:w="720" w:type="dxa"/>
          <w:tblPrExChange w:id="673"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674" w:author="Pallavi Tonpe" w:date="2025-11-04T13:29:00Z" w16du:dateUtc="2025-11-04T05:29:00Z">
              <w:tcPr>
                <w:tcW w:w="1431" w:type="dxa"/>
                <w:gridSpan w:val="2"/>
              </w:tcPr>
            </w:tcPrChange>
          </w:tcPr>
          <w:p w14:paraId="02BDD0F9" w14:textId="476CB210" w:rsidR="00802AA5" w:rsidRDefault="00DD294A" w:rsidP="006C15DC">
            <w:pPr>
              <w:pStyle w:val="BodyText"/>
            </w:pPr>
            <w:r>
              <w:t>Ref Id</w:t>
            </w:r>
          </w:p>
        </w:tc>
        <w:tc>
          <w:tcPr>
            <w:tcW w:w="1765" w:type="dxa"/>
            <w:tcBorders>
              <w:top w:val="single" w:sz="4" w:space="0" w:color="auto"/>
              <w:left w:val="single" w:sz="4" w:space="0" w:color="auto"/>
              <w:bottom w:val="single" w:sz="4" w:space="0" w:color="auto"/>
              <w:right w:val="single" w:sz="4" w:space="0" w:color="auto"/>
            </w:tcBorders>
            <w:tcPrChange w:id="675" w:author="Pallavi Tonpe" w:date="2025-11-04T13:29:00Z" w16du:dateUtc="2025-11-04T05:29:00Z">
              <w:tcPr>
                <w:tcW w:w="1765" w:type="dxa"/>
                <w:gridSpan w:val="2"/>
              </w:tcPr>
            </w:tcPrChange>
          </w:tcPr>
          <w:p w14:paraId="47069129" w14:textId="78F9A12B" w:rsidR="00802AA5" w:rsidRPr="00B56924" w:rsidRDefault="00DD294A" w:rsidP="006C15DC">
            <w:pPr>
              <w:pStyle w:val="BodyText"/>
            </w:pPr>
            <w:r>
              <w:t>C01</w:t>
            </w:r>
          </w:p>
        </w:tc>
        <w:tc>
          <w:tcPr>
            <w:tcW w:w="1120" w:type="dxa"/>
            <w:tcBorders>
              <w:top w:val="single" w:sz="4" w:space="0" w:color="auto"/>
              <w:left w:val="single" w:sz="4" w:space="0" w:color="auto"/>
              <w:bottom w:val="single" w:sz="4" w:space="0" w:color="auto"/>
              <w:right w:val="single" w:sz="4" w:space="0" w:color="auto"/>
            </w:tcBorders>
            <w:tcPrChange w:id="676" w:author="Pallavi Tonpe" w:date="2025-11-04T13:29:00Z" w16du:dateUtc="2025-11-04T05:29:00Z">
              <w:tcPr>
                <w:tcW w:w="1120" w:type="dxa"/>
                <w:gridSpan w:val="2"/>
              </w:tcPr>
            </w:tcPrChange>
          </w:tcPr>
          <w:p w14:paraId="61FBAE48" w14:textId="5E8E48A8" w:rsidR="00802AA5" w:rsidRDefault="00822CA7" w:rsidP="006C15DC">
            <w:pPr>
              <w:pStyle w:val="BodyText"/>
            </w:pPr>
            <w:r>
              <w:t>re</w:t>
            </w:r>
            <w:r w:rsidR="008A4686">
              <w:t>ferenceId</w:t>
            </w:r>
          </w:p>
        </w:tc>
        <w:tc>
          <w:tcPr>
            <w:tcW w:w="5394" w:type="dxa"/>
            <w:tcBorders>
              <w:top w:val="single" w:sz="4" w:space="0" w:color="auto"/>
              <w:left w:val="single" w:sz="4" w:space="0" w:color="auto"/>
              <w:bottom w:val="single" w:sz="4" w:space="0" w:color="auto"/>
              <w:right w:val="single" w:sz="4" w:space="0" w:color="auto"/>
            </w:tcBorders>
            <w:tcPrChange w:id="677" w:author="Pallavi Tonpe" w:date="2025-11-04T13:29:00Z" w16du:dateUtc="2025-11-04T05:29:00Z">
              <w:tcPr>
                <w:tcW w:w="5394" w:type="dxa"/>
              </w:tcPr>
            </w:tcPrChange>
          </w:tcPr>
          <w:p w14:paraId="0F59EF94" w14:textId="104E8FBD" w:rsidR="00802AA5" w:rsidRDefault="00822CA7" w:rsidP="006C15DC">
            <w:pPr>
              <w:pStyle w:val="BodyText"/>
            </w:pPr>
            <w:del w:id="678" w:author="Pallavi Tonpe" w:date="2025-10-03T16:17:00Z" w16du:dateUtc="2025-10-03T20:17:00Z">
              <w:r w:rsidRPr="00822CA7" w:rsidDel="000A40C3">
                <w:rPr>
                  <w:highlight w:val="yellow"/>
                </w:rPr>
                <w:delText>??TBD</w:delText>
              </w:r>
            </w:del>
            <w:ins w:id="679" w:author="Pallavi Tonpe" w:date="2025-10-03T16:17:00Z" w16du:dateUtc="2025-10-03T20:17:00Z">
              <w:r w:rsidR="000A40C3">
                <w:t xml:space="preserve">   Populate CM-REFID characteristic’s value from the Price item, if available else Blank</w:t>
              </w:r>
            </w:ins>
          </w:p>
        </w:tc>
      </w:tr>
      <w:tr w:rsidR="001849C8" w14:paraId="0C7C1DEB" w14:textId="77777777" w:rsidTr="00412A08">
        <w:tblPrEx>
          <w:tblW w:w="0" w:type="auto"/>
          <w:tblInd w:w="720" w:type="dxa"/>
          <w:tblPrExChange w:id="680"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681" w:author="Pallavi Tonpe" w:date="2025-11-04T13:29:00Z" w16du:dateUtc="2025-11-04T05:29:00Z">
              <w:tcPr>
                <w:tcW w:w="9710" w:type="dxa"/>
                <w:gridSpan w:val="7"/>
              </w:tcPr>
            </w:tcPrChange>
          </w:tcPr>
          <w:p w14:paraId="6F04213D" w14:textId="4896AE3F" w:rsidR="001849C8" w:rsidRDefault="00736CAC" w:rsidP="006C15DC">
            <w:pPr>
              <w:pStyle w:val="BodyText"/>
            </w:pPr>
            <w:r>
              <w:t>rateDescriptionGroup</w:t>
            </w:r>
          </w:p>
        </w:tc>
      </w:tr>
      <w:tr w:rsidR="00C67865" w14:paraId="731F7884" w14:textId="77777777" w:rsidTr="00412A08">
        <w:tblPrEx>
          <w:tblW w:w="0" w:type="auto"/>
          <w:tblInd w:w="720" w:type="dxa"/>
          <w:tblPrExChange w:id="682"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683" w:author="Pallavi Tonpe" w:date="2025-11-04T13:29:00Z" w16du:dateUtc="2025-11-04T05:29:00Z">
              <w:tcPr>
                <w:tcW w:w="9710" w:type="dxa"/>
                <w:gridSpan w:val="7"/>
              </w:tcPr>
            </w:tcPrChange>
          </w:tcPr>
          <w:p w14:paraId="6C32C794" w14:textId="700FF4EB" w:rsidR="00C67865" w:rsidRDefault="00C67865" w:rsidP="006C15DC">
            <w:pPr>
              <w:pStyle w:val="BodyText"/>
            </w:pPr>
            <w:r>
              <w:t>rateDescription</w:t>
            </w:r>
            <w:r w:rsidR="002B2B4F">
              <w:t xml:space="preserve"> (List)    </w:t>
            </w:r>
          </w:p>
        </w:tc>
      </w:tr>
      <w:tr w:rsidR="00E173DE" w14:paraId="0A0943DC" w14:textId="77777777" w:rsidTr="00412A08">
        <w:tblPrEx>
          <w:tblW w:w="0" w:type="auto"/>
          <w:tblInd w:w="720" w:type="dxa"/>
          <w:tblPrExChange w:id="684"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685" w:author="Pallavi Tonpe" w:date="2025-11-04T13:29:00Z" w16du:dateUtc="2025-11-04T05:29:00Z">
              <w:tcPr>
                <w:tcW w:w="1431" w:type="dxa"/>
                <w:gridSpan w:val="2"/>
              </w:tcPr>
            </w:tcPrChange>
          </w:tcPr>
          <w:p w14:paraId="633C6BB1" w14:textId="5CC98FD4" w:rsidR="00EA05EA" w:rsidRDefault="00C67865" w:rsidP="006C15DC">
            <w:pPr>
              <w:pStyle w:val="BodyText"/>
            </w:pPr>
            <w:r>
              <w:t>Carrier</w:t>
            </w:r>
            <w:ins w:id="686" w:author="Pallavi Tonpe" w:date="2025-10-16T19:54:00Z" w16du:dateUtc="2025-10-16T23:54:00Z">
              <w:r w:rsidR="0073716E">
                <w:t>/Account/Group (Depending on the Level on the Invoice)</w:t>
              </w:r>
            </w:ins>
          </w:p>
        </w:tc>
        <w:tc>
          <w:tcPr>
            <w:tcW w:w="1765" w:type="dxa"/>
            <w:tcBorders>
              <w:top w:val="single" w:sz="4" w:space="0" w:color="auto"/>
              <w:left w:val="single" w:sz="4" w:space="0" w:color="auto"/>
              <w:bottom w:val="single" w:sz="4" w:space="0" w:color="auto"/>
              <w:right w:val="single" w:sz="4" w:space="0" w:color="auto"/>
            </w:tcBorders>
            <w:tcPrChange w:id="687" w:author="Pallavi Tonpe" w:date="2025-11-04T13:29:00Z" w16du:dateUtc="2025-11-04T05:29:00Z">
              <w:tcPr>
                <w:tcW w:w="1765" w:type="dxa"/>
                <w:gridSpan w:val="2"/>
              </w:tcPr>
            </w:tcPrChange>
          </w:tcPr>
          <w:p w14:paraId="1FFC3DDE" w14:textId="77777777" w:rsidR="00EA05EA" w:rsidRPr="00B56924" w:rsidRDefault="00EA05EA" w:rsidP="006C15DC">
            <w:pPr>
              <w:pStyle w:val="BodyText"/>
            </w:pPr>
          </w:p>
        </w:tc>
        <w:tc>
          <w:tcPr>
            <w:tcW w:w="1120" w:type="dxa"/>
            <w:tcBorders>
              <w:top w:val="single" w:sz="4" w:space="0" w:color="auto"/>
              <w:left w:val="single" w:sz="4" w:space="0" w:color="auto"/>
              <w:bottom w:val="single" w:sz="4" w:space="0" w:color="auto"/>
              <w:right w:val="single" w:sz="4" w:space="0" w:color="auto"/>
            </w:tcBorders>
            <w:tcPrChange w:id="688" w:author="Pallavi Tonpe" w:date="2025-11-04T13:29:00Z" w16du:dateUtc="2025-11-04T05:29:00Z">
              <w:tcPr>
                <w:tcW w:w="1120" w:type="dxa"/>
                <w:gridSpan w:val="2"/>
              </w:tcPr>
            </w:tcPrChange>
          </w:tcPr>
          <w:p w14:paraId="2ADE3BF3" w14:textId="748B0746" w:rsidR="00EA05EA" w:rsidRDefault="005D5643" w:rsidP="006C15DC">
            <w:pPr>
              <w:pStyle w:val="BodyText"/>
            </w:pPr>
            <w:r>
              <w:t>carrierIdName</w:t>
            </w:r>
          </w:p>
        </w:tc>
        <w:tc>
          <w:tcPr>
            <w:tcW w:w="5394" w:type="dxa"/>
            <w:tcBorders>
              <w:top w:val="single" w:sz="4" w:space="0" w:color="auto"/>
              <w:left w:val="single" w:sz="4" w:space="0" w:color="auto"/>
              <w:bottom w:val="single" w:sz="4" w:space="0" w:color="auto"/>
              <w:right w:val="single" w:sz="4" w:space="0" w:color="auto"/>
            </w:tcBorders>
            <w:tcPrChange w:id="689" w:author="Pallavi Tonpe" w:date="2025-11-04T13:29:00Z" w16du:dateUtc="2025-11-04T05:29:00Z">
              <w:tcPr>
                <w:tcW w:w="5394" w:type="dxa"/>
              </w:tcPr>
            </w:tcPrChange>
          </w:tcPr>
          <w:p w14:paraId="2AAEAC00" w14:textId="1D5BBDDA" w:rsidR="00EA05EA" w:rsidRDefault="00776E26" w:rsidP="006C15DC">
            <w:pPr>
              <w:pStyle w:val="BodyText"/>
            </w:pPr>
            <w:del w:id="690" w:author="Pallavi Tonpe" w:date="2025-10-16T20:11:00Z" w16du:dateUtc="2025-10-17T00:11:00Z">
              <w:r w:rsidDel="00446A28">
                <w:delText xml:space="preserve">Carrier </w:delText>
              </w:r>
            </w:del>
            <w:ins w:id="691" w:author="Pallavi Tonpe" w:date="2025-10-16T20:11:00Z" w16du:dateUtc="2025-10-17T00:11:00Z">
              <w:r w:rsidR="00446A28">
                <w:t xml:space="preserve"> LVLENTITY </w:t>
              </w:r>
            </w:ins>
            <w:r>
              <w:t>from query above</w:t>
            </w:r>
          </w:p>
        </w:tc>
      </w:tr>
      <w:tr w:rsidR="00E173DE" w14:paraId="6412CC2E" w14:textId="77777777" w:rsidTr="00412A08">
        <w:tblPrEx>
          <w:tblW w:w="0" w:type="auto"/>
          <w:tblInd w:w="720" w:type="dxa"/>
          <w:tblPrExChange w:id="692"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693" w:author="Pallavi Tonpe" w:date="2025-11-04T13:29:00Z" w16du:dateUtc="2025-11-04T05:29:00Z">
              <w:tcPr>
                <w:tcW w:w="1431" w:type="dxa"/>
                <w:gridSpan w:val="2"/>
              </w:tcPr>
            </w:tcPrChange>
          </w:tcPr>
          <w:p w14:paraId="7FE61677" w14:textId="701E15DE" w:rsidR="00EA05EA" w:rsidRDefault="00C67865" w:rsidP="006C15DC">
            <w:pPr>
              <w:pStyle w:val="BodyText"/>
            </w:pPr>
            <w:r>
              <w:t>Notes</w:t>
            </w:r>
          </w:p>
        </w:tc>
        <w:tc>
          <w:tcPr>
            <w:tcW w:w="1765" w:type="dxa"/>
            <w:tcBorders>
              <w:top w:val="single" w:sz="4" w:space="0" w:color="auto"/>
              <w:left w:val="single" w:sz="4" w:space="0" w:color="auto"/>
              <w:bottom w:val="single" w:sz="4" w:space="0" w:color="auto"/>
              <w:right w:val="single" w:sz="4" w:space="0" w:color="auto"/>
            </w:tcBorders>
            <w:tcPrChange w:id="694" w:author="Pallavi Tonpe" w:date="2025-11-04T13:29:00Z" w16du:dateUtc="2025-11-04T05:29:00Z">
              <w:tcPr>
                <w:tcW w:w="1765" w:type="dxa"/>
                <w:gridSpan w:val="2"/>
              </w:tcPr>
            </w:tcPrChange>
          </w:tcPr>
          <w:p w14:paraId="38F8CEDD" w14:textId="77777777" w:rsidR="00EA05EA" w:rsidRPr="00B56924" w:rsidRDefault="00EA05EA" w:rsidP="006C15DC">
            <w:pPr>
              <w:pStyle w:val="BodyText"/>
            </w:pPr>
          </w:p>
        </w:tc>
        <w:tc>
          <w:tcPr>
            <w:tcW w:w="1120" w:type="dxa"/>
            <w:tcBorders>
              <w:top w:val="single" w:sz="4" w:space="0" w:color="auto"/>
              <w:left w:val="single" w:sz="4" w:space="0" w:color="auto"/>
              <w:bottom w:val="single" w:sz="4" w:space="0" w:color="auto"/>
              <w:right w:val="single" w:sz="4" w:space="0" w:color="auto"/>
            </w:tcBorders>
            <w:tcPrChange w:id="695" w:author="Pallavi Tonpe" w:date="2025-11-04T13:29:00Z" w16du:dateUtc="2025-11-04T05:29:00Z">
              <w:tcPr>
                <w:tcW w:w="1120" w:type="dxa"/>
                <w:gridSpan w:val="2"/>
              </w:tcPr>
            </w:tcPrChange>
          </w:tcPr>
          <w:p w14:paraId="3C24C309" w14:textId="0FAE8215" w:rsidR="00EA05EA" w:rsidRDefault="005D5643" w:rsidP="006C15DC">
            <w:pPr>
              <w:pStyle w:val="BodyText"/>
            </w:pPr>
            <w:r>
              <w:t>notes</w:t>
            </w:r>
          </w:p>
        </w:tc>
        <w:tc>
          <w:tcPr>
            <w:tcW w:w="5394" w:type="dxa"/>
            <w:tcBorders>
              <w:top w:val="single" w:sz="4" w:space="0" w:color="auto"/>
              <w:left w:val="single" w:sz="4" w:space="0" w:color="auto"/>
              <w:bottom w:val="single" w:sz="4" w:space="0" w:color="auto"/>
              <w:right w:val="single" w:sz="4" w:space="0" w:color="auto"/>
            </w:tcBorders>
            <w:tcPrChange w:id="696" w:author="Pallavi Tonpe" w:date="2025-11-04T13:29:00Z" w16du:dateUtc="2025-11-04T05:29:00Z">
              <w:tcPr>
                <w:tcW w:w="5394" w:type="dxa"/>
              </w:tcPr>
            </w:tcPrChange>
          </w:tcPr>
          <w:p w14:paraId="695B066F" w14:textId="76531AB6" w:rsidR="00EA05EA" w:rsidRDefault="00776E26" w:rsidP="006C15DC">
            <w:pPr>
              <w:pStyle w:val="BodyText"/>
            </w:pPr>
            <w:r>
              <w:t>Notes from qu</w:t>
            </w:r>
            <w:r w:rsidR="00856B30">
              <w:t>ery above</w:t>
            </w:r>
          </w:p>
        </w:tc>
      </w:tr>
      <w:tr w:rsidR="001F0838" w14:paraId="38C40981" w14:textId="77777777" w:rsidTr="00412A08">
        <w:tblPrEx>
          <w:tblW w:w="0" w:type="auto"/>
          <w:tblInd w:w="720" w:type="dxa"/>
          <w:tblPrExChange w:id="697" w:author="Pallavi Tonpe" w:date="2025-11-04T13:29:00Z" w16du:dateUtc="2025-11-04T05:29:00Z">
            <w:tblPrEx>
              <w:tblW w:w="0" w:type="auto"/>
              <w:tblInd w:w="720" w:type="dxa"/>
            </w:tblPrEx>
          </w:tblPrExChange>
        </w:tblPrEx>
        <w:trPr>
          <w:ins w:id="698" w:author="Pallavi Tonpe" w:date="2025-10-16T19:52:00Z"/>
        </w:trPr>
        <w:tc>
          <w:tcPr>
            <w:tcW w:w="1431" w:type="dxa"/>
            <w:tcBorders>
              <w:top w:val="single" w:sz="4" w:space="0" w:color="auto"/>
              <w:left w:val="single" w:sz="4" w:space="0" w:color="auto"/>
              <w:bottom w:val="single" w:sz="4" w:space="0" w:color="auto"/>
              <w:right w:val="single" w:sz="4" w:space="0" w:color="auto"/>
            </w:tcBorders>
            <w:tcPrChange w:id="699" w:author="Pallavi Tonpe" w:date="2025-11-04T13:29:00Z" w16du:dateUtc="2025-11-04T05:29:00Z">
              <w:tcPr>
                <w:tcW w:w="1431" w:type="dxa"/>
                <w:gridSpan w:val="2"/>
              </w:tcPr>
            </w:tcPrChange>
          </w:tcPr>
          <w:p w14:paraId="5192D8CA" w14:textId="5178CE97" w:rsidR="001F0838" w:rsidRDefault="001F0838" w:rsidP="001F0838">
            <w:pPr>
              <w:pStyle w:val="BodyText"/>
              <w:rPr>
                <w:ins w:id="700" w:author="Pallavi Tonpe" w:date="2025-10-16T19:52:00Z" w16du:dateUtc="2025-10-16T23:52:00Z"/>
              </w:rPr>
            </w:pPr>
            <w:ins w:id="701" w:author="Pallavi Tonpe" w:date="2025-10-16T19:53:00Z" w16du:dateUtc="2025-10-16T23:53:00Z">
              <w:r>
                <w:t>Service Period</w:t>
              </w:r>
            </w:ins>
          </w:p>
        </w:tc>
        <w:tc>
          <w:tcPr>
            <w:tcW w:w="1765" w:type="dxa"/>
            <w:tcBorders>
              <w:top w:val="single" w:sz="4" w:space="0" w:color="auto"/>
              <w:left w:val="single" w:sz="4" w:space="0" w:color="auto"/>
              <w:bottom w:val="single" w:sz="4" w:space="0" w:color="auto"/>
              <w:right w:val="single" w:sz="4" w:space="0" w:color="auto"/>
            </w:tcBorders>
            <w:tcPrChange w:id="702" w:author="Pallavi Tonpe" w:date="2025-11-04T13:29:00Z" w16du:dateUtc="2025-11-04T05:29:00Z">
              <w:tcPr>
                <w:tcW w:w="1765" w:type="dxa"/>
                <w:gridSpan w:val="2"/>
              </w:tcPr>
            </w:tcPrChange>
          </w:tcPr>
          <w:p w14:paraId="09938C10" w14:textId="229A5677" w:rsidR="001F0838" w:rsidRPr="00B56924" w:rsidRDefault="001F0838" w:rsidP="001F0838">
            <w:pPr>
              <w:pStyle w:val="BodyText"/>
              <w:rPr>
                <w:ins w:id="703" w:author="Pallavi Tonpe" w:date="2025-10-16T19:52:00Z" w16du:dateUtc="2025-10-16T23:52:00Z"/>
              </w:rPr>
            </w:pPr>
            <w:ins w:id="704" w:author="Pallavi Tonpe" w:date="2025-10-16T19:53:00Z" w16du:dateUtc="2025-10-16T23:53:00Z">
              <w:r w:rsidRPr="00D92BB1">
                <w:t>Feb-25</w:t>
              </w:r>
            </w:ins>
          </w:p>
        </w:tc>
        <w:tc>
          <w:tcPr>
            <w:tcW w:w="1120" w:type="dxa"/>
            <w:tcBorders>
              <w:top w:val="single" w:sz="4" w:space="0" w:color="auto"/>
              <w:left w:val="single" w:sz="4" w:space="0" w:color="auto"/>
              <w:bottom w:val="single" w:sz="4" w:space="0" w:color="auto"/>
              <w:right w:val="single" w:sz="4" w:space="0" w:color="auto"/>
            </w:tcBorders>
            <w:tcPrChange w:id="705" w:author="Pallavi Tonpe" w:date="2025-11-04T13:29:00Z" w16du:dateUtc="2025-11-04T05:29:00Z">
              <w:tcPr>
                <w:tcW w:w="1120" w:type="dxa"/>
                <w:gridSpan w:val="2"/>
              </w:tcPr>
            </w:tcPrChange>
          </w:tcPr>
          <w:p w14:paraId="7C70EAA5" w14:textId="15F3E461" w:rsidR="001F0838" w:rsidRDefault="001F0838" w:rsidP="001F0838">
            <w:pPr>
              <w:pStyle w:val="BodyText"/>
              <w:rPr>
                <w:ins w:id="706" w:author="Pallavi Tonpe" w:date="2025-10-16T19:52:00Z" w16du:dateUtc="2025-10-16T23:52:00Z"/>
              </w:rPr>
            </w:pPr>
            <w:ins w:id="707" w:author="Pallavi Tonpe" w:date="2025-10-16T19:53:00Z" w16du:dateUtc="2025-10-16T23:53:00Z">
              <w:r>
                <w:t>servicePeriod</w:t>
              </w:r>
            </w:ins>
          </w:p>
        </w:tc>
        <w:tc>
          <w:tcPr>
            <w:tcW w:w="5394" w:type="dxa"/>
            <w:tcBorders>
              <w:top w:val="single" w:sz="4" w:space="0" w:color="auto"/>
              <w:left w:val="single" w:sz="4" w:space="0" w:color="auto"/>
              <w:bottom w:val="single" w:sz="4" w:space="0" w:color="auto"/>
              <w:right w:val="single" w:sz="4" w:space="0" w:color="auto"/>
            </w:tcBorders>
            <w:tcPrChange w:id="708" w:author="Pallavi Tonpe" w:date="2025-11-04T13:29:00Z" w16du:dateUtc="2025-11-04T05:29:00Z">
              <w:tcPr>
                <w:tcW w:w="5394" w:type="dxa"/>
              </w:tcPr>
            </w:tcPrChange>
          </w:tcPr>
          <w:p w14:paraId="12E6BBEC" w14:textId="488D2C36" w:rsidR="001F0838" w:rsidRDefault="001F0838" w:rsidP="001F0838">
            <w:pPr>
              <w:pStyle w:val="BodyText"/>
              <w:rPr>
                <w:ins w:id="709" w:author="Pallavi Tonpe" w:date="2025-10-16T19:52:00Z" w16du:dateUtc="2025-10-16T23:52:00Z"/>
              </w:rPr>
            </w:pPr>
            <w:ins w:id="710" w:author="Pallavi Tonpe" w:date="2025-10-16T19:53:00Z" w16du:dateUtc="2025-10-16T23:53:00Z">
              <w:r>
                <w:t xml:space="preserve">END_DT from above query. Covert to MMM-YY format. </w:t>
              </w:r>
            </w:ins>
          </w:p>
        </w:tc>
      </w:tr>
      <w:tr w:rsidR="007D3BA5" w14:paraId="3F4BC29E" w14:textId="77777777" w:rsidTr="00412A08">
        <w:tblPrEx>
          <w:tblW w:w="0" w:type="auto"/>
          <w:tblInd w:w="720" w:type="dxa"/>
          <w:tblPrExChange w:id="711"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712" w:author="Pallavi Tonpe" w:date="2025-11-04T13:29:00Z" w16du:dateUtc="2025-11-04T05:29:00Z">
              <w:tcPr>
                <w:tcW w:w="1431" w:type="dxa"/>
                <w:gridSpan w:val="2"/>
              </w:tcPr>
            </w:tcPrChange>
          </w:tcPr>
          <w:p w14:paraId="28EA121E" w14:textId="474E91A9" w:rsidR="00C67865" w:rsidRDefault="00776E26" w:rsidP="006C15DC">
            <w:pPr>
              <w:pStyle w:val="BodyText"/>
            </w:pPr>
            <w:r>
              <w:t>Quantity</w:t>
            </w:r>
          </w:p>
        </w:tc>
        <w:tc>
          <w:tcPr>
            <w:tcW w:w="1765" w:type="dxa"/>
            <w:tcBorders>
              <w:top w:val="single" w:sz="4" w:space="0" w:color="auto"/>
              <w:left w:val="single" w:sz="4" w:space="0" w:color="auto"/>
              <w:bottom w:val="single" w:sz="4" w:space="0" w:color="auto"/>
              <w:right w:val="single" w:sz="4" w:space="0" w:color="auto"/>
            </w:tcBorders>
            <w:tcPrChange w:id="713" w:author="Pallavi Tonpe" w:date="2025-11-04T13:29:00Z" w16du:dateUtc="2025-11-04T05:29:00Z">
              <w:tcPr>
                <w:tcW w:w="1765" w:type="dxa"/>
                <w:gridSpan w:val="2"/>
              </w:tcPr>
            </w:tcPrChange>
          </w:tcPr>
          <w:p w14:paraId="36C5C5AB" w14:textId="77777777" w:rsidR="00C67865" w:rsidRPr="00B56924" w:rsidRDefault="00C67865" w:rsidP="006C15DC">
            <w:pPr>
              <w:pStyle w:val="BodyText"/>
            </w:pPr>
          </w:p>
        </w:tc>
        <w:tc>
          <w:tcPr>
            <w:tcW w:w="1120" w:type="dxa"/>
            <w:tcBorders>
              <w:top w:val="single" w:sz="4" w:space="0" w:color="auto"/>
              <w:left w:val="single" w:sz="4" w:space="0" w:color="auto"/>
              <w:bottom w:val="single" w:sz="4" w:space="0" w:color="auto"/>
              <w:right w:val="single" w:sz="4" w:space="0" w:color="auto"/>
            </w:tcBorders>
            <w:tcPrChange w:id="714" w:author="Pallavi Tonpe" w:date="2025-11-04T13:29:00Z" w16du:dateUtc="2025-11-04T05:29:00Z">
              <w:tcPr>
                <w:tcW w:w="1120" w:type="dxa"/>
                <w:gridSpan w:val="2"/>
              </w:tcPr>
            </w:tcPrChange>
          </w:tcPr>
          <w:p w14:paraId="5C3CF082" w14:textId="3785DF2F" w:rsidR="00C67865" w:rsidRDefault="005D5643" w:rsidP="006C15DC">
            <w:pPr>
              <w:pStyle w:val="BodyText"/>
            </w:pPr>
            <w:r>
              <w:t>quantity</w:t>
            </w:r>
          </w:p>
        </w:tc>
        <w:tc>
          <w:tcPr>
            <w:tcW w:w="5394" w:type="dxa"/>
            <w:tcBorders>
              <w:top w:val="single" w:sz="4" w:space="0" w:color="auto"/>
              <w:left w:val="single" w:sz="4" w:space="0" w:color="auto"/>
              <w:bottom w:val="single" w:sz="4" w:space="0" w:color="auto"/>
              <w:right w:val="single" w:sz="4" w:space="0" w:color="auto"/>
            </w:tcBorders>
            <w:tcPrChange w:id="715" w:author="Pallavi Tonpe" w:date="2025-11-04T13:29:00Z" w16du:dateUtc="2025-11-04T05:29:00Z">
              <w:tcPr>
                <w:tcW w:w="5394" w:type="dxa"/>
              </w:tcPr>
            </w:tcPrChange>
          </w:tcPr>
          <w:p w14:paraId="28E39EB1" w14:textId="4F29CC21" w:rsidR="00C67865" w:rsidRDefault="00856B30" w:rsidP="006C15DC">
            <w:pPr>
              <w:pStyle w:val="BodyText"/>
            </w:pPr>
            <w:r>
              <w:t>QTY from query above</w:t>
            </w:r>
          </w:p>
        </w:tc>
      </w:tr>
      <w:tr w:rsidR="000F59B3" w14:paraId="642C4AF1" w14:textId="77777777" w:rsidTr="00412A08">
        <w:tblPrEx>
          <w:tblW w:w="0" w:type="auto"/>
          <w:tblInd w:w="720" w:type="dxa"/>
          <w:tblPrExChange w:id="716"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717" w:author="Pallavi Tonpe" w:date="2025-11-04T13:29:00Z" w16du:dateUtc="2025-11-04T05:29:00Z">
              <w:tcPr>
                <w:tcW w:w="1431" w:type="dxa"/>
                <w:gridSpan w:val="2"/>
              </w:tcPr>
            </w:tcPrChange>
          </w:tcPr>
          <w:p w14:paraId="7FB638DA" w14:textId="0BCD743C" w:rsidR="00C67865" w:rsidRDefault="00776E26" w:rsidP="006C15DC">
            <w:pPr>
              <w:pStyle w:val="BodyText"/>
            </w:pPr>
            <w:r>
              <w:t>Rate</w:t>
            </w:r>
          </w:p>
        </w:tc>
        <w:tc>
          <w:tcPr>
            <w:tcW w:w="1765" w:type="dxa"/>
            <w:tcBorders>
              <w:top w:val="single" w:sz="4" w:space="0" w:color="auto"/>
              <w:left w:val="single" w:sz="4" w:space="0" w:color="auto"/>
              <w:bottom w:val="single" w:sz="4" w:space="0" w:color="auto"/>
              <w:right w:val="single" w:sz="4" w:space="0" w:color="auto"/>
            </w:tcBorders>
            <w:tcPrChange w:id="718" w:author="Pallavi Tonpe" w:date="2025-11-04T13:29:00Z" w16du:dateUtc="2025-11-04T05:29:00Z">
              <w:tcPr>
                <w:tcW w:w="1765" w:type="dxa"/>
                <w:gridSpan w:val="2"/>
              </w:tcPr>
            </w:tcPrChange>
          </w:tcPr>
          <w:p w14:paraId="0CB0050D" w14:textId="77777777" w:rsidR="00C67865" w:rsidRPr="00B56924" w:rsidRDefault="00C67865" w:rsidP="006C15DC">
            <w:pPr>
              <w:pStyle w:val="BodyText"/>
            </w:pPr>
          </w:p>
        </w:tc>
        <w:tc>
          <w:tcPr>
            <w:tcW w:w="1120" w:type="dxa"/>
            <w:tcBorders>
              <w:top w:val="single" w:sz="4" w:space="0" w:color="auto"/>
              <w:left w:val="single" w:sz="4" w:space="0" w:color="auto"/>
              <w:bottom w:val="single" w:sz="4" w:space="0" w:color="auto"/>
              <w:right w:val="single" w:sz="4" w:space="0" w:color="auto"/>
            </w:tcBorders>
            <w:tcPrChange w:id="719" w:author="Pallavi Tonpe" w:date="2025-11-04T13:29:00Z" w16du:dateUtc="2025-11-04T05:29:00Z">
              <w:tcPr>
                <w:tcW w:w="1120" w:type="dxa"/>
                <w:gridSpan w:val="2"/>
              </w:tcPr>
            </w:tcPrChange>
          </w:tcPr>
          <w:p w14:paraId="57BE6EF5" w14:textId="15F1302C" w:rsidR="00C67865" w:rsidRDefault="005D5643" w:rsidP="006C15DC">
            <w:pPr>
              <w:pStyle w:val="BodyText"/>
            </w:pPr>
            <w:r>
              <w:t>rate</w:t>
            </w:r>
          </w:p>
        </w:tc>
        <w:tc>
          <w:tcPr>
            <w:tcW w:w="5394" w:type="dxa"/>
            <w:tcBorders>
              <w:top w:val="single" w:sz="4" w:space="0" w:color="auto"/>
              <w:left w:val="single" w:sz="4" w:space="0" w:color="auto"/>
              <w:bottom w:val="single" w:sz="4" w:space="0" w:color="auto"/>
              <w:right w:val="single" w:sz="4" w:space="0" w:color="auto"/>
            </w:tcBorders>
            <w:tcPrChange w:id="720" w:author="Pallavi Tonpe" w:date="2025-11-04T13:29:00Z" w16du:dateUtc="2025-11-04T05:29:00Z">
              <w:tcPr>
                <w:tcW w:w="5394" w:type="dxa"/>
              </w:tcPr>
            </w:tcPrChange>
          </w:tcPr>
          <w:p w14:paraId="3FB37F6D" w14:textId="7F6D1805" w:rsidR="00C67865" w:rsidRDefault="00856B30" w:rsidP="006C15DC">
            <w:pPr>
              <w:pStyle w:val="BodyText"/>
            </w:pPr>
            <w:r>
              <w:t>RATE from Query Above</w:t>
            </w:r>
          </w:p>
        </w:tc>
      </w:tr>
      <w:tr w:rsidR="00325F30" w14:paraId="0E15B4E2" w14:textId="77777777" w:rsidTr="00412A08">
        <w:tblPrEx>
          <w:tblW w:w="0" w:type="auto"/>
          <w:tblInd w:w="720" w:type="dxa"/>
          <w:tblPrExChange w:id="721"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722" w:author="Pallavi Tonpe" w:date="2025-11-04T13:29:00Z" w16du:dateUtc="2025-11-04T05:29:00Z">
              <w:tcPr>
                <w:tcW w:w="1431" w:type="dxa"/>
                <w:gridSpan w:val="2"/>
              </w:tcPr>
            </w:tcPrChange>
          </w:tcPr>
          <w:p w14:paraId="60F86276" w14:textId="11A281AD" w:rsidR="00C67865" w:rsidRDefault="00776E26" w:rsidP="006C15DC">
            <w:pPr>
              <w:pStyle w:val="BodyText"/>
            </w:pPr>
            <w:r>
              <w:t>Amount</w:t>
            </w:r>
          </w:p>
        </w:tc>
        <w:tc>
          <w:tcPr>
            <w:tcW w:w="1765" w:type="dxa"/>
            <w:tcBorders>
              <w:top w:val="single" w:sz="4" w:space="0" w:color="auto"/>
              <w:left w:val="single" w:sz="4" w:space="0" w:color="auto"/>
              <w:bottom w:val="single" w:sz="4" w:space="0" w:color="auto"/>
              <w:right w:val="single" w:sz="4" w:space="0" w:color="auto"/>
            </w:tcBorders>
            <w:tcPrChange w:id="723" w:author="Pallavi Tonpe" w:date="2025-11-04T13:29:00Z" w16du:dateUtc="2025-11-04T05:29:00Z">
              <w:tcPr>
                <w:tcW w:w="1765" w:type="dxa"/>
                <w:gridSpan w:val="2"/>
              </w:tcPr>
            </w:tcPrChange>
          </w:tcPr>
          <w:p w14:paraId="33E641A7" w14:textId="77777777" w:rsidR="00C67865" w:rsidRPr="00B56924" w:rsidRDefault="00C67865" w:rsidP="006C15DC">
            <w:pPr>
              <w:pStyle w:val="BodyText"/>
            </w:pPr>
          </w:p>
        </w:tc>
        <w:tc>
          <w:tcPr>
            <w:tcW w:w="1120" w:type="dxa"/>
            <w:tcBorders>
              <w:top w:val="single" w:sz="4" w:space="0" w:color="auto"/>
              <w:left w:val="single" w:sz="4" w:space="0" w:color="auto"/>
              <w:bottom w:val="single" w:sz="4" w:space="0" w:color="auto"/>
              <w:right w:val="single" w:sz="4" w:space="0" w:color="auto"/>
            </w:tcBorders>
            <w:tcPrChange w:id="724" w:author="Pallavi Tonpe" w:date="2025-11-04T13:29:00Z" w16du:dateUtc="2025-11-04T05:29:00Z">
              <w:tcPr>
                <w:tcW w:w="1120" w:type="dxa"/>
                <w:gridSpan w:val="2"/>
              </w:tcPr>
            </w:tcPrChange>
          </w:tcPr>
          <w:p w14:paraId="23717604" w14:textId="6363F56B" w:rsidR="00C67865" w:rsidRDefault="005D5643" w:rsidP="006C15DC">
            <w:pPr>
              <w:pStyle w:val="BodyText"/>
            </w:pPr>
            <w:r>
              <w:t>amount</w:t>
            </w:r>
          </w:p>
        </w:tc>
        <w:tc>
          <w:tcPr>
            <w:tcW w:w="5394" w:type="dxa"/>
            <w:tcBorders>
              <w:top w:val="single" w:sz="4" w:space="0" w:color="auto"/>
              <w:left w:val="single" w:sz="4" w:space="0" w:color="auto"/>
              <w:bottom w:val="single" w:sz="4" w:space="0" w:color="auto"/>
              <w:right w:val="single" w:sz="4" w:space="0" w:color="auto"/>
            </w:tcBorders>
            <w:tcPrChange w:id="725" w:author="Pallavi Tonpe" w:date="2025-11-04T13:29:00Z" w16du:dateUtc="2025-11-04T05:29:00Z">
              <w:tcPr>
                <w:tcW w:w="5394" w:type="dxa"/>
              </w:tcPr>
            </w:tcPrChange>
          </w:tcPr>
          <w:p w14:paraId="52C942D5" w14:textId="3ACAE8EC" w:rsidR="00C67865" w:rsidRDefault="00856B30" w:rsidP="006C15DC">
            <w:pPr>
              <w:pStyle w:val="BodyText"/>
            </w:pPr>
            <w:r>
              <w:t>AMT from query above</w:t>
            </w:r>
          </w:p>
        </w:tc>
      </w:tr>
      <w:tr w:rsidR="001E5333" w14:paraId="0E5880BF" w14:textId="77777777" w:rsidTr="00412A08">
        <w:tblPrEx>
          <w:tblW w:w="0" w:type="auto"/>
          <w:tblInd w:w="720" w:type="dxa"/>
          <w:tblPrExChange w:id="726"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727" w:author="Pallavi Tonpe" w:date="2025-11-04T13:29:00Z" w16du:dateUtc="2025-11-04T05:29:00Z">
              <w:tcPr>
                <w:tcW w:w="9710" w:type="dxa"/>
                <w:gridSpan w:val="7"/>
              </w:tcPr>
            </w:tcPrChange>
          </w:tcPr>
          <w:p w14:paraId="465D8F8A" w14:textId="7FDCFE44" w:rsidR="001E5333" w:rsidRDefault="001E5333" w:rsidP="006C15DC">
            <w:pPr>
              <w:pStyle w:val="BodyText"/>
            </w:pPr>
            <w:r>
              <w:t>End of rateDescription</w:t>
            </w:r>
          </w:p>
        </w:tc>
      </w:tr>
      <w:tr w:rsidR="00CF46E3" w14:paraId="060F9664" w14:textId="77777777" w:rsidTr="00412A08">
        <w:tblPrEx>
          <w:tblW w:w="0" w:type="auto"/>
          <w:tblInd w:w="720" w:type="dxa"/>
          <w:tblPrExChange w:id="728"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729" w:author="Pallavi Tonpe" w:date="2025-11-04T13:29:00Z" w16du:dateUtc="2025-11-04T05:29:00Z">
              <w:tcPr>
                <w:tcW w:w="9710" w:type="dxa"/>
                <w:gridSpan w:val="7"/>
              </w:tcPr>
            </w:tcPrChange>
          </w:tcPr>
          <w:p w14:paraId="4DBA7B0E" w14:textId="313C876F" w:rsidR="00CF46E3" w:rsidRDefault="00CF46E3" w:rsidP="006C15DC">
            <w:pPr>
              <w:pStyle w:val="BodyText"/>
            </w:pPr>
            <w:r>
              <w:t>End of rateDescriptionGroup</w:t>
            </w:r>
          </w:p>
        </w:tc>
      </w:tr>
      <w:tr w:rsidR="005B296B" w14:paraId="73A01850" w14:textId="77777777" w:rsidTr="00412A08">
        <w:tblPrEx>
          <w:tblW w:w="0" w:type="auto"/>
          <w:tblInd w:w="720" w:type="dxa"/>
          <w:tblPrExChange w:id="730"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731" w:author="Pallavi Tonpe" w:date="2025-11-04T13:29:00Z" w16du:dateUtc="2025-11-04T05:29:00Z">
              <w:tcPr>
                <w:tcW w:w="1431" w:type="dxa"/>
                <w:gridSpan w:val="2"/>
              </w:tcPr>
            </w:tcPrChange>
          </w:tcPr>
          <w:p w14:paraId="65FCB0A5" w14:textId="136F3388" w:rsidR="00CF46E3" w:rsidRDefault="00670D7A" w:rsidP="006C15DC">
            <w:pPr>
              <w:pStyle w:val="BodyText"/>
            </w:pPr>
            <w:r>
              <w:t>Total Quantity</w:t>
            </w:r>
          </w:p>
        </w:tc>
        <w:tc>
          <w:tcPr>
            <w:tcW w:w="1765" w:type="dxa"/>
            <w:tcBorders>
              <w:top w:val="single" w:sz="4" w:space="0" w:color="auto"/>
              <w:left w:val="single" w:sz="4" w:space="0" w:color="auto"/>
              <w:bottom w:val="single" w:sz="4" w:space="0" w:color="auto"/>
              <w:right w:val="single" w:sz="4" w:space="0" w:color="auto"/>
            </w:tcBorders>
            <w:tcPrChange w:id="732" w:author="Pallavi Tonpe" w:date="2025-11-04T13:29:00Z" w16du:dateUtc="2025-11-04T05:29:00Z">
              <w:tcPr>
                <w:tcW w:w="1765" w:type="dxa"/>
                <w:gridSpan w:val="2"/>
              </w:tcPr>
            </w:tcPrChange>
          </w:tcPr>
          <w:p w14:paraId="2A118761" w14:textId="48422194" w:rsidR="00CF46E3" w:rsidRPr="00B56924" w:rsidRDefault="00E173DE" w:rsidP="006C15DC">
            <w:pPr>
              <w:pStyle w:val="BodyText"/>
            </w:pPr>
            <w:r>
              <w:t>55,178</w:t>
            </w:r>
          </w:p>
        </w:tc>
        <w:tc>
          <w:tcPr>
            <w:tcW w:w="1120" w:type="dxa"/>
            <w:tcBorders>
              <w:top w:val="single" w:sz="4" w:space="0" w:color="auto"/>
              <w:left w:val="single" w:sz="4" w:space="0" w:color="auto"/>
              <w:bottom w:val="single" w:sz="4" w:space="0" w:color="auto"/>
              <w:right w:val="single" w:sz="4" w:space="0" w:color="auto"/>
            </w:tcBorders>
            <w:tcPrChange w:id="733" w:author="Pallavi Tonpe" w:date="2025-11-04T13:29:00Z" w16du:dateUtc="2025-11-04T05:29:00Z">
              <w:tcPr>
                <w:tcW w:w="1120" w:type="dxa"/>
                <w:gridSpan w:val="2"/>
              </w:tcPr>
            </w:tcPrChange>
          </w:tcPr>
          <w:p w14:paraId="7D835B1E" w14:textId="33173026" w:rsidR="00CF46E3" w:rsidRDefault="00E173DE" w:rsidP="006C15DC">
            <w:pPr>
              <w:pStyle w:val="BodyText"/>
            </w:pPr>
            <w:r>
              <w:t>totalItemQuantity</w:t>
            </w:r>
          </w:p>
        </w:tc>
        <w:tc>
          <w:tcPr>
            <w:tcW w:w="5394" w:type="dxa"/>
            <w:tcBorders>
              <w:top w:val="single" w:sz="4" w:space="0" w:color="auto"/>
              <w:left w:val="single" w:sz="4" w:space="0" w:color="auto"/>
              <w:bottom w:val="single" w:sz="4" w:space="0" w:color="auto"/>
              <w:right w:val="single" w:sz="4" w:space="0" w:color="auto"/>
            </w:tcBorders>
            <w:tcPrChange w:id="734" w:author="Pallavi Tonpe" w:date="2025-11-04T13:29:00Z" w16du:dateUtc="2025-11-04T05:29:00Z">
              <w:tcPr>
                <w:tcW w:w="5394" w:type="dxa"/>
              </w:tcPr>
            </w:tcPrChange>
          </w:tcPr>
          <w:p w14:paraId="334B87A8" w14:textId="71521CEB" w:rsidR="00CF46E3" w:rsidRDefault="003C260C" w:rsidP="006C15DC">
            <w:pPr>
              <w:pStyle w:val="BodyText"/>
            </w:pPr>
            <w:r>
              <w:t>Sum of All QTY for the Rate Description Group</w:t>
            </w:r>
          </w:p>
        </w:tc>
      </w:tr>
      <w:tr w:rsidR="00A47A65" w14:paraId="02303D51" w14:textId="77777777" w:rsidTr="00412A08">
        <w:tblPrEx>
          <w:tblW w:w="0" w:type="auto"/>
          <w:tblInd w:w="720" w:type="dxa"/>
          <w:tblPrExChange w:id="735"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736" w:author="Pallavi Tonpe" w:date="2025-11-04T13:29:00Z" w16du:dateUtc="2025-11-04T05:29:00Z">
              <w:tcPr>
                <w:tcW w:w="1431" w:type="dxa"/>
                <w:gridSpan w:val="2"/>
              </w:tcPr>
            </w:tcPrChange>
          </w:tcPr>
          <w:p w14:paraId="5A8FC333" w14:textId="0542A3F1" w:rsidR="003C260C" w:rsidRDefault="003C260C" w:rsidP="003C260C">
            <w:pPr>
              <w:pStyle w:val="BodyText"/>
            </w:pPr>
            <w:r>
              <w:t>Total Amount</w:t>
            </w:r>
          </w:p>
        </w:tc>
        <w:tc>
          <w:tcPr>
            <w:tcW w:w="1765" w:type="dxa"/>
            <w:tcBorders>
              <w:top w:val="single" w:sz="4" w:space="0" w:color="auto"/>
              <w:left w:val="single" w:sz="4" w:space="0" w:color="auto"/>
              <w:bottom w:val="single" w:sz="4" w:space="0" w:color="auto"/>
              <w:right w:val="single" w:sz="4" w:space="0" w:color="auto"/>
            </w:tcBorders>
            <w:tcPrChange w:id="737" w:author="Pallavi Tonpe" w:date="2025-11-04T13:29:00Z" w16du:dateUtc="2025-11-04T05:29:00Z">
              <w:tcPr>
                <w:tcW w:w="1765" w:type="dxa"/>
                <w:gridSpan w:val="2"/>
              </w:tcPr>
            </w:tcPrChange>
          </w:tcPr>
          <w:p w14:paraId="584051FE" w14:textId="78134835" w:rsidR="003C260C" w:rsidRPr="00B56924" w:rsidRDefault="00407EE1" w:rsidP="003C260C">
            <w:pPr>
              <w:pStyle w:val="BodyText"/>
            </w:pPr>
            <w:r>
              <w:t>1,268,629.40</w:t>
            </w:r>
          </w:p>
        </w:tc>
        <w:tc>
          <w:tcPr>
            <w:tcW w:w="1120" w:type="dxa"/>
            <w:tcBorders>
              <w:top w:val="single" w:sz="4" w:space="0" w:color="auto"/>
              <w:left w:val="single" w:sz="4" w:space="0" w:color="auto"/>
              <w:bottom w:val="single" w:sz="4" w:space="0" w:color="auto"/>
              <w:right w:val="single" w:sz="4" w:space="0" w:color="auto"/>
            </w:tcBorders>
            <w:tcPrChange w:id="738" w:author="Pallavi Tonpe" w:date="2025-11-04T13:29:00Z" w16du:dateUtc="2025-11-04T05:29:00Z">
              <w:tcPr>
                <w:tcW w:w="1120" w:type="dxa"/>
                <w:gridSpan w:val="2"/>
              </w:tcPr>
            </w:tcPrChange>
          </w:tcPr>
          <w:p w14:paraId="36966EA4" w14:textId="05EDF1E3" w:rsidR="003C260C" w:rsidRDefault="003C260C" w:rsidP="003C260C">
            <w:pPr>
              <w:pStyle w:val="BodyText"/>
            </w:pPr>
            <w:r>
              <w:t>totalItem</w:t>
            </w:r>
            <w:r w:rsidR="00407EE1">
              <w:t>Amount</w:t>
            </w:r>
          </w:p>
        </w:tc>
        <w:tc>
          <w:tcPr>
            <w:tcW w:w="5394" w:type="dxa"/>
            <w:tcBorders>
              <w:top w:val="single" w:sz="4" w:space="0" w:color="auto"/>
              <w:left w:val="single" w:sz="4" w:space="0" w:color="auto"/>
              <w:bottom w:val="single" w:sz="4" w:space="0" w:color="auto"/>
              <w:right w:val="single" w:sz="4" w:space="0" w:color="auto"/>
            </w:tcBorders>
            <w:tcPrChange w:id="739" w:author="Pallavi Tonpe" w:date="2025-11-04T13:29:00Z" w16du:dateUtc="2025-11-04T05:29:00Z">
              <w:tcPr>
                <w:tcW w:w="5394" w:type="dxa"/>
              </w:tcPr>
            </w:tcPrChange>
          </w:tcPr>
          <w:p w14:paraId="441F5C99" w14:textId="59D6CB01" w:rsidR="003C260C" w:rsidRDefault="003C260C" w:rsidP="003C260C">
            <w:pPr>
              <w:pStyle w:val="BodyText"/>
            </w:pPr>
            <w:r>
              <w:t xml:space="preserve">Sum of All </w:t>
            </w:r>
            <w:r w:rsidR="00407EE1">
              <w:t xml:space="preserve">AMT </w:t>
            </w:r>
            <w:r>
              <w:t>for the Rate Description Group</w:t>
            </w:r>
          </w:p>
        </w:tc>
      </w:tr>
      <w:tr w:rsidR="00325F30" w14:paraId="7D364EA2" w14:textId="77777777" w:rsidTr="00412A08">
        <w:tblPrEx>
          <w:tblW w:w="0" w:type="auto"/>
          <w:tblInd w:w="720" w:type="dxa"/>
          <w:tblPrExChange w:id="740"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741" w:author="Pallavi Tonpe" w:date="2025-11-04T13:29:00Z" w16du:dateUtc="2025-11-04T05:29:00Z">
              <w:tcPr>
                <w:tcW w:w="9710" w:type="dxa"/>
                <w:gridSpan w:val="7"/>
              </w:tcPr>
            </w:tcPrChange>
          </w:tcPr>
          <w:p w14:paraId="2E368919" w14:textId="5C238B33" w:rsidR="00325F30" w:rsidRDefault="00325F30" w:rsidP="003C260C">
            <w:pPr>
              <w:pStyle w:val="BodyText"/>
            </w:pPr>
            <w:r>
              <w:t>End of chargeDescriptionDetails</w:t>
            </w:r>
          </w:p>
        </w:tc>
      </w:tr>
      <w:tr w:rsidR="00552211" w14:paraId="66B3F2CB" w14:textId="77777777" w:rsidTr="00412A08">
        <w:tblPrEx>
          <w:tblW w:w="0" w:type="auto"/>
          <w:tblInd w:w="720" w:type="dxa"/>
          <w:tblPrExChange w:id="742" w:author="Pallavi Tonpe" w:date="2025-11-04T13:29:00Z" w16du:dateUtc="2025-11-04T05:29:00Z">
            <w:tblPrEx>
              <w:tblW w:w="0" w:type="auto"/>
              <w:tblInd w:w="720" w:type="dxa"/>
            </w:tblPrEx>
          </w:tblPrExChange>
        </w:tblPrEx>
        <w:tc>
          <w:tcPr>
            <w:tcW w:w="9710" w:type="dxa"/>
            <w:gridSpan w:val="4"/>
            <w:tcBorders>
              <w:top w:val="single" w:sz="4" w:space="0" w:color="auto"/>
              <w:left w:val="single" w:sz="4" w:space="0" w:color="auto"/>
              <w:bottom w:val="single" w:sz="4" w:space="0" w:color="auto"/>
              <w:right w:val="single" w:sz="4" w:space="0" w:color="auto"/>
            </w:tcBorders>
            <w:tcPrChange w:id="743" w:author="Pallavi Tonpe" w:date="2025-11-04T13:29:00Z" w16du:dateUtc="2025-11-04T05:29:00Z">
              <w:tcPr>
                <w:tcW w:w="9710" w:type="dxa"/>
                <w:gridSpan w:val="7"/>
              </w:tcPr>
            </w:tcPrChange>
          </w:tcPr>
          <w:p w14:paraId="74FB45DC" w14:textId="3FED6DFC" w:rsidR="00552211" w:rsidRDefault="00552211" w:rsidP="003C260C">
            <w:pPr>
              <w:pStyle w:val="BodyText"/>
            </w:pPr>
            <w:r>
              <w:t>End of invoiceDetails</w:t>
            </w:r>
          </w:p>
        </w:tc>
      </w:tr>
      <w:tr w:rsidR="000F59B3" w14:paraId="25CF2FB0" w14:textId="77777777" w:rsidTr="00412A08">
        <w:tblPrEx>
          <w:tblW w:w="0" w:type="auto"/>
          <w:tblInd w:w="720" w:type="dxa"/>
          <w:tblPrExChange w:id="744"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745" w:author="Pallavi Tonpe" w:date="2025-11-04T13:29:00Z" w16du:dateUtc="2025-11-04T05:29:00Z">
              <w:tcPr>
                <w:tcW w:w="1431" w:type="dxa"/>
                <w:gridSpan w:val="2"/>
              </w:tcPr>
            </w:tcPrChange>
          </w:tcPr>
          <w:p w14:paraId="49134C28" w14:textId="77777777" w:rsidR="003C260C" w:rsidRDefault="003C260C" w:rsidP="003C260C">
            <w:pPr>
              <w:pStyle w:val="BodyText"/>
            </w:pPr>
            <w:r>
              <w:t>Remit To</w:t>
            </w:r>
          </w:p>
        </w:tc>
        <w:tc>
          <w:tcPr>
            <w:tcW w:w="1765" w:type="dxa"/>
            <w:tcBorders>
              <w:top w:val="single" w:sz="4" w:space="0" w:color="auto"/>
              <w:left w:val="single" w:sz="4" w:space="0" w:color="auto"/>
              <w:bottom w:val="single" w:sz="4" w:space="0" w:color="auto"/>
              <w:right w:val="single" w:sz="4" w:space="0" w:color="auto"/>
            </w:tcBorders>
            <w:tcPrChange w:id="746" w:author="Pallavi Tonpe" w:date="2025-11-04T13:29:00Z" w16du:dateUtc="2025-11-04T05:29:00Z">
              <w:tcPr>
                <w:tcW w:w="1765" w:type="dxa"/>
                <w:gridSpan w:val="2"/>
              </w:tcPr>
            </w:tcPrChange>
          </w:tcPr>
          <w:p w14:paraId="045D64F0" w14:textId="77777777" w:rsidR="003C260C" w:rsidRDefault="003C260C" w:rsidP="003C260C">
            <w:pPr>
              <w:pStyle w:val="BodyText"/>
            </w:pPr>
            <w:r w:rsidRPr="00B56924">
              <w:t>Prime Therapeutics, P.O. Box 860466 Minneapolis, MN 55486-0466</w:t>
            </w:r>
          </w:p>
        </w:tc>
        <w:tc>
          <w:tcPr>
            <w:tcW w:w="1120" w:type="dxa"/>
            <w:tcBorders>
              <w:top w:val="single" w:sz="4" w:space="0" w:color="auto"/>
              <w:left w:val="single" w:sz="4" w:space="0" w:color="auto"/>
              <w:bottom w:val="single" w:sz="4" w:space="0" w:color="auto"/>
              <w:right w:val="single" w:sz="4" w:space="0" w:color="auto"/>
            </w:tcBorders>
            <w:tcPrChange w:id="747" w:author="Pallavi Tonpe" w:date="2025-11-04T13:29:00Z" w16du:dateUtc="2025-11-04T05:29:00Z">
              <w:tcPr>
                <w:tcW w:w="1120" w:type="dxa"/>
                <w:gridSpan w:val="2"/>
              </w:tcPr>
            </w:tcPrChange>
          </w:tcPr>
          <w:p w14:paraId="53C2ABCD" w14:textId="77777777" w:rsidR="00B30D51" w:rsidRDefault="00A17812" w:rsidP="003C260C">
            <w:pPr>
              <w:pStyle w:val="BodyText"/>
            </w:pPr>
            <w:r>
              <w:t xml:space="preserve">remitAddress1 </w:t>
            </w:r>
          </w:p>
          <w:p w14:paraId="23138447" w14:textId="65470BDD" w:rsidR="003C260C" w:rsidRDefault="00B30D51" w:rsidP="003C260C">
            <w:pPr>
              <w:pStyle w:val="BodyText"/>
            </w:pPr>
            <w:r>
              <w:t>G</w:t>
            </w:r>
            <w:r w:rsidR="00A17812">
              <w:t>roup</w:t>
            </w:r>
          </w:p>
        </w:tc>
        <w:tc>
          <w:tcPr>
            <w:tcW w:w="5394" w:type="dxa"/>
            <w:tcBorders>
              <w:top w:val="single" w:sz="4" w:space="0" w:color="auto"/>
              <w:left w:val="single" w:sz="4" w:space="0" w:color="auto"/>
              <w:bottom w:val="single" w:sz="4" w:space="0" w:color="auto"/>
              <w:right w:val="single" w:sz="4" w:space="0" w:color="auto"/>
            </w:tcBorders>
            <w:tcPrChange w:id="748" w:author="Pallavi Tonpe" w:date="2025-11-04T13:29:00Z" w16du:dateUtc="2025-11-04T05:29:00Z">
              <w:tcPr>
                <w:tcW w:w="5394" w:type="dxa"/>
              </w:tcPr>
            </w:tcPrChange>
          </w:tcPr>
          <w:p w14:paraId="31269CEC" w14:textId="77777777" w:rsidR="00B5466C" w:rsidRDefault="003C260C" w:rsidP="00B5466C">
            <w:pPr>
              <w:pStyle w:val="BodyText"/>
            </w:pPr>
            <w:r>
              <w:t xml:space="preserve">Refer extendable lookup </w:t>
            </w:r>
            <w:r w:rsidR="00B5466C" w:rsidRPr="001565F7">
              <w:t>CM-MarketsExtLookup</w:t>
            </w:r>
          </w:p>
          <w:p w14:paraId="3356D8FD" w14:textId="77777777" w:rsidR="003C260C" w:rsidRDefault="003C260C" w:rsidP="003C260C">
            <w:pPr>
              <w:pStyle w:val="BodyText"/>
            </w:pPr>
            <w:r>
              <w:t>For “Remit To”</w:t>
            </w:r>
          </w:p>
        </w:tc>
      </w:tr>
      <w:tr w:rsidR="000F59B3" w14:paraId="49BDAA18" w14:textId="77777777" w:rsidTr="00412A08">
        <w:tblPrEx>
          <w:tblW w:w="0" w:type="auto"/>
          <w:tblInd w:w="720" w:type="dxa"/>
          <w:tblPrExChange w:id="749"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750" w:author="Pallavi Tonpe" w:date="2025-11-04T13:29:00Z" w16du:dateUtc="2025-11-04T05:29:00Z">
              <w:tcPr>
                <w:tcW w:w="1431" w:type="dxa"/>
                <w:gridSpan w:val="2"/>
              </w:tcPr>
            </w:tcPrChange>
          </w:tcPr>
          <w:p w14:paraId="18653B3F" w14:textId="77777777" w:rsidR="003C260C" w:rsidRDefault="003C260C" w:rsidP="003C260C">
            <w:pPr>
              <w:pStyle w:val="BodyText"/>
            </w:pPr>
            <w:r>
              <w:t>Wire To</w:t>
            </w:r>
          </w:p>
        </w:tc>
        <w:tc>
          <w:tcPr>
            <w:tcW w:w="1765" w:type="dxa"/>
            <w:tcBorders>
              <w:top w:val="single" w:sz="4" w:space="0" w:color="auto"/>
              <w:left w:val="single" w:sz="4" w:space="0" w:color="auto"/>
              <w:bottom w:val="single" w:sz="4" w:space="0" w:color="auto"/>
              <w:right w:val="single" w:sz="4" w:space="0" w:color="auto"/>
            </w:tcBorders>
            <w:tcPrChange w:id="751" w:author="Pallavi Tonpe" w:date="2025-11-04T13:29:00Z" w16du:dateUtc="2025-11-04T05:29:00Z">
              <w:tcPr>
                <w:tcW w:w="1765" w:type="dxa"/>
                <w:gridSpan w:val="2"/>
              </w:tcPr>
            </w:tcPrChange>
          </w:tcPr>
          <w:p w14:paraId="7E9E9E39" w14:textId="77777777" w:rsidR="003C260C" w:rsidRDefault="003C260C" w:rsidP="003C260C">
            <w:pPr>
              <w:pStyle w:val="BodyText"/>
            </w:pPr>
            <w:r>
              <w:t>Wire &amp; ACH Transfer Instructions:  U.S. Bank, N.A., 800 Nicolett Mall, Minneapolis, MN 55402</w:t>
            </w:r>
          </w:p>
          <w:p w14:paraId="2628F5B5" w14:textId="77777777" w:rsidR="003C260C" w:rsidRDefault="003C260C" w:rsidP="003C260C">
            <w:pPr>
              <w:pStyle w:val="BodyText"/>
            </w:pPr>
            <w:r>
              <w:t>ABA# 123000848, Account Name:  Prime Therapeutics LLC</w:t>
            </w:r>
          </w:p>
          <w:p w14:paraId="0C66E41E" w14:textId="77777777" w:rsidR="003C260C" w:rsidRDefault="003C260C" w:rsidP="003C260C">
            <w:pPr>
              <w:pStyle w:val="BodyText"/>
            </w:pPr>
            <w:r>
              <w:t>Beneficiary Account Number (Wire):  153910871687, Receiving Account Number (ACH):  15310871687</w:t>
            </w:r>
          </w:p>
          <w:p w14:paraId="624A11B0" w14:textId="77777777" w:rsidR="003C260C" w:rsidRPr="00B56924" w:rsidRDefault="003C260C" w:rsidP="003C260C">
            <w:pPr>
              <w:pStyle w:val="BodyText"/>
            </w:pPr>
            <w:r>
              <w:t>Please Reference Invoice Number</w:t>
            </w:r>
          </w:p>
        </w:tc>
        <w:tc>
          <w:tcPr>
            <w:tcW w:w="1120" w:type="dxa"/>
            <w:tcBorders>
              <w:top w:val="single" w:sz="4" w:space="0" w:color="auto"/>
              <w:left w:val="single" w:sz="4" w:space="0" w:color="auto"/>
              <w:bottom w:val="single" w:sz="4" w:space="0" w:color="auto"/>
              <w:right w:val="single" w:sz="4" w:space="0" w:color="auto"/>
            </w:tcBorders>
            <w:tcPrChange w:id="752" w:author="Pallavi Tonpe" w:date="2025-11-04T13:29:00Z" w16du:dateUtc="2025-11-04T05:29:00Z">
              <w:tcPr>
                <w:tcW w:w="1120" w:type="dxa"/>
                <w:gridSpan w:val="2"/>
              </w:tcPr>
            </w:tcPrChange>
          </w:tcPr>
          <w:p w14:paraId="1DB29989" w14:textId="6C50CB35" w:rsidR="003C260C" w:rsidRDefault="0099328D" w:rsidP="003C260C">
            <w:pPr>
              <w:pStyle w:val="BodyText"/>
            </w:pPr>
            <w:r>
              <w:t>remitAddress</w:t>
            </w:r>
            <w:r w:rsidR="00E960D3">
              <w:t>2 Group</w:t>
            </w:r>
          </w:p>
        </w:tc>
        <w:tc>
          <w:tcPr>
            <w:tcW w:w="5394" w:type="dxa"/>
            <w:tcBorders>
              <w:top w:val="single" w:sz="4" w:space="0" w:color="auto"/>
              <w:left w:val="single" w:sz="4" w:space="0" w:color="auto"/>
              <w:bottom w:val="single" w:sz="4" w:space="0" w:color="auto"/>
              <w:right w:val="single" w:sz="4" w:space="0" w:color="auto"/>
            </w:tcBorders>
            <w:tcPrChange w:id="753" w:author="Pallavi Tonpe" w:date="2025-11-04T13:29:00Z" w16du:dateUtc="2025-11-04T05:29:00Z">
              <w:tcPr>
                <w:tcW w:w="5394" w:type="dxa"/>
              </w:tcPr>
            </w:tcPrChange>
          </w:tcPr>
          <w:p w14:paraId="35F05CD3" w14:textId="77777777" w:rsidR="00B5466C" w:rsidRDefault="003C260C" w:rsidP="00B5466C">
            <w:pPr>
              <w:pStyle w:val="BodyText"/>
            </w:pPr>
            <w:r>
              <w:t xml:space="preserve">Refer extendable lookup </w:t>
            </w:r>
            <w:r w:rsidR="00B5466C" w:rsidRPr="001565F7">
              <w:t>CM-MarketsExtLookup</w:t>
            </w:r>
          </w:p>
          <w:p w14:paraId="55D0E3BD" w14:textId="77777777" w:rsidR="003C260C" w:rsidRDefault="003C260C" w:rsidP="003C260C">
            <w:pPr>
              <w:pStyle w:val="BodyText"/>
            </w:pPr>
            <w:r>
              <w:t>For “Wire To”</w:t>
            </w:r>
          </w:p>
        </w:tc>
      </w:tr>
      <w:tr w:rsidR="000F59B3" w14:paraId="6A255245" w14:textId="77777777" w:rsidTr="00412A08">
        <w:tblPrEx>
          <w:tblW w:w="0" w:type="auto"/>
          <w:tblInd w:w="720" w:type="dxa"/>
          <w:tblPrExChange w:id="754" w:author="Pallavi Tonpe" w:date="2025-11-04T13:29:00Z" w16du:dateUtc="2025-11-04T05:29:00Z">
            <w:tblPrEx>
              <w:tblW w:w="0" w:type="auto"/>
              <w:tblInd w:w="720" w:type="dxa"/>
            </w:tblPrEx>
          </w:tblPrExChange>
        </w:tblPrEx>
        <w:tc>
          <w:tcPr>
            <w:tcW w:w="1431" w:type="dxa"/>
            <w:tcBorders>
              <w:top w:val="single" w:sz="4" w:space="0" w:color="auto"/>
              <w:left w:val="single" w:sz="4" w:space="0" w:color="auto"/>
              <w:bottom w:val="single" w:sz="4" w:space="0" w:color="auto"/>
              <w:right w:val="single" w:sz="4" w:space="0" w:color="auto"/>
            </w:tcBorders>
            <w:tcPrChange w:id="755" w:author="Pallavi Tonpe" w:date="2025-11-04T13:29:00Z" w16du:dateUtc="2025-11-04T05:29:00Z">
              <w:tcPr>
                <w:tcW w:w="1431" w:type="dxa"/>
                <w:gridSpan w:val="2"/>
              </w:tcPr>
            </w:tcPrChange>
          </w:tcPr>
          <w:p w14:paraId="0C332BCB" w14:textId="77777777" w:rsidR="003C260C" w:rsidRDefault="003C260C" w:rsidP="003C260C">
            <w:pPr>
              <w:pStyle w:val="BodyText"/>
            </w:pPr>
            <w:r>
              <w:t>Prime Contact Email</w:t>
            </w:r>
          </w:p>
        </w:tc>
        <w:tc>
          <w:tcPr>
            <w:tcW w:w="1765" w:type="dxa"/>
            <w:tcBorders>
              <w:top w:val="single" w:sz="4" w:space="0" w:color="auto"/>
              <w:left w:val="single" w:sz="4" w:space="0" w:color="auto"/>
              <w:bottom w:val="single" w:sz="4" w:space="0" w:color="auto"/>
              <w:right w:val="single" w:sz="4" w:space="0" w:color="auto"/>
            </w:tcBorders>
            <w:tcPrChange w:id="756" w:author="Pallavi Tonpe" w:date="2025-11-04T13:29:00Z" w16du:dateUtc="2025-11-04T05:29:00Z">
              <w:tcPr>
                <w:tcW w:w="1765" w:type="dxa"/>
                <w:gridSpan w:val="2"/>
              </w:tcPr>
            </w:tcPrChange>
          </w:tcPr>
          <w:p w14:paraId="2223D2C1" w14:textId="77777777" w:rsidR="003C260C" w:rsidRDefault="003C260C" w:rsidP="003C260C">
            <w:pPr>
              <w:pStyle w:val="BodyText"/>
            </w:pPr>
            <w:r w:rsidRPr="00E12574">
              <w:t>xxxxx@primetherapeutics.com</w:t>
            </w:r>
          </w:p>
        </w:tc>
        <w:tc>
          <w:tcPr>
            <w:tcW w:w="1120" w:type="dxa"/>
            <w:tcBorders>
              <w:top w:val="single" w:sz="4" w:space="0" w:color="auto"/>
              <w:left w:val="single" w:sz="4" w:space="0" w:color="auto"/>
              <w:bottom w:val="single" w:sz="4" w:space="0" w:color="auto"/>
              <w:right w:val="single" w:sz="4" w:space="0" w:color="auto"/>
            </w:tcBorders>
            <w:tcPrChange w:id="757" w:author="Pallavi Tonpe" w:date="2025-11-04T13:29:00Z" w16du:dateUtc="2025-11-04T05:29:00Z">
              <w:tcPr>
                <w:tcW w:w="1120" w:type="dxa"/>
                <w:gridSpan w:val="2"/>
              </w:tcPr>
            </w:tcPrChange>
          </w:tcPr>
          <w:p w14:paraId="0608E6EB" w14:textId="33A5242A" w:rsidR="003C260C" w:rsidRDefault="006A6B30" w:rsidP="003C260C">
            <w:pPr>
              <w:pStyle w:val="BodyText"/>
            </w:pPr>
            <w:r>
              <w:t>footer2</w:t>
            </w:r>
          </w:p>
        </w:tc>
        <w:tc>
          <w:tcPr>
            <w:tcW w:w="5394" w:type="dxa"/>
            <w:tcBorders>
              <w:top w:val="single" w:sz="4" w:space="0" w:color="auto"/>
              <w:left w:val="single" w:sz="4" w:space="0" w:color="auto"/>
              <w:bottom w:val="single" w:sz="4" w:space="0" w:color="auto"/>
              <w:right w:val="single" w:sz="4" w:space="0" w:color="auto"/>
            </w:tcBorders>
            <w:tcPrChange w:id="758" w:author="Pallavi Tonpe" w:date="2025-11-04T13:29:00Z" w16du:dateUtc="2025-11-04T05:29:00Z">
              <w:tcPr>
                <w:tcW w:w="5394" w:type="dxa"/>
              </w:tcPr>
            </w:tcPrChange>
          </w:tcPr>
          <w:p w14:paraId="39A38408" w14:textId="77777777" w:rsidR="00B5466C" w:rsidRDefault="003C260C" w:rsidP="00B5466C">
            <w:pPr>
              <w:pStyle w:val="BodyText"/>
            </w:pPr>
            <w:r>
              <w:t xml:space="preserve">Refer extendable lookup </w:t>
            </w:r>
            <w:r w:rsidR="00B5466C" w:rsidRPr="001565F7">
              <w:t>CM-MarketsExtLookup</w:t>
            </w:r>
          </w:p>
          <w:p w14:paraId="183952AC" w14:textId="77777777" w:rsidR="003C260C" w:rsidRDefault="003C260C" w:rsidP="003C260C">
            <w:pPr>
              <w:pStyle w:val="BodyText"/>
            </w:pPr>
            <w:r>
              <w:t>For “Prime Contact Email”</w:t>
            </w:r>
          </w:p>
        </w:tc>
      </w:tr>
    </w:tbl>
    <w:p w14:paraId="3989C32D" w14:textId="77777777" w:rsidR="0048741A" w:rsidRDefault="0048741A" w:rsidP="0048741A">
      <w:pPr>
        <w:pStyle w:val="Heading4"/>
      </w:pPr>
      <w:bookmarkStart w:id="759" w:name="_Toc412021162"/>
      <w:bookmarkStart w:id="760" w:name="_Toc250994581"/>
      <w:bookmarkStart w:id="761" w:name="_Toc394034213"/>
      <w:r>
        <w:t>Processing Logic</w:t>
      </w:r>
      <w:bookmarkEnd w:id="759"/>
      <w:bookmarkEnd w:id="760"/>
      <w:bookmarkEnd w:id="761"/>
    </w:p>
    <w:p w14:paraId="16AC73C5" w14:textId="63DF607D" w:rsidR="0048741A" w:rsidRDefault="0048741A" w:rsidP="0048741A">
      <w:pPr>
        <w:pStyle w:val="BodyText"/>
      </w:pPr>
      <w:r>
        <w:t>Same Invoice Extract batch that was developed</w:t>
      </w:r>
      <w:r w:rsidR="00E94FC1">
        <w:t xml:space="preserve"> for Claim Invoice extract can be used,</w:t>
      </w:r>
      <w:r>
        <w:t xml:space="preserve"> to select all Bill Routing records that are not already extracted and the Extract algorithm will be triggered on the </w:t>
      </w:r>
      <w:r w:rsidR="00E94FC1">
        <w:t>ANCIL</w:t>
      </w:r>
      <w:r>
        <w:t xml:space="preserve"> Bill Route type.</w:t>
      </w:r>
    </w:p>
    <w:p w14:paraId="70E1FD6B" w14:textId="214CB420" w:rsidR="0048741A" w:rsidRPr="00B226ED" w:rsidRDefault="0048741A" w:rsidP="0048741A">
      <w:pPr>
        <w:pStyle w:val="BodyText"/>
      </w:pPr>
      <w:r>
        <w:t>The Bill route type extract algorithm will contain the logic to create the Invoice in required format</w:t>
      </w:r>
      <w:r w:rsidR="00E94FC1">
        <w:t xml:space="preserve"> using mapping provided above</w:t>
      </w:r>
    </w:p>
    <w:p w14:paraId="17D3B09A" w14:textId="77777777" w:rsidR="00417C15" w:rsidRDefault="00417C15" w:rsidP="00417C15">
      <w:pPr>
        <w:pStyle w:val="Heading4"/>
        <w:rPr>
          <w:ins w:id="762" w:author="Anup Nair" w:date="2025-10-22T15:47:00Z" w16du:dateUtc="2025-10-22T19:47:00Z"/>
        </w:rPr>
      </w:pPr>
      <w:ins w:id="763" w:author="Anup Nair" w:date="2025-10-22T15:47:00Z" w16du:dateUtc="2025-10-22T19:47:00Z">
        <w:r>
          <w:t>File naming convention for Individual Invoice PDF –</w:t>
        </w:r>
      </w:ins>
    </w:p>
    <w:p w14:paraId="2F2AC715" w14:textId="77777777" w:rsidR="00417C15" w:rsidRPr="00760D33" w:rsidRDefault="00417C15" w:rsidP="00417C15">
      <w:pPr>
        <w:spacing w:before="100" w:beforeAutospacing="1" w:after="100" w:afterAutospacing="1"/>
        <w:rPr>
          <w:ins w:id="764" w:author="Anup Nair" w:date="2025-10-22T15:47:00Z" w16du:dateUtc="2025-10-22T19:47:00Z"/>
        </w:rPr>
      </w:pPr>
      <w:ins w:id="765" w:author="Anup Nair" w:date="2025-10-22T15:47:00Z" w16du:dateUtc="2025-10-22T19:47:00Z">
        <w:r w:rsidRPr="00760D33">
          <w:t>The logic to derive the file naming convention is consistent for both Emblem Health and Gold Coast.</w:t>
        </w:r>
      </w:ins>
    </w:p>
    <w:p w14:paraId="172440E1" w14:textId="77777777" w:rsidR="00417C15" w:rsidRPr="00760D33" w:rsidRDefault="00417C15" w:rsidP="00417C15">
      <w:pPr>
        <w:numPr>
          <w:ilvl w:val="0"/>
          <w:numId w:val="29"/>
        </w:numPr>
        <w:spacing w:before="100" w:beforeAutospacing="1" w:after="100" w:afterAutospacing="1"/>
        <w:rPr>
          <w:ins w:id="766" w:author="Anup Nair" w:date="2025-10-22T15:47:00Z" w16du:dateUtc="2025-10-22T19:47:00Z"/>
        </w:rPr>
      </w:pPr>
      <w:ins w:id="767" w:author="Anup Nair" w:date="2025-10-22T15:47:00Z" w16du:dateUtc="2025-10-22T19:47:00Z">
        <w:r w:rsidRPr="00760D33">
          <w:t>Retrieve Parent Person ID</w:t>
        </w:r>
      </w:ins>
    </w:p>
    <w:p w14:paraId="64D9BFD1" w14:textId="77777777" w:rsidR="00417C15" w:rsidRPr="00760D33" w:rsidRDefault="00417C15" w:rsidP="00417C15">
      <w:pPr>
        <w:numPr>
          <w:ilvl w:val="1"/>
          <w:numId w:val="29"/>
        </w:numPr>
        <w:spacing w:before="100" w:beforeAutospacing="1" w:after="100" w:afterAutospacing="1"/>
        <w:rPr>
          <w:ins w:id="768" w:author="Anup Nair" w:date="2025-10-22T15:47:00Z" w16du:dateUtc="2025-10-22T19:47:00Z"/>
        </w:rPr>
      </w:pPr>
      <w:ins w:id="769" w:author="Anup Nair" w:date="2025-10-22T15:47:00Z" w16du:dateUtc="2025-10-22T19:47:00Z">
        <w:r w:rsidRPr="00760D33">
          <w:t>Extract the Parent Person ID from the associated work unit.</w:t>
        </w:r>
      </w:ins>
    </w:p>
    <w:p w14:paraId="10A0AB17" w14:textId="77777777" w:rsidR="00417C15" w:rsidRPr="00760D33" w:rsidRDefault="00417C15" w:rsidP="00417C15">
      <w:pPr>
        <w:numPr>
          <w:ilvl w:val="0"/>
          <w:numId w:val="29"/>
        </w:numPr>
        <w:spacing w:before="100" w:beforeAutospacing="1" w:after="100" w:afterAutospacing="1"/>
        <w:rPr>
          <w:ins w:id="770" w:author="Anup Nair" w:date="2025-10-22T15:47:00Z" w16du:dateUtc="2025-10-22T19:47:00Z"/>
        </w:rPr>
      </w:pPr>
      <w:ins w:id="771" w:author="Anup Nair" w:date="2025-10-22T15:47:00Z" w16du:dateUtc="2025-10-22T19:47:00Z">
        <w:r w:rsidRPr="00760D33">
          <w:t>Access File Naming Configuration</w:t>
        </w:r>
      </w:ins>
    </w:p>
    <w:p w14:paraId="7ED055FC" w14:textId="77777777" w:rsidR="00417C15" w:rsidRDefault="00417C15" w:rsidP="00417C15">
      <w:pPr>
        <w:numPr>
          <w:ilvl w:val="1"/>
          <w:numId w:val="29"/>
        </w:numPr>
        <w:spacing w:before="100" w:beforeAutospacing="1" w:after="100" w:afterAutospacing="1"/>
        <w:rPr>
          <w:ins w:id="772" w:author="Anup Nair" w:date="2025-10-22T15:47:00Z" w16du:dateUtc="2025-10-22T19:47:00Z"/>
        </w:rPr>
      </w:pPr>
      <w:ins w:id="773" w:author="Anup Nair" w:date="2025-10-22T15:47:00Z" w16du:dateUtc="2025-10-22T19:47:00Z">
        <w:r w:rsidRPr="00760D33">
          <w:t xml:space="preserve">Use the Parent Person Characteristic </w:t>
        </w:r>
        <w:r>
          <w:t>CM-COAID</w:t>
        </w:r>
        <w:r w:rsidRPr="00760D33">
          <w:t xml:space="preserve"> to identify the relevant extendable lookup name.</w:t>
        </w:r>
      </w:ins>
    </w:p>
    <w:p w14:paraId="197FB370" w14:textId="77777777" w:rsidR="00417C15" w:rsidRPr="00760D33" w:rsidRDefault="00417C15" w:rsidP="00417C15">
      <w:pPr>
        <w:numPr>
          <w:ilvl w:val="1"/>
          <w:numId w:val="29"/>
        </w:numPr>
        <w:spacing w:before="100" w:beforeAutospacing="1" w:after="100" w:afterAutospacing="1"/>
        <w:rPr>
          <w:ins w:id="774" w:author="Anup Nair" w:date="2025-10-22T15:47:00Z" w16du:dateUtc="2025-10-22T19:47:00Z"/>
        </w:rPr>
      </w:pPr>
      <w:ins w:id="775" w:author="Anup Nair" w:date="2025-10-22T15:47:00Z" w16du:dateUtc="2025-10-22T19:47:00Z">
        <w:r>
          <w:t>If extendable lookup parent code is not found for given coalition id, then default to STRD (Standard) extendable lookup</w:t>
        </w:r>
      </w:ins>
    </w:p>
    <w:p w14:paraId="53139226" w14:textId="77777777" w:rsidR="00417C15" w:rsidRPr="00760D33" w:rsidRDefault="00417C15" w:rsidP="00417C15">
      <w:pPr>
        <w:numPr>
          <w:ilvl w:val="0"/>
          <w:numId w:val="29"/>
        </w:numPr>
        <w:spacing w:before="100" w:beforeAutospacing="1" w:after="100" w:afterAutospacing="1"/>
        <w:rPr>
          <w:ins w:id="776" w:author="Anup Nair" w:date="2025-10-22T15:47:00Z" w16du:dateUtc="2025-10-22T19:47:00Z"/>
        </w:rPr>
      </w:pPr>
      <w:ins w:id="777" w:author="Anup Nair" w:date="2025-10-22T15:47:00Z" w16du:dateUtc="2025-10-22T19:47:00Z">
        <w:r w:rsidRPr="00760D33">
          <w:t>Fetch Naming Format</w:t>
        </w:r>
      </w:ins>
    </w:p>
    <w:p w14:paraId="30DA9A11" w14:textId="77777777" w:rsidR="00417C15" w:rsidRPr="00760D33" w:rsidRDefault="00417C15" w:rsidP="00417C15">
      <w:pPr>
        <w:numPr>
          <w:ilvl w:val="1"/>
          <w:numId w:val="29"/>
        </w:numPr>
        <w:spacing w:before="100" w:beforeAutospacing="1" w:after="100" w:afterAutospacing="1"/>
        <w:rPr>
          <w:ins w:id="778" w:author="Anup Nair" w:date="2025-10-22T15:47:00Z" w16du:dateUtc="2025-10-22T19:47:00Z"/>
        </w:rPr>
      </w:pPr>
      <w:ins w:id="779" w:author="Anup Nair" w:date="2025-10-22T15:47:00Z" w16du:dateUtc="2025-10-22T19:47:00Z">
        <w:r w:rsidRPr="00760D33">
          <w:t>Query the identified extendable lookup to retrieve the value for "Electronic File Naming Format".</w:t>
        </w:r>
      </w:ins>
    </w:p>
    <w:p w14:paraId="4D5544FC" w14:textId="77777777" w:rsidR="00417C15" w:rsidRPr="00760D33" w:rsidRDefault="00417C15" w:rsidP="00417C15">
      <w:pPr>
        <w:numPr>
          <w:ilvl w:val="1"/>
          <w:numId w:val="29"/>
        </w:numPr>
        <w:spacing w:before="100" w:beforeAutospacing="1" w:after="100" w:afterAutospacing="1"/>
        <w:rPr>
          <w:ins w:id="780" w:author="Anup Nair" w:date="2025-10-22T15:47:00Z" w16du:dateUtc="2025-10-22T19:47:00Z"/>
        </w:rPr>
      </w:pPr>
      <w:ins w:id="781" w:author="Anup Nair" w:date="2025-10-22T15:47:00Z" w16du:dateUtc="2025-10-22T19:47:00Z">
        <w:r w:rsidRPr="00760D33">
          <w:t>Store this value in a string variable, e.g., fileNameElectronic.</w:t>
        </w:r>
      </w:ins>
    </w:p>
    <w:p w14:paraId="5B4443F9" w14:textId="77777777" w:rsidR="00417C15" w:rsidRPr="00760D33" w:rsidRDefault="00417C15" w:rsidP="00417C15">
      <w:pPr>
        <w:numPr>
          <w:ilvl w:val="0"/>
          <w:numId w:val="29"/>
        </w:numPr>
        <w:spacing w:before="100" w:beforeAutospacing="1" w:after="100" w:afterAutospacing="1"/>
        <w:rPr>
          <w:ins w:id="782" w:author="Anup Nair" w:date="2025-10-22T15:47:00Z" w16du:dateUtc="2025-10-22T19:47:00Z"/>
        </w:rPr>
      </w:pPr>
      <w:ins w:id="783" w:author="Anup Nair" w:date="2025-10-22T15:47:00Z" w16du:dateUtc="2025-10-22T19:47:00Z">
        <w:r w:rsidRPr="00760D33">
          <w:t>Dynamic Placeholder Replacement Logic</w:t>
        </w:r>
        <w:r w:rsidRPr="00760D33">
          <w:br/>
          <w:t>Based on the contents of fileNameElectronic, apply the following transformations:</w:t>
        </w:r>
      </w:ins>
    </w:p>
    <w:p w14:paraId="64F08BC9" w14:textId="77777777" w:rsidR="00417C15" w:rsidRPr="00760D33" w:rsidRDefault="00417C15" w:rsidP="00417C15">
      <w:pPr>
        <w:numPr>
          <w:ilvl w:val="1"/>
          <w:numId w:val="29"/>
        </w:numPr>
        <w:spacing w:before="100" w:beforeAutospacing="1" w:after="100" w:afterAutospacing="1"/>
        <w:rPr>
          <w:ins w:id="784" w:author="Anup Nair" w:date="2025-10-22T15:47:00Z" w16du:dateUtc="2025-10-22T19:47:00Z"/>
        </w:rPr>
      </w:pPr>
      <w:ins w:id="785" w:author="Anup Nair" w:date="2025-10-22T15:47:00Z" w16du:dateUtc="2025-10-22T19:47:00Z">
        <w:r w:rsidRPr="00760D33">
          <w:t>If</w:t>
        </w:r>
        <w:r>
          <w:t xml:space="preserve"> </w:t>
        </w:r>
        <w:r w:rsidRPr="00760D33">
          <w:t xml:space="preserve">fileNameElectronic </w:t>
        </w:r>
        <w:r>
          <w:t xml:space="preserve">contains </w:t>
        </w:r>
        <w:r w:rsidRPr="00760D33">
          <w:t>&lt;ClientID&gt;</w:t>
        </w:r>
      </w:ins>
    </w:p>
    <w:p w14:paraId="7B2F802C" w14:textId="77777777" w:rsidR="00417C15" w:rsidRPr="00760D33" w:rsidRDefault="00417C15" w:rsidP="00417C15">
      <w:pPr>
        <w:numPr>
          <w:ilvl w:val="2"/>
          <w:numId w:val="29"/>
        </w:numPr>
        <w:spacing w:before="100" w:beforeAutospacing="1" w:after="100" w:afterAutospacing="1"/>
        <w:rPr>
          <w:ins w:id="786" w:author="Anup Nair" w:date="2025-10-22T15:47:00Z" w16du:dateUtc="2025-10-22T19:47:00Z"/>
        </w:rPr>
      </w:pPr>
      <w:ins w:id="787" w:author="Anup Nair" w:date="2025-10-22T15:47:00Z" w16du:dateUtc="2025-10-22T19:47:00Z">
        <w:r w:rsidRPr="00760D33">
          <w:t>Retrieve the Carrier ID from the work unit.</w:t>
        </w:r>
      </w:ins>
    </w:p>
    <w:p w14:paraId="6855163D" w14:textId="77777777" w:rsidR="00417C15" w:rsidRPr="00760D33" w:rsidRDefault="00417C15" w:rsidP="00417C15">
      <w:pPr>
        <w:numPr>
          <w:ilvl w:val="2"/>
          <w:numId w:val="29"/>
        </w:numPr>
        <w:spacing w:before="100" w:beforeAutospacing="1" w:after="100" w:afterAutospacing="1"/>
        <w:rPr>
          <w:ins w:id="788" w:author="Anup Nair" w:date="2025-10-22T15:47:00Z" w16du:dateUtc="2025-10-22T19:47:00Z"/>
        </w:rPr>
      </w:pPr>
      <w:ins w:id="789" w:author="Anup Nair" w:date="2025-10-22T15:47:00Z" w16du:dateUtc="2025-10-22T19:47:00Z">
        <w:r w:rsidRPr="00760D33">
          <w:t>Replace &lt;ClientID&gt; in fileNameElectronic with the Carrier ID.</w:t>
        </w:r>
      </w:ins>
    </w:p>
    <w:p w14:paraId="2342FE8C" w14:textId="77777777" w:rsidR="00417C15" w:rsidRPr="00760D33" w:rsidRDefault="00417C15" w:rsidP="00417C15">
      <w:pPr>
        <w:numPr>
          <w:ilvl w:val="1"/>
          <w:numId w:val="29"/>
        </w:numPr>
        <w:spacing w:before="100" w:beforeAutospacing="1" w:after="100" w:afterAutospacing="1"/>
        <w:rPr>
          <w:ins w:id="790" w:author="Anup Nair" w:date="2025-10-22T15:47:00Z" w16du:dateUtc="2025-10-22T19:47:00Z"/>
        </w:rPr>
      </w:pPr>
      <w:ins w:id="791" w:author="Anup Nair" w:date="2025-10-22T15:47:00Z" w16du:dateUtc="2025-10-22T19:47:00Z">
        <w:r>
          <w:t xml:space="preserve">Else </w:t>
        </w:r>
        <w:r w:rsidRPr="00760D33">
          <w:t xml:space="preserve">If fileNameElectronic </w:t>
        </w:r>
        <w:r>
          <w:t xml:space="preserve">contains </w:t>
        </w:r>
        <w:r w:rsidRPr="00760D33">
          <w:t>&lt;ENV&gt;</w:t>
        </w:r>
        <w:r>
          <w:t xml:space="preserve"> </w:t>
        </w:r>
        <w:r w:rsidRPr="00760D33">
          <w:t>:</w:t>
        </w:r>
      </w:ins>
    </w:p>
    <w:p w14:paraId="5C2C1946" w14:textId="632336E0" w:rsidR="00417C15" w:rsidRPr="00760D33" w:rsidRDefault="00417C15" w:rsidP="00417C15">
      <w:pPr>
        <w:numPr>
          <w:ilvl w:val="2"/>
          <w:numId w:val="29"/>
        </w:numPr>
        <w:spacing w:before="100" w:beforeAutospacing="1" w:after="100" w:afterAutospacing="1"/>
        <w:rPr>
          <w:ins w:id="792" w:author="Anup Nair" w:date="2025-10-22T15:47:00Z" w16du:dateUtc="2025-10-22T19:47:00Z"/>
        </w:rPr>
      </w:pPr>
      <w:ins w:id="793" w:author="Anup Nair" w:date="2025-10-22T15:47:00Z" w16du:dateUtc="2025-10-22T19:47:00Z">
        <w:r w:rsidRPr="00760D33">
          <w:t xml:space="preserve">Retrieve the Environment value </w:t>
        </w:r>
      </w:ins>
      <w:ins w:id="794" w:author="Anup Nair" w:date="2025-10-23T01:20:00Z" w16du:dateUtc="2025-10-23T05:20:00Z">
        <w:r w:rsidR="00D12A2C" w:rsidRPr="00760D33">
          <w:t xml:space="preserve">from </w:t>
        </w:r>
        <w:r w:rsidR="00D12A2C">
          <w:t>algorithm parameter</w:t>
        </w:r>
      </w:ins>
      <w:ins w:id="795" w:author="Anup Nair" w:date="2025-10-22T15:47:00Z" w16du:dateUtc="2025-10-22T19:47:00Z">
        <w:r w:rsidRPr="00760D33">
          <w:t>.</w:t>
        </w:r>
      </w:ins>
    </w:p>
    <w:p w14:paraId="22D27929" w14:textId="77777777" w:rsidR="00417C15" w:rsidRDefault="00417C15" w:rsidP="00417C15">
      <w:pPr>
        <w:numPr>
          <w:ilvl w:val="2"/>
          <w:numId w:val="29"/>
        </w:numPr>
        <w:spacing w:before="100" w:beforeAutospacing="1" w:after="100" w:afterAutospacing="1"/>
        <w:rPr>
          <w:ins w:id="796" w:author="Anup Nair" w:date="2025-10-22T15:47:00Z" w16du:dateUtc="2025-10-22T19:47:00Z"/>
        </w:rPr>
      </w:pPr>
      <w:ins w:id="797" w:author="Anup Nair" w:date="2025-10-22T15:47:00Z" w16du:dateUtc="2025-10-22T19:47:00Z">
        <w:r w:rsidRPr="00760D33">
          <w:t>Replace &lt;ENV&gt; in fileNameElectronic with the actual environment string.</w:t>
        </w:r>
      </w:ins>
    </w:p>
    <w:p w14:paraId="7F7ECE7E" w14:textId="77777777" w:rsidR="00417C15" w:rsidRPr="00760D33" w:rsidRDefault="00417C15" w:rsidP="00417C15">
      <w:pPr>
        <w:numPr>
          <w:ilvl w:val="1"/>
          <w:numId w:val="29"/>
        </w:numPr>
        <w:spacing w:before="100" w:beforeAutospacing="1" w:after="100" w:afterAutospacing="1"/>
        <w:rPr>
          <w:ins w:id="798" w:author="Anup Nair" w:date="2025-10-22T15:47:00Z" w16du:dateUtc="2025-10-22T19:47:00Z"/>
        </w:rPr>
      </w:pPr>
      <w:ins w:id="799" w:author="Anup Nair" w:date="2025-10-22T15:47:00Z" w16du:dateUtc="2025-10-22T19:47:00Z">
        <w:r>
          <w:t xml:space="preserve">Else </w:t>
        </w:r>
        <w:r w:rsidRPr="00760D33">
          <w:t xml:space="preserve">If fileNameElectronic </w:t>
        </w:r>
        <w:r>
          <w:t xml:space="preserve">contains </w:t>
        </w:r>
        <w:r w:rsidRPr="00760D33">
          <w:t>&lt;</w:t>
        </w:r>
        <w:r>
          <w:t>Account#</w:t>
        </w:r>
        <w:r w:rsidRPr="00760D33">
          <w:t>&gt;</w:t>
        </w:r>
        <w:r>
          <w:t xml:space="preserve"> </w:t>
        </w:r>
        <w:r w:rsidRPr="00760D33">
          <w:t>:</w:t>
        </w:r>
      </w:ins>
    </w:p>
    <w:p w14:paraId="3EC4A53E" w14:textId="77777777" w:rsidR="00417C15" w:rsidRPr="00760D33" w:rsidRDefault="00417C15" w:rsidP="00417C15">
      <w:pPr>
        <w:numPr>
          <w:ilvl w:val="2"/>
          <w:numId w:val="29"/>
        </w:numPr>
        <w:spacing w:before="100" w:beforeAutospacing="1" w:after="100" w:afterAutospacing="1"/>
        <w:rPr>
          <w:ins w:id="800" w:author="Anup Nair" w:date="2025-10-22T15:47:00Z" w16du:dateUtc="2025-10-22T19:47:00Z"/>
        </w:rPr>
      </w:pPr>
      <w:ins w:id="801" w:author="Anup Nair" w:date="2025-10-22T15:47:00Z" w16du:dateUtc="2025-10-22T19:47:00Z">
        <w:r w:rsidRPr="00760D33">
          <w:t xml:space="preserve">Retrieve the </w:t>
        </w:r>
        <w:r w:rsidRPr="00A8274F">
          <w:t>BILL_LVL_3</w:t>
        </w:r>
        <w:r>
          <w:t xml:space="preserve"> from bill group</w:t>
        </w:r>
      </w:ins>
    </w:p>
    <w:p w14:paraId="190423E7" w14:textId="77777777" w:rsidR="00417C15" w:rsidRPr="00760D33" w:rsidRDefault="00417C15" w:rsidP="00417C15">
      <w:pPr>
        <w:numPr>
          <w:ilvl w:val="2"/>
          <w:numId w:val="29"/>
        </w:numPr>
        <w:spacing w:before="100" w:beforeAutospacing="1" w:after="100" w:afterAutospacing="1"/>
        <w:rPr>
          <w:ins w:id="802" w:author="Anup Nair" w:date="2025-10-22T15:47:00Z" w16du:dateUtc="2025-10-22T19:47:00Z"/>
        </w:rPr>
      </w:pPr>
      <w:ins w:id="803" w:author="Anup Nair" w:date="2025-10-22T15:47:00Z" w16du:dateUtc="2025-10-22T19:47:00Z">
        <w:r w:rsidRPr="00760D33">
          <w:t>Replace &lt;</w:t>
        </w:r>
        <w:r>
          <w:t>Account#</w:t>
        </w:r>
        <w:r w:rsidRPr="00760D33">
          <w:t xml:space="preserve">&gt; in fileNameElectronic with the actual </w:t>
        </w:r>
        <w:r>
          <w:t>account</w:t>
        </w:r>
        <w:r w:rsidRPr="00760D33">
          <w:t xml:space="preserve"> string.</w:t>
        </w:r>
      </w:ins>
    </w:p>
    <w:p w14:paraId="4EE2095E" w14:textId="77777777" w:rsidR="00417C15" w:rsidRPr="00760D33" w:rsidRDefault="00417C15" w:rsidP="00417C15">
      <w:pPr>
        <w:numPr>
          <w:ilvl w:val="1"/>
          <w:numId w:val="29"/>
        </w:numPr>
        <w:spacing w:before="100" w:beforeAutospacing="1" w:after="100" w:afterAutospacing="1"/>
        <w:rPr>
          <w:ins w:id="804" w:author="Anup Nair" w:date="2025-10-22T15:47:00Z" w16du:dateUtc="2025-10-22T19:47:00Z"/>
        </w:rPr>
      </w:pPr>
      <w:ins w:id="805" w:author="Anup Nair" w:date="2025-10-22T15:47:00Z" w16du:dateUtc="2025-10-22T19:47:00Z">
        <w:r>
          <w:t xml:space="preserve">Else </w:t>
        </w:r>
        <w:r w:rsidRPr="00760D33">
          <w:t xml:space="preserve">If fileNameElectronic </w:t>
        </w:r>
        <w:r>
          <w:t xml:space="preserve">contains </w:t>
        </w:r>
        <w:r w:rsidRPr="00760D33">
          <w:t>&lt;YYYYMMDDHHmmSS&gt;</w:t>
        </w:r>
        <w:r>
          <w:t xml:space="preserve"> </w:t>
        </w:r>
        <w:r w:rsidRPr="00760D33">
          <w:t>:</w:t>
        </w:r>
      </w:ins>
    </w:p>
    <w:p w14:paraId="508E3AAE" w14:textId="77777777" w:rsidR="00417C15" w:rsidRPr="00760D33" w:rsidRDefault="00417C15" w:rsidP="00417C15">
      <w:pPr>
        <w:numPr>
          <w:ilvl w:val="2"/>
          <w:numId w:val="29"/>
        </w:numPr>
        <w:spacing w:before="100" w:beforeAutospacing="1" w:after="100" w:afterAutospacing="1"/>
        <w:rPr>
          <w:ins w:id="806" w:author="Anup Nair" w:date="2025-10-22T15:47:00Z" w16du:dateUtc="2025-10-22T19:47:00Z"/>
        </w:rPr>
      </w:pPr>
      <w:ins w:id="807" w:author="Anup Nair" w:date="2025-10-22T15:47:00Z" w16du:dateUtc="2025-10-22T19:47:00Z">
        <w:r w:rsidRPr="00760D33">
          <w:t>Get the current system date and format it as YYYYMMDDHHmmSS.</w:t>
        </w:r>
      </w:ins>
    </w:p>
    <w:p w14:paraId="7B6E15C0" w14:textId="77777777" w:rsidR="00417C15" w:rsidRPr="00760D33" w:rsidRDefault="00417C15" w:rsidP="00417C15">
      <w:pPr>
        <w:numPr>
          <w:ilvl w:val="2"/>
          <w:numId w:val="29"/>
        </w:numPr>
        <w:spacing w:before="100" w:beforeAutospacing="1" w:after="100" w:afterAutospacing="1"/>
        <w:rPr>
          <w:ins w:id="808" w:author="Anup Nair" w:date="2025-10-22T15:47:00Z" w16du:dateUtc="2025-10-22T19:47:00Z"/>
        </w:rPr>
      </w:pPr>
      <w:ins w:id="809" w:author="Anup Nair" w:date="2025-10-22T15:47:00Z" w16du:dateUtc="2025-10-22T19:47:00Z">
        <w:r w:rsidRPr="00760D33">
          <w:t>Replace &lt;YYYYMMDDHHmmSS&gt; in fileNameElectronic with the formatted timestamp.</w:t>
        </w:r>
      </w:ins>
    </w:p>
    <w:p w14:paraId="49456035" w14:textId="77777777" w:rsidR="00417C15" w:rsidRPr="00760D33" w:rsidRDefault="00417C15" w:rsidP="00417C15">
      <w:pPr>
        <w:numPr>
          <w:ilvl w:val="1"/>
          <w:numId w:val="29"/>
        </w:numPr>
        <w:spacing w:before="100" w:beforeAutospacing="1" w:after="100" w:afterAutospacing="1"/>
        <w:rPr>
          <w:ins w:id="810" w:author="Anup Nair" w:date="2025-10-22T15:47:00Z" w16du:dateUtc="2025-10-22T19:47:00Z"/>
        </w:rPr>
      </w:pPr>
      <w:ins w:id="811" w:author="Anup Nair" w:date="2025-10-22T15:47:00Z" w16du:dateUtc="2025-10-22T19:47:00Z">
        <w:r>
          <w:t xml:space="preserve">Else </w:t>
        </w:r>
        <w:r w:rsidRPr="00760D33">
          <w:t xml:space="preserve">If fileNameElectronic </w:t>
        </w:r>
        <w:r>
          <w:t>contains</w:t>
        </w:r>
        <w:r w:rsidRPr="00760D33">
          <w:t xml:space="preserve"> &lt;YYYYMMDD&gt;:</w:t>
        </w:r>
      </w:ins>
    </w:p>
    <w:p w14:paraId="0588BC08" w14:textId="77777777" w:rsidR="00417C15" w:rsidRPr="00760D33" w:rsidRDefault="00417C15" w:rsidP="00417C15">
      <w:pPr>
        <w:numPr>
          <w:ilvl w:val="2"/>
          <w:numId w:val="29"/>
        </w:numPr>
        <w:spacing w:before="100" w:beforeAutospacing="1" w:after="100" w:afterAutospacing="1"/>
        <w:rPr>
          <w:ins w:id="812" w:author="Anup Nair" w:date="2025-10-22T15:47:00Z" w16du:dateUtc="2025-10-22T19:47:00Z"/>
        </w:rPr>
      </w:pPr>
      <w:ins w:id="813" w:author="Anup Nair" w:date="2025-10-22T15:47:00Z" w16du:dateUtc="2025-10-22T19:47:00Z">
        <w:r w:rsidRPr="00760D33">
          <w:t>Get the current system date and format it as YYYYMMDD.</w:t>
        </w:r>
      </w:ins>
    </w:p>
    <w:p w14:paraId="69A22C29" w14:textId="77777777" w:rsidR="00417C15" w:rsidRPr="00760D33" w:rsidRDefault="00417C15" w:rsidP="00417C15">
      <w:pPr>
        <w:numPr>
          <w:ilvl w:val="2"/>
          <w:numId w:val="29"/>
        </w:numPr>
        <w:spacing w:before="100" w:beforeAutospacing="1" w:after="100" w:afterAutospacing="1"/>
        <w:rPr>
          <w:ins w:id="814" w:author="Anup Nair" w:date="2025-10-22T15:47:00Z" w16du:dateUtc="2025-10-22T19:47:00Z"/>
        </w:rPr>
      </w:pPr>
      <w:ins w:id="815" w:author="Anup Nair" w:date="2025-10-22T15:47:00Z" w16du:dateUtc="2025-10-22T19:47:00Z">
        <w:r w:rsidRPr="00760D33">
          <w:t>Replace &lt;YYYYMMDD&gt; in fileNameElectronic with the formatted date.</w:t>
        </w:r>
      </w:ins>
    </w:p>
    <w:p w14:paraId="0D851603" w14:textId="77777777" w:rsidR="00417C15" w:rsidRPr="00760D33" w:rsidRDefault="00417C15" w:rsidP="00417C15">
      <w:pPr>
        <w:numPr>
          <w:ilvl w:val="0"/>
          <w:numId w:val="29"/>
        </w:numPr>
        <w:spacing w:before="100" w:beforeAutospacing="1" w:after="100" w:afterAutospacing="1"/>
        <w:rPr>
          <w:ins w:id="816" w:author="Anup Nair" w:date="2025-10-22T15:47:00Z" w16du:dateUtc="2025-10-22T19:47:00Z"/>
        </w:rPr>
      </w:pPr>
      <w:ins w:id="817" w:author="Anup Nair" w:date="2025-10-22T15:47:00Z" w16du:dateUtc="2025-10-22T19:47:00Z">
        <w:r w:rsidRPr="00760D33">
          <w:t>Final Output</w:t>
        </w:r>
      </w:ins>
    </w:p>
    <w:p w14:paraId="45AA20E5" w14:textId="77777777" w:rsidR="00417C15" w:rsidRDefault="00417C15" w:rsidP="00417C15">
      <w:pPr>
        <w:numPr>
          <w:ilvl w:val="1"/>
          <w:numId w:val="29"/>
        </w:numPr>
        <w:spacing w:before="100" w:beforeAutospacing="1" w:after="100" w:afterAutospacing="1"/>
        <w:rPr>
          <w:ins w:id="818" w:author="Anup Nair" w:date="2025-10-22T15:47:00Z" w16du:dateUtc="2025-10-22T19:47:00Z"/>
        </w:rPr>
      </w:pPr>
      <w:ins w:id="819" w:author="Anup Nair" w:date="2025-10-22T15:47:00Z" w16du:dateUtc="2025-10-22T19:47:00Z">
        <w:r w:rsidRPr="00760D33">
          <w:t>The resulting value of fileNameElectronic after all substitutions will be used as the final file name for the extract.</w:t>
        </w:r>
      </w:ins>
    </w:p>
    <w:p w14:paraId="2ABCC6B0" w14:textId="77777777" w:rsidR="00417C15" w:rsidRDefault="00417C15" w:rsidP="00417C15">
      <w:pPr>
        <w:numPr>
          <w:ilvl w:val="0"/>
          <w:numId w:val="29"/>
        </w:numPr>
        <w:spacing w:before="100" w:beforeAutospacing="1" w:after="100" w:afterAutospacing="1"/>
        <w:rPr>
          <w:ins w:id="820" w:author="Anup Nair" w:date="2025-10-23T01:21:00Z" w16du:dateUtc="2025-10-23T05:21:00Z"/>
        </w:rPr>
      </w:pPr>
      <w:ins w:id="821" w:author="Anup Nair" w:date="2025-10-22T15:47:00Z" w16du:dateUtc="2025-10-22T19:47:00Z">
        <w:r>
          <w:t>Folder path – Retrieve from extendable lookup – value for “</w:t>
        </w:r>
        <w:r w:rsidRPr="00C368A2">
          <w:t>OCI Folder Path</w:t>
        </w:r>
        <w:r>
          <w:t>”</w:t>
        </w:r>
      </w:ins>
    </w:p>
    <w:p w14:paraId="01805D56" w14:textId="1F80B536" w:rsidR="00973B07" w:rsidRPr="00760D33" w:rsidRDefault="00973B07">
      <w:pPr>
        <w:numPr>
          <w:ilvl w:val="1"/>
          <w:numId w:val="29"/>
        </w:numPr>
        <w:spacing w:before="100" w:beforeAutospacing="1" w:after="100" w:afterAutospacing="1"/>
        <w:rPr>
          <w:ins w:id="822" w:author="Anup Nair" w:date="2025-10-22T15:47:00Z" w16du:dateUtc="2025-10-22T19:47:00Z"/>
        </w:rPr>
        <w:pPrChange w:id="823" w:author="Anup Nair" w:date="2025-10-23T01:21:00Z" w16du:dateUtc="2025-10-23T05:21:00Z">
          <w:pPr>
            <w:numPr>
              <w:numId w:val="29"/>
            </w:numPr>
            <w:tabs>
              <w:tab w:val="num" w:pos="720"/>
            </w:tabs>
            <w:spacing w:before="100" w:beforeAutospacing="1" w:after="100" w:afterAutospacing="1"/>
            <w:ind w:left="720" w:hanging="360"/>
          </w:pPr>
        </w:pPrChange>
      </w:pPr>
      <w:ins w:id="824" w:author="Anup Nair" w:date="2025-10-23T01:21:00Z" w16du:dateUtc="2025-10-23T05:21:00Z">
        <w:r>
          <w:t>Add logic based on C1-CFS feature configuration value – Local Vs OCI</w:t>
        </w:r>
      </w:ins>
    </w:p>
    <w:p w14:paraId="34D20D57" w14:textId="77777777" w:rsidR="005D59A7" w:rsidRPr="008C51E8" w:rsidRDefault="005D59A7" w:rsidP="005D59A7">
      <w:pPr>
        <w:pStyle w:val="BodyText"/>
      </w:pPr>
    </w:p>
    <w:p w14:paraId="22444083" w14:textId="3C2154B6" w:rsidR="001C48F9" w:rsidRDefault="001C48F9" w:rsidP="001C48F9">
      <w:pPr>
        <w:pStyle w:val="Heading3"/>
      </w:pPr>
      <w:bookmarkStart w:id="825" w:name="_Toc113865711"/>
      <w:bookmarkStart w:id="826" w:name="_Toc1925613663"/>
      <w:bookmarkStart w:id="827" w:name="_Toc600481772"/>
      <w:r>
        <w:t>Billing Invoice PDF generation – Medical Pharmacy</w:t>
      </w:r>
      <w:bookmarkEnd w:id="825"/>
      <w:bookmarkEnd w:id="826"/>
      <w:bookmarkEnd w:id="827"/>
    </w:p>
    <w:p w14:paraId="2F6B9657" w14:textId="10EA03CA" w:rsidR="001C48F9" w:rsidRDefault="001C48F9" w:rsidP="001C48F9">
      <w:pPr>
        <w:pStyle w:val="BodyText"/>
        <w:ind w:left="360"/>
      </w:pPr>
      <w:r>
        <w:t xml:space="preserve">Prime business team has shared the invoice layout for consolidated and individual invoices for </w:t>
      </w:r>
      <w:r w:rsidR="008042A5">
        <w:t>Medical Pharmacy</w:t>
      </w:r>
      <w:r>
        <w:t xml:space="preserve"> which are stored at the following locatio</w:t>
      </w:r>
      <w:r w:rsidR="005A7159">
        <w:t>n</w:t>
      </w:r>
    </w:p>
    <w:p w14:paraId="2F1EAA77" w14:textId="77777777" w:rsidR="008042A5" w:rsidRDefault="008042A5" w:rsidP="008042A5">
      <w:pPr>
        <w:pStyle w:val="BodyText"/>
        <w:ind w:left="360"/>
      </w:pPr>
      <w:hyperlink r:id="rId19" w:history="1">
        <w:r w:rsidRPr="008042A5">
          <w:rPr>
            <w:rStyle w:val="Hyperlink"/>
            <w:lang w:val="en-IN"/>
          </w:rPr>
          <w:t>ORMB_Invoice_Mockups_20250718_To RIA.xlsx</w:t>
        </w:r>
      </w:hyperlink>
    </w:p>
    <w:p w14:paraId="330C2014" w14:textId="77777777" w:rsidR="00B233CB" w:rsidRPr="00B233CB" w:rsidRDefault="00FF1487" w:rsidP="00B233CB">
      <w:pPr>
        <w:pStyle w:val="BodyText"/>
        <w:ind w:left="360"/>
        <w:rPr>
          <w:lang w:val="en-IN"/>
        </w:rPr>
      </w:pPr>
      <w:r>
        <w:t xml:space="preserve">Corresponding </w:t>
      </w:r>
      <w:r w:rsidR="005E2BA0">
        <w:t xml:space="preserve">XML File - </w:t>
      </w:r>
      <w:r w:rsidR="00B233CB">
        <w:t xml:space="preserve"> </w:t>
      </w:r>
      <w:hyperlink r:id="rId20" w:history="1">
        <w:r w:rsidR="00B233CB" w:rsidRPr="00B233CB">
          <w:rPr>
            <w:rStyle w:val="Hyperlink"/>
            <w:lang w:val="en-IN"/>
          </w:rPr>
          <w:t>Medical_Pharmacy.xml</w:t>
        </w:r>
      </w:hyperlink>
    </w:p>
    <w:p w14:paraId="30D0C061" w14:textId="77777777" w:rsidR="001C48F9" w:rsidRDefault="001C48F9" w:rsidP="001C48F9">
      <w:pPr>
        <w:pStyle w:val="BodyText"/>
        <w:rPr>
          <w:lang w:val="en-IN"/>
        </w:rPr>
      </w:pPr>
      <w:r>
        <w:t>The Labels can be hard-</w:t>
      </w:r>
      <w:r>
        <w:rPr>
          <w:lang w:val="en-IN"/>
        </w:rPr>
        <w:t>coded in the FOP template itself using the sample.</w:t>
      </w:r>
    </w:p>
    <w:tbl>
      <w:tblPr>
        <w:tblStyle w:val="TableGrid"/>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828" w:author="Pallavi Tonpe" w:date="2025-11-04T13:29:00Z" w16du:dateUtc="2025-11-04T05:29:00Z">
          <w:tblPr>
            <w:tblStyle w:val="TableGrid"/>
            <w:tblW w:w="0" w:type="auto"/>
            <w:tblInd w:w="-113" w:type="dxa"/>
            <w:tblLayout w:type="fixed"/>
            <w:tblLook w:val="04A0" w:firstRow="1" w:lastRow="0" w:firstColumn="1" w:lastColumn="0" w:noHBand="0" w:noVBand="1"/>
          </w:tblPr>
        </w:tblPrChange>
      </w:tblPr>
      <w:tblGrid>
        <w:gridCol w:w="1818"/>
        <w:gridCol w:w="2340"/>
        <w:gridCol w:w="2250"/>
        <w:gridCol w:w="4135"/>
        <w:tblGridChange w:id="829">
          <w:tblGrid>
            <w:gridCol w:w="216"/>
            <w:gridCol w:w="1602"/>
            <w:gridCol w:w="216"/>
            <w:gridCol w:w="2124"/>
            <w:gridCol w:w="216"/>
            <w:gridCol w:w="2034"/>
            <w:gridCol w:w="216"/>
            <w:gridCol w:w="3919"/>
            <w:gridCol w:w="216"/>
          </w:tblGrid>
        </w:tblGridChange>
      </w:tblGrid>
      <w:tr w:rsidR="003038F5" w14:paraId="3F047239" w14:textId="77777777" w:rsidTr="00412A08">
        <w:trPr>
          <w:trPrChange w:id="830" w:author="Pallavi Tonpe" w:date="2025-11-04T13:29:00Z" w16du:dateUtc="2025-11-04T05:29:00Z">
            <w:trPr>
              <w:gridBefore w:val="1"/>
            </w:trPr>
          </w:trPrChange>
        </w:trPr>
        <w:tc>
          <w:tcPr>
            <w:tcW w:w="1818" w:type="dxa"/>
            <w:tcPrChange w:id="831" w:author="Pallavi Tonpe" w:date="2025-11-04T13:29:00Z" w16du:dateUtc="2025-11-04T05:29:00Z">
              <w:tcPr>
                <w:tcW w:w="1818" w:type="dxa"/>
                <w:gridSpan w:val="2"/>
              </w:tcPr>
            </w:tcPrChange>
          </w:tcPr>
          <w:p w14:paraId="4E68DE75" w14:textId="77777777" w:rsidR="00C33ABE" w:rsidRDefault="00C33ABE">
            <w:pPr>
              <w:pStyle w:val="BodyText"/>
            </w:pPr>
            <w:r>
              <w:t>Variable Name</w:t>
            </w:r>
          </w:p>
        </w:tc>
        <w:tc>
          <w:tcPr>
            <w:tcW w:w="2340" w:type="dxa"/>
            <w:tcPrChange w:id="832" w:author="Pallavi Tonpe" w:date="2025-11-04T13:29:00Z" w16du:dateUtc="2025-11-04T05:29:00Z">
              <w:tcPr>
                <w:tcW w:w="2340" w:type="dxa"/>
                <w:gridSpan w:val="2"/>
              </w:tcPr>
            </w:tcPrChange>
          </w:tcPr>
          <w:p w14:paraId="282B1814" w14:textId="77777777" w:rsidR="00C33ABE" w:rsidRDefault="00C33ABE">
            <w:pPr>
              <w:pStyle w:val="BodyText"/>
            </w:pPr>
            <w:r>
              <w:t>Sample Value from PDF</w:t>
            </w:r>
          </w:p>
        </w:tc>
        <w:tc>
          <w:tcPr>
            <w:tcW w:w="2250" w:type="dxa"/>
            <w:tcPrChange w:id="833" w:author="Pallavi Tonpe" w:date="2025-11-04T13:29:00Z" w16du:dateUtc="2025-11-04T05:29:00Z">
              <w:tcPr>
                <w:tcW w:w="2250" w:type="dxa"/>
                <w:gridSpan w:val="2"/>
              </w:tcPr>
            </w:tcPrChange>
          </w:tcPr>
          <w:p w14:paraId="18478E7C" w14:textId="77777777" w:rsidR="00C33ABE" w:rsidRDefault="00C33ABE">
            <w:pPr>
              <w:pStyle w:val="BodyText"/>
            </w:pPr>
            <w:r>
              <w:t>XML Element</w:t>
            </w:r>
          </w:p>
        </w:tc>
        <w:tc>
          <w:tcPr>
            <w:tcW w:w="4135" w:type="dxa"/>
            <w:tcPrChange w:id="834" w:author="Pallavi Tonpe" w:date="2025-11-04T13:29:00Z" w16du:dateUtc="2025-11-04T05:29:00Z">
              <w:tcPr>
                <w:tcW w:w="4135" w:type="dxa"/>
                <w:gridSpan w:val="2"/>
              </w:tcPr>
            </w:tcPrChange>
          </w:tcPr>
          <w:p w14:paraId="0C31EF03" w14:textId="77777777" w:rsidR="00C33ABE" w:rsidRDefault="00C33ABE">
            <w:pPr>
              <w:pStyle w:val="BodyText"/>
            </w:pPr>
            <w:r>
              <w:t xml:space="preserve">Mapping </w:t>
            </w:r>
          </w:p>
        </w:tc>
      </w:tr>
      <w:tr w:rsidR="00C33ABE" w:rsidRPr="007F1DF9" w14:paraId="0F0630E7" w14:textId="77777777" w:rsidTr="00412A08">
        <w:trPr>
          <w:trPrChange w:id="835" w:author="Pallavi Tonpe" w:date="2025-11-04T13:29:00Z" w16du:dateUtc="2025-11-04T05:29:00Z">
            <w:trPr>
              <w:gridBefore w:val="1"/>
            </w:trPr>
          </w:trPrChange>
        </w:trPr>
        <w:tc>
          <w:tcPr>
            <w:tcW w:w="10543" w:type="dxa"/>
            <w:gridSpan w:val="4"/>
            <w:tcPrChange w:id="836" w:author="Pallavi Tonpe" w:date="2025-11-04T13:29:00Z" w16du:dateUtc="2025-11-04T05:29:00Z">
              <w:tcPr>
                <w:tcW w:w="10543" w:type="dxa"/>
                <w:gridSpan w:val="8"/>
              </w:tcPr>
            </w:tcPrChange>
          </w:tcPr>
          <w:p w14:paraId="22C23208" w14:textId="77777777" w:rsidR="00C33ABE" w:rsidRPr="007F1DF9" w:rsidRDefault="00C33ABE">
            <w:pPr>
              <w:pStyle w:val="BodyText"/>
              <w:rPr>
                <w:b/>
                <w:bCs/>
              </w:rPr>
            </w:pPr>
            <w:r>
              <w:rPr>
                <w:b/>
                <w:bCs/>
              </w:rPr>
              <w:t xml:space="preserve">Summary </w:t>
            </w:r>
            <w:r w:rsidRPr="007F1DF9">
              <w:rPr>
                <w:b/>
                <w:bCs/>
              </w:rPr>
              <w:t>Page</w:t>
            </w:r>
          </w:p>
        </w:tc>
      </w:tr>
      <w:tr w:rsidR="003038F5" w14:paraId="51F9CE9D" w14:textId="77777777" w:rsidTr="00412A08">
        <w:trPr>
          <w:trPrChange w:id="837" w:author="Pallavi Tonpe" w:date="2025-11-04T13:29:00Z" w16du:dateUtc="2025-11-04T05:29:00Z">
            <w:trPr>
              <w:gridBefore w:val="1"/>
            </w:trPr>
          </w:trPrChange>
        </w:trPr>
        <w:tc>
          <w:tcPr>
            <w:tcW w:w="1818" w:type="dxa"/>
            <w:tcPrChange w:id="838" w:author="Pallavi Tonpe" w:date="2025-11-04T13:29:00Z" w16du:dateUtc="2025-11-04T05:29:00Z">
              <w:tcPr>
                <w:tcW w:w="1818" w:type="dxa"/>
                <w:gridSpan w:val="2"/>
              </w:tcPr>
            </w:tcPrChange>
          </w:tcPr>
          <w:p w14:paraId="7B8ED925" w14:textId="77777777" w:rsidR="00C33ABE" w:rsidRDefault="00C33ABE">
            <w:pPr>
              <w:pStyle w:val="BodyText"/>
            </w:pPr>
            <w:r>
              <w:t>Logo Code</w:t>
            </w:r>
          </w:p>
        </w:tc>
        <w:tc>
          <w:tcPr>
            <w:tcW w:w="2340" w:type="dxa"/>
            <w:tcPrChange w:id="839" w:author="Pallavi Tonpe" w:date="2025-11-04T13:29:00Z" w16du:dateUtc="2025-11-04T05:29:00Z">
              <w:tcPr>
                <w:tcW w:w="2340" w:type="dxa"/>
                <w:gridSpan w:val="2"/>
              </w:tcPr>
            </w:tcPrChange>
          </w:tcPr>
          <w:p w14:paraId="322D485E" w14:textId="77777777" w:rsidR="00C33ABE" w:rsidRDefault="00C33ABE">
            <w:pPr>
              <w:pStyle w:val="BodyText"/>
            </w:pPr>
            <w:r>
              <w:t>Prime Therapeutics</w:t>
            </w:r>
          </w:p>
        </w:tc>
        <w:tc>
          <w:tcPr>
            <w:tcW w:w="2250" w:type="dxa"/>
            <w:tcPrChange w:id="840" w:author="Pallavi Tonpe" w:date="2025-11-04T13:29:00Z" w16du:dateUtc="2025-11-04T05:29:00Z">
              <w:tcPr>
                <w:tcW w:w="2250" w:type="dxa"/>
                <w:gridSpan w:val="2"/>
              </w:tcPr>
            </w:tcPrChange>
          </w:tcPr>
          <w:p w14:paraId="0E3E1598" w14:textId="77777777" w:rsidR="00C33ABE" w:rsidRDefault="00C33ABE">
            <w:pPr>
              <w:pStyle w:val="BodyText"/>
            </w:pPr>
            <w:r>
              <w:t>logoCd</w:t>
            </w:r>
          </w:p>
        </w:tc>
        <w:tc>
          <w:tcPr>
            <w:tcW w:w="4135" w:type="dxa"/>
            <w:tcPrChange w:id="841" w:author="Pallavi Tonpe" w:date="2025-11-04T13:29:00Z" w16du:dateUtc="2025-11-04T05:29:00Z">
              <w:tcPr>
                <w:tcW w:w="4135" w:type="dxa"/>
                <w:gridSpan w:val="2"/>
              </w:tcPr>
            </w:tcPrChange>
          </w:tcPr>
          <w:p w14:paraId="7ECF1AB8" w14:textId="77777777" w:rsidR="00C33ABE" w:rsidRDefault="00C33ABE">
            <w:pPr>
              <w:pStyle w:val="BodyText"/>
            </w:pPr>
            <w:r>
              <w:t xml:space="preserve">Refer extendable lookup </w:t>
            </w:r>
            <w:r w:rsidRPr="000A63D6">
              <w:t>CM-MarketsExtLookup</w:t>
            </w:r>
            <w:r>
              <w:t xml:space="preserve"> For Logo Code</w:t>
            </w:r>
          </w:p>
          <w:p w14:paraId="6A40EF04" w14:textId="77777777" w:rsidR="00C33ABE" w:rsidRDefault="00C33ABE">
            <w:pPr>
              <w:pStyle w:val="BodyText"/>
            </w:pPr>
            <w:r>
              <w:t>From Bil’s Account – Main Person- Get Parent Person. From Parent customer get the Industry characteristic and for this value check the logo code</w:t>
            </w:r>
          </w:p>
        </w:tc>
      </w:tr>
      <w:tr w:rsidR="00C33ABE" w14:paraId="12EA031D" w14:textId="77777777" w:rsidTr="00412A08">
        <w:trPr>
          <w:trPrChange w:id="842" w:author="Pallavi Tonpe" w:date="2025-11-04T13:29:00Z" w16du:dateUtc="2025-11-04T05:29:00Z">
            <w:trPr>
              <w:gridBefore w:val="1"/>
            </w:trPr>
          </w:trPrChange>
        </w:trPr>
        <w:tc>
          <w:tcPr>
            <w:tcW w:w="10543" w:type="dxa"/>
            <w:gridSpan w:val="4"/>
            <w:tcPrChange w:id="843" w:author="Pallavi Tonpe" w:date="2025-11-04T13:29:00Z" w16du:dateUtc="2025-11-04T05:29:00Z">
              <w:tcPr>
                <w:tcW w:w="10543" w:type="dxa"/>
                <w:gridSpan w:val="8"/>
              </w:tcPr>
            </w:tcPrChange>
          </w:tcPr>
          <w:p w14:paraId="1EB4A350" w14:textId="77777777" w:rsidR="00C33ABE" w:rsidRDefault="00C33ABE">
            <w:pPr>
              <w:pStyle w:val="BodyText"/>
            </w:pPr>
            <w:r>
              <w:t>primeAddress</w:t>
            </w:r>
          </w:p>
        </w:tc>
      </w:tr>
      <w:tr w:rsidR="003038F5" w14:paraId="79D4CD8B" w14:textId="77777777" w:rsidTr="00412A08">
        <w:trPr>
          <w:trPrChange w:id="844" w:author="Pallavi Tonpe" w:date="2025-11-04T13:29:00Z" w16du:dateUtc="2025-11-04T05:29:00Z">
            <w:trPr>
              <w:gridBefore w:val="1"/>
            </w:trPr>
          </w:trPrChange>
        </w:trPr>
        <w:tc>
          <w:tcPr>
            <w:tcW w:w="1818" w:type="dxa"/>
            <w:tcPrChange w:id="845" w:author="Pallavi Tonpe" w:date="2025-11-04T13:29:00Z" w16du:dateUtc="2025-11-04T05:29:00Z">
              <w:tcPr>
                <w:tcW w:w="1818" w:type="dxa"/>
                <w:gridSpan w:val="2"/>
              </w:tcPr>
            </w:tcPrChange>
          </w:tcPr>
          <w:p w14:paraId="36863B37" w14:textId="77777777" w:rsidR="00C33ABE" w:rsidRDefault="00C33ABE">
            <w:pPr>
              <w:pStyle w:val="BodyText"/>
            </w:pPr>
            <w:r>
              <w:t>Prime Address</w:t>
            </w:r>
          </w:p>
        </w:tc>
        <w:tc>
          <w:tcPr>
            <w:tcW w:w="2340" w:type="dxa"/>
            <w:tcPrChange w:id="846" w:author="Pallavi Tonpe" w:date="2025-11-04T13:29:00Z" w16du:dateUtc="2025-11-04T05:29:00Z">
              <w:tcPr>
                <w:tcW w:w="2340" w:type="dxa"/>
                <w:gridSpan w:val="2"/>
              </w:tcPr>
            </w:tcPrChange>
          </w:tcPr>
          <w:p w14:paraId="569A71FD" w14:textId="77777777" w:rsidR="00C33ABE" w:rsidRDefault="00C33ABE">
            <w:pPr>
              <w:pStyle w:val="BodyText"/>
            </w:pPr>
            <w:r w:rsidRPr="00400047">
              <w:t>Prime Therapeutics LLC</w:t>
            </w:r>
          </w:p>
          <w:p w14:paraId="7E13DBE9" w14:textId="77777777" w:rsidR="00C33ABE" w:rsidRDefault="00C33ABE">
            <w:pPr>
              <w:pStyle w:val="BodyText"/>
            </w:pPr>
            <w:r w:rsidRPr="00F444AA">
              <w:t>2900 Ames Crossing Road, Suite 200</w:t>
            </w:r>
          </w:p>
          <w:p w14:paraId="5AE87427" w14:textId="77777777" w:rsidR="00C33ABE" w:rsidRDefault="00C33ABE">
            <w:pPr>
              <w:pStyle w:val="BodyText"/>
            </w:pPr>
            <w:r w:rsidRPr="009F6F5E">
              <w:t>Eagan, MN  55121</w:t>
            </w:r>
          </w:p>
          <w:p w14:paraId="22BCD569" w14:textId="77777777" w:rsidR="00C33ABE" w:rsidRDefault="00C33ABE">
            <w:pPr>
              <w:pStyle w:val="BodyText"/>
            </w:pPr>
            <w:r>
              <w:fldChar w:fldCharType="begin"/>
            </w:r>
            <w:r>
              <w:instrText>HYPERLINK "http://www.primetherapeutics.com"</w:instrText>
            </w:r>
            <w:r>
              <w:fldChar w:fldCharType="separate"/>
            </w:r>
            <w:r w:rsidRPr="00EE21B1">
              <w:rPr>
                <w:rStyle w:val="Hyperlink"/>
              </w:rPr>
              <w:t>www.primetherapeutics.com</w:t>
            </w:r>
            <w:r>
              <w:fldChar w:fldCharType="end"/>
            </w:r>
          </w:p>
        </w:tc>
        <w:tc>
          <w:tcPr>
            <w:tcW w:w="2250" w:type="dxa"/>
            <w:tcPrChange w:id="847" w:author="Pallavi Tonpe" w:date="2025-11-04T13:29:00Z" w16du:dateUtc="2025-11-04T05:29:00Z">
              <w:tcPr>
                <w:tcW w:w="2250" w:type="dxa"/>
                <w:gridSpan w:val="2"/>
              </w:tcPr>
            </w:tcPrChange>
          </w:tcPr>
          <w:p w14:paraId="4153DD6F" w14:textId="77777777" w:rsidR="00C33ABE" w:rsidRDefault="00C33ABE">
            <w:pPr>
              <w:pStyle w:val="BodyText"/>
            </w:pPr>
            <w:r>
              <w:t>address1 thru</w:t>
            </w:r>
          </w:p>
          <w:p w14:paraId="5D06B05E" w14:textId="77777777" w:rsidR="00C33ABE" w:rsidRDefault="00C33ABE">
            <w:pPr>
              <w:pStyle w:val="BodyText"/>
            </w:pPr>
            <w:r>
              <w:t>address4</w:t>
            </w:r>
          </w:p>
          <w:p w14:paraId="4962BF52" w14:textId="1E73409C" w:rsidR="005D1E8A" w:rsidRDefault="005D1E8A">
            <w:pPr>
              <w:pStyle w:val="BodyText"/>
            </w:pPr>
            <w:r>
              <w:t xml:space="preserve">and </w:t>
            </w:r>
            <w:r w:rsidR="00BB4BEF">
              <w:t>emailId</w:t>
            </w:r>
          </w:p>
        </w:tc>
        <w:tc>
          <w:tcPr>
            <w:tcW w:w="4135" w:type="dxa"/>
            <w:tcPrChange w:id="848" w:author="Pallavi Tonpe" w:date="2025-11-04T13:29:00Z" w16du:dateUtc="2025-11-04T05:29:00Z">
              <w:tcPr>
                <w:tcW w:w="4135" w:type="dxa"/>
                <w:gridSpan w:val="2"/>
              </w:tcPr>
            </w:tcPrChange>
          </w:tcPr>
          <w:p w14:paraId="6C527804" w14:textId="77777777" w:rsidR="00C33ABE" w:rsidRDefault="00C33ABE">
            <w:pPr>
              <w:pStyle w:val="BodyText"/>
            </w:pPr>
            <w:r>
              <w:t xml:space="preserve">Refer extendable lookup </w:t>
            </w:r>
            <w:r w:rsidRPr="000A63D6">
              <w:t>CM-MarketsExtLookup</w:t>
            </w:r>
            <w:r>
              <w:t xml:space="preserve"> For “Prime Address”</w:t>
            </w:r>
          </w:p>
        </w:tc>
      </w:tr>
      <w:tr w:rsidR="00C33ABE" w14:paraId="6C8C6D13" w14:textId="77777777" w:rsidTr="00412A08">
        <w:trPr>
          <w:trPrChange w:id="849" w:author="Pallavi Tonpe" w:date="2025-11-04T13:29:00Z" w16du:dateUtc="2025-11-04T05:29:00Z">
            <w:trPr>
              <w:gridBefore w:val="1"/>
            </w:trPr>
          </w:trPrChange>
        </w:trPr>
        <w:tc>
          <w:tcPr>
            <w:tcW w:w="10543" w:type="dxa"/>
            <w:gridSpan w:val="4"/>
            <w:tcPrChange w:id="850" w:author="Pallavi Tonpe" w:date="2025-11-04T13:29:00Z" w16du:dateUtc="2025-11-04T05:29:00Z">
              <w:tcPr>
                <w:tcW w:w="10543" w:type="dxa"/>
                <w:gridSpan w:val="8"/>
              </w:tcPr>
            </w:tcPrChange>
          </w:tcPr>
          <w:p w14:paraId="678175AD" w14:textId="77777777" w:rsidR="00C33ABE" w:rsidRDefault="00C33ABE">
            <w:pPr>
              <w:pStyle w:val="BodyText"/>
            </w:pPr>
            <w:r>
              <w:t>billToInfo</w:t>
            </w:r>
          </w:p>
        </w:tc>
      </w:tr>
      <w:tr w:rsidR="003038F5" w14:paraId="7301DBFC" w14:textId="77777777" w:rsidTr="00412A08">
        <w:trPr>
          <w:trPrChange w:id="851" w:author="Pallavi Tonpe" w:date="2025-11-04T13:29:00Z" w16du:dateUtc="2025-11-04T05:29:00Z">
            <w:trPr>
              <w:gridBefore w:val="1"/>
            </w:trPr>
          </w:trPrChange>
        </w:trPr>
        <w:tc>
          <w:tcPr>
            <w:tcW w:w="1818" w:type="dxa"/>
            <w:tcPrChange w:id="852" w:author="Pallavi Tonpe" w:date="2025-11-04T13:29:00Z" w16du:dateUtc="2025-11-04T05:29:00Z">
              <w:tcPr>
                <w:tcW w:w="1818" w:type="dxa"/>
                <w:gridSpan w:val="2"/>
              </w:tcPr>
            </w:tcPrChange>
          </w:tcPr>
          <w:p w14:paraId="62415C13" w14:textId="77777777" w:rsidR="00C33ABE" w:rsidRDefault="00C33ABE">
            <w:pPr>
              <w:pStyle w:val="BodyText"/>
            </w:pPr>
            <w:r>
              <w:t xml:space="preserve">Bill To </w:t>
            </w:r>
          </w:p>
          <w:p w14:paraId="00762D95" w14:textId="77777777" w:rsidR="00C33ABE" w:rsidRDefault="00C33ABE">
            <w:pPr>
              <w:pStyle w:val="BodyText"/>
            </w:pPr>
            <w:r>
              <w:t>Name</w:t>
            </w:r>
          </w:p>
        </w:tc>
        <w:tc>
          <w:tcPr>
            <w:tcW w:w="2340" w:type="dxa"/>
            <w:tcPrChange w:id="853" w:author="Pallavi Tonpe" w:date="2025-11-04T13:29:00Z" w16du:dateUtc="2025-11-04T05:29:00Z">
              <w:tcPr>
                <w:tcW w:w="2340" w:type="dxa"/>
                <w:gridSpan w:val="2"/>
              </w:tcPr>
            </w:tcPrChange>
          </w:tcPr>
          <w:p w14:paraId="50BF5717" w14:textId="77777777" w:rsidR="00C33ABE" w:rsidRPr="00A76D64" w:rsidRDefault="00C33ABE">
            <w:pPr>
              <w:pStyle w:val="BodyText"/>
            </w:pPr>
            <w:r>
              <w:t>Emblem Health</w:t>
            </w:r>
          </w:p>
        </w:tc>
        <w:tc>
          <w:tcPr>
            <w:tcW w:w="2250" w:type="dxa"/>
            <w:tcPrChange w:id="854" w:author="Pallavi Tonpe" w:date="2025-11-04T13:29:00Z" w16du:dateUtc="2025-11-04T05:29:00Z">
              <w:tcPr>
                <w:tcW w:w="2250" w:type="dxa"/>
                <w:gridSpan w:val="2"/>
              </w:tcPr>
            </w:tcPrChange>
          </w:tcPr>
          <w:p w14:paraId="577CDC68" w14:textId="77777777" w:rsidR="00C33ABE" w:rsidRDefault="00C33ABE">
            <w:pPr>
              <w:pStyle w:val="BodyText"/>
            </w:pPr>
            <w:r>
              <w:t>address1</w:t>
            </w:r>
          </w:p>
        </w:tc>
        <w:tc>
          <w:tcPr>
            <w:tcW w:w="4135" w:type="dxa"/>
            <w:tcPrChange w:id="855" w:author="Pallavi Tonpe" w:date="2025-11-04T13:29:00Z" w16du:dateUtc="2025-11-04T05:29:00Z">
              <w:tcPr>
                <w:tcW w:w="4135" w:type="dxa"/>
                <w:gridSpan w:val="2"/>
              </w:tcPr>
            </w:tcPrChange>
          </w:tcPr>
          <w:p w14:paraId="58DC80BE" w14:textId="77777777" w:rsidR="00E72E7D" w:rsidRDefault="00E72E7D" w:rsidP="00E72E7D">
            <w:pPr>
              <w:pStyle w:val="BodyText"/>
              <w:rPr>
                <w:ins w:id="856" w:author="Pallavi Tonpe" w:date="2025-10-17T02:32:00Z" w16du:dateUtc="2025-10-17T06:32:00Z"/>
              </w:rPr>
            </w:pPr>
            <w:ins w:id="857" w:author="Pallavi Tonpe" w:date="2025-10-17T02:32:00Z" w16du:dateUtc="2025-10-17T06:32:00Z">
              <w:r>
                <w:t>Bill Group’s Bill To characteristic, if available</w:t>
              </w:r>
            </w:ins>
          </w:p>
          <w:p w14:paraId="1E43EA18" w14:textId="77777777" w:rsidR="00E72E7D" w:rsidRDefault="00E72E7D" w:rsidP="00E72E7D">
            <w:pPr>
              <w:pStyle w:val="BodyText"/>
              <w:rPr>
                <w:ins w:id="858" w:author="Pallavi Tonpe" w:date="2025-10-17T02:32:00Z" w16du:dateUtc="2025-10-17T06:32:00Z"/>
              </w:rPr>
            </w:pPr>
            <w:ins w:id="859" w:author="Pallavi Tonpe" w:date="2025-10-17T02:32:00Z" w16du:dateUtc="2025-10-17T06:32:00Z">
              <w:r>
                <w:t>ELSE</w:t>
              </w:r>
            </w:ins>
          </w:p>
          <w:p w14:paraId="6C2058EC" w14:textId="2FEEC008" w:rsidR="00C33ABE" w:rsidRDefault="00C33ABE">
            <w:pPr>
              <w:pStyle w:val="BodyText"/>
            </w:pPr>
            <w:r>
              <w:t>Client’s Entity Name (At Parent Customer)</w:t>
            </w:r>
          </w:p>
        </w:tc>
      </w:tr>
      <w:tr w:rsidR="003038F5" w14:paraId="4BD98C42" w14:textId="77777777" w:rsidTr="00412A08">
        <w:trPr>
          <w:trPrChange w:id="860" w:author="Pallavi Tonpe" w:date="2025-11-04T13:29:00Z" w16du:dateUtc="2025-11-04T05:29:00Z">
            <w:trPr>
              <w:gridBefore w:val="1"/>
            </w:trPr>
          </w:trPrChange>
        </w:trPr>
        <w:tc>
          <w:tcPr>
            <w:tcW w:w="1818" w:type="dxa"/>
            <w:tcPrChange w:id="861" w:author="Pallavi Tonpe" w:date="2025-11-04T13:29:00Z" w16du:dateUtc="2025-11-04T05:29:00Z">
              <w:tcPr>
                <w:tcW w:w="1818" w:type="dxa"/>
                <w:gridSpan w:val="2"/>
              </w:tcPr>
            </w:tcPrChange>
          </w:tcPr>
          <w:p w14:paraId="630DCC87" w14:textId="77777777" w:rsidR="00C33ABE" w:rsidRDefault="00C33ABE">
            <w:pPr>
              <w:pStyle w:val="BodyText"/>
            </w:pPr>
            <w:r>
              <w:t>Bill To Address1 and 2</w:t>
            </w:r>
          </w:p>
        </w:tc>
        <w:tc>
          <w:tcPr>
            <w:tcW w:w="2340" w:type="dxa"/>
            <w:tcPrChange w:id="862" w:author="Pallavi Tonpe" w:date="2025-11-04T13:29:00Z" w16du:dateUtc="2025-11-04T05:29:00Z">
              <w:tcPr>
                <w:tcW w:w="2340" w:type="dxa"/>
                <w:gridSpan w:val="2"/>
              </w:tcPr>
            </w:tcPrChange>
          </w:tcPr>
          <w:p w14:paraId="236C47E3" w14:textId="77777777" w:rsidR="00C33ABE" w:rsidRPr="00A76D64" w:rsidRDefault="00C33ABE">
            <w:pPr>
              <w:pStyle w:val="BodyText"/>
            </w:pPr>
            <w:r w:rsidRPr="00B7282C">
              <w:t>1001 BRINTON ROAD</w:t>
            </w:r>
          </w:p>
        </w:tc>
        <w:tc>
          <w:tcPr>
            <w:tcW w:w="2250" w:type="dxa"/>
            <w:tcPrChange w:id="863" w:author="Pallavi Tonpe" w:date="2025-11-04T13:29:00Z" w16du:dateUtc="2025-11-04T05:29:00Z">
              <w:tcPr>
                <w:tcW w:w="2250" w:type="dxa"/>
                <w:gridSpan w:val="2"/>
              </w:tcPr>
            </w:tcPrChange>
          </w:tcPr>
          <w:p w14:paraId="0C0E9813" w14:textId="5EF4E26D" w:rsidR="00C33ABE" w:rsidRDefault="001F7B3C">
            <w:pPr>
              <w:pStyle w:val="BodyText"/>
            </w:pPr>
            <w:r>
              <w:t>a</w:t>
            </w:r>
            <w:r w:rsidR="00C33ABE">
              <w:t>ddress</w:t>
            </w:r>
            <w:r>
              <w:t>2</w:t>
            </w:r>
          </w:p>
        </w:tc>
        <w:tc>
          <w:tcPr>
            <w:tcW w:w="4135" w:type="dxa"/>
            <w:tcPrChange w:id="864" w:author="Pallavi Tonpe" w:date="2025-11-04T13:29:00Z" w16du:dateUtc="2025-11-04T05:29:00Z">
              <w:tcPr>
                <w:tcW w:w="4135" w:type="dxa"/>
                <w:gridSpan w:val="2"/>
              </w:tcPr>
            </w:tcPrChange>
          </w:tcPr>
          <w:p w14:paraId="608BB951" w14:textId="77777777" w:rsidR="00895E11" w:rsidRDefault="00895E11" w:rsidP="00895E11">
            <w:pPr>
              <w:pStyle w:val="BodyText"/>
              <w:rPr>
                <w:ins w:id="865" w:author="Pallavi Tonpe" w:date="2025-10-03T16:22:00Z" w16du:dateUtc="2025-10-03T20:22:00Z"/>
              </w:rPr>
            </w:pPr>
            <w:ins w:id="866" w:author="Pallavi Tonpe" w:date="2025-10-03T16:22:00Z" w16du:dateUtc="2025-10-03T20:22:00Z">
              <w:r>
                <w:t>Address 1+ Address 2 for the Bill Group, if available. Else Address from Client</w:t>
              </w:r>
            </w:ins>
          </w:p>
          <w:p w14:paraId="26ECC4C1" w14:textId="77777777" w:rsidR="00C33ABE" w:rsidRDefault="00C33ABE">
            <w:pPr>
              <w:pStyle w:val="BodyText"/>
            </w:pPr>
            <w:r>
              <w:t>Client’s Adress 1 and 2</w:t>
            </w:r>
          </w:p>
        </w:tc>
      </w:tr>
      <w:tr w:rsidR="003038F5" w14:paraId="3D224B9C" w14:textId="77777777" w:rsidTr="00412A08">
        <w:trPr>
          <w:trPrChange w:id="867" w:author="Pallavi Tonpe" w:date="2025-11-04T13:29:00Z" w16du:dateUtc="2025-11-04T05:29:00Z">
            <w:trPr>
              <w:gridBefore w:val="1"/>
            </w:trPr>
          </w:trPrChange>
        </w:trPr>
        <w:tc>
          <w:tcPr>
            <w:tcW w:w="1818" w:type="dxa"/>
            <w:tcPrChange w:id="868" w:author="Pallavi Tonpe" w:date="2025-11-04T13:29:00Z" w16du:dateUtc="2025-11-04T05:29:00Z">
              <w:tcPr>
                <w:tcW w:w="1818" w:type="dxa"/>
                <w:gridSpan w:val="2"/>
              </w:tcPr>
            </w:tcPrChange>
          </w:tcPr>
          <w:p w14:paraId="43756B7D" w14:textId="77777777" w:rsidR="00C33ABE" w:rsidRDefault="00C33ABE">
            <w:pPr>
              <w:pStyle w:val="BodyText"/>
            </w:pPr>
            <w:r>
              <w:t>Bill To City State and Zip</w:t>
            </w:r>
          </w:p>
        </w:tc>
        <w:tc>
          <w:tcPr>
            <w:tcW w:w="2340" w:type="dxa"/>
            <w:tcPrChange w:id="869" w:author="Pallavi Tonpe" w:date="2025-11-04T13:29:00Z" w16du:dateUtc="2025-11-04T05:29:00Z">
              <w:tcPr>
                <w:tcW w:w="2340" w:type="dxa"/>
                <w:gridSpan w:val="2"/>
              </w:tcPr>
            </w:tcPrChange>
          </w:tcPr>
          <w:p w14:paraId="0AA96A83" w14:textId="77777777" w:rsidR="00C33ABE" w:rsidRPr="00A76D64" w:rsidRDefault="00C33ABE">
            <w:pPr>
              <w:pStyle w:val="BodyText"/>
            </w:pPr>
            <w:r w:rsidRPr="00D73890">
              <w:t>PITTSBURGH</w:t>
            </w:r>
            <w:r>
              <w:t>,PA,15221</w:t>
            </w:r>
          </w:p>
        </w:tc>
        <w:tc>
          <w:tcPr>
            <w:tcW w:w="2250" w:type="dxa"/>
            <w:tcPrChange w:id="870" w:author="Pallavi Tonpe" w:date="2025-11-04T13:29:00Z" w16du:dateUtc="2025-11-04T05:29:00Z">
              <w:tcPr>
                <w:tcW w:w="2250" w:type="dxa"/>
                <w:gridSpan w:val="2"/>
              </w:tcPr>
            </w:tcPrChange>
          </w:tcPr>
          <w:p w14:paraId="2067DDBD" w14:textId="61C7A014" w:rsidR="00C33ABE" w:rsidRDefault="001F7B3C">
            <w:pPr>
              <w:pStyle w:val="BodyText"/>
            </w:pPr>
            <w:r>
              <w:t>a</w:t>
            </w:r>
            <w:r w:rsidR="00C33ABE">
              <w:t>ddress</w:t>
            </w:r>
            <w:r>
              <w:t>3</w:t>
            </w:r>
          </w:p>
        </w:tc>
        <w:tc>
          <w:tcPr>
            <w:tcW w:w="4135" w:type="dxa"/>
            <w:tcPrChange w:id="871" w:author="Pallavi Tonpe" w:date="2025-11-04T13:29:00Z" w16du:dateUtc="2025-11-04T05:29:00Z">
              <w:tcPr>
                <w:tcW w:w="4135" w:type="dxa"/>
                <w:gridSpan w:val="2"/>
              </w:tcPr>
            </w:tcPrChange>
          </w:tcPr>
          <w:p w14:paraId="66DEB695" w14:textId="6E63B740" w:rsidR="00197C51" w:rsidRDefault="00197C51" w:rsidP="00197C51">
            <w:pPr>
              <w:pStyle w:val="BodyText"/>
              <w:rPr>
                <w:ins w:id="872" w:author="Pallavi Tonpe" w:date="2025-10-03T16:22:00Z" w16du:dateUtc="2025-10-03T20:22:00Z"/>
              </w:rPr>
            </w:pPr>
            <w:ins w:id="873" w:author="Pallavi Tonpe" w:date="2025-10-03T16:22:00Z" w16du:dateUtc="2025-10-03T20:22:00Z">
              <w:r>
                <w:t>City, State, Zip for the Bill Group, if available. Else Address from Client</w:t>
              </w:r>
            </w:ins>
          </w:p>
          <w:p w14:paraId="4FC28168" w14:textId="77777777" w:rsidR="00895E11" w:rsidRDefault="00895E11">
            <w:pPr>
              <w:pStyle w:val="BodyText"/>
              <w:rPr>
                <w:ins w:id="874" w:author="Pallavi Tonpe" w:date="2025-10-03T16:22:00Z" w16du:dateUtc="2025-10-03T20:22:00Z"/>
              </w:rPr>
            </w:pPr>
          </w:p>
          <w:p w14:paraId="4BB24D56" w14:textId="77777777" w:rsidR="00C33ABE" w:rsidRDefault="00C33ABE">
            <w:pPr>
              <w:pStyle w:val="BodyText"/>
            </w:pPr>
            <w:r>
              <w:t>Client’s  City, State and Zip (Comma separated)</w:t>
            </w:r>
          </w:p>
        </w:tc>
      </w:tr>
      <w:tr w:rsidR="003038F5" w14:paraId="327B67C4" w14:textId="77777777" w:rsidTr="00412A08">
        <w:trPr>
          <w:trPrChange w:id="875" w:author="Pallavi Tonpe" w:date="2025-11-04T13:29:00Z" w16du:dateUtc="2025-11-04T05:29:00Z">
            <w:trPr>
              <w:gridBefore w:val="1"/>
            </w:trPr>
          </w:trPrChange>
        </w:trPr>
        <w:tc>
          <w:tcPr>
            <w:tcW w:w="1818" w:type="dxa"/>
            <w:tcPrChange w:id="876" w:author="Pallavi Tonpe" w:date="2025-11-04T13:29:00Z" w16du:dateUtc="2025-11-04T05:29:00Z">
              <w:tcPr>
                <w:tcW w:w="1818" w:type="dxa"/>
                <w:gridSpan w:val="2"/>
              </w:tcPr>
            </w:tcPrChange>
          </w:tcPr>
          <w:p w14:paraId="4CC498FA" w14:textId="77777777" w:rsidR="00C33ABE" w:rsidRDefault="00C33ABE">
            <w:pPr>
              <w:pStyle w:val="BodyText"/>
            </w:pPr>
            <w:r>
              <w:t>Invoice Date</w:t>
            </w:r>
          </w:p>
        </w:tc>
        <w:tc>
          <w:tcPr>
            <w:tcW w:w="2340" w:type="dxa"/>
            <w:tcPrChange w:id="877" w:author="Pallavi Tonpe" w:date="2025-11-04T13:29:00Z" w16du:dateUtc="2025-11-04T05:29:00Z">
              <w:tcPr>
                <w:tcW w:w="2340" w:type="dxa"/>
                <w:gridSpan w:val="2"/>
              </w:tcPr>
            </w:tcPrChange>
          </w:tcPr>
          <w:p w14:paraId="2D2D9A6B" w14:textId="77777777" w:rsidR="00C33ABE" w:rsidRDefault="00C33ABE">
            <w:pPr>
              <w:pStyle w:val="BodyText"/>
            </w:pPr>
            <w:r w:rsidRPr="00A76D64">
              <w:t>05/01/2025</w:t>
            </w:r>
          </w:p>
        </w:tc>
        <w:tc>
          <w:tcPr>
            <w:tcW w:w="2250" w:type="dxa"/>
            <w:tcPrChange w:id="878" w:author="Pallavi Tonpe" w:date="2025-11-04T13:29:00Z" w16du:dateUtc="2025-11-04T05:29:00Z">
              <w:tcPr>
                <w:tcW w:w="2250" w:type="dxa"/>
                <w:gridSpan w:val="2"/>
              </w:tcPr>
            </w:tcPrChange>
          </w:tcPr>
          <w:p w14:paraId="4989CE6A" w14:textId="77777777" w:rsidR="00C33ABE" w:rsidRDefault="00C33ABE">
            <w:pPr>
              <w:pStyle w:val="BodyText"/>
            </w:pPr>
            <w:r>
              <w:t>invoiceDate</w:t>
            </w:r>
          </w:p>
        </w:tc>
        <w:tc>
          <w:tcPr>
            <w:tcW w:w="4135" w:type="dxa"/>
            <w:tcPrChange w:id="879" w:author="Pallavi Tonpe" w:date="2025-11-04T13:29:00Z" w16du:dateUtc="2025-11-04T05:29:00Z">
              <w:tcPr>
                <w:tcW w:w="4135" w:type="dxa"/>
                <w:gridSpan w:val="2"/>
              </w:tcPr>
            </w:tcPrChange>
          </w:tcPr>
          <w:p w14:paraId="46C0A6A7" w14:textId="77777777" w:rsidR="00C33ABE" w:rsidRDefault="00C33ABE">
            <w:pPr>
              <w:pStyle w:val="BodyText"/>
            </w:pPr>
            <w:r>
              <w:t>BILL_DT</w:t>
            </w:r>
          </w:p>
        </w:tc>
      </w:tr>
      <w:tr w:rsidR="003038F5" w14:paraId="7A70C33E" w14:textId="77777777" w:rsidTr="00412A08">
        <w:trPr>
          <w:trPrChange w:id="880" w:author="Pallavi Tonpe" w:date="2025-11-04T13:29:00Z" w16du:dateUtc="2025-11-04T05:29:00Z">
            <w:trPr>
              <w:gridBefore w:val="1"/>
            </w:trPr>
          </w:trPrChange>
        </w:trPr>
        <w:tc>
          <w:tcPr>
            <w:tcW w:w="1818" w:type="dxa"/>
            <w:tcPrChange w:id="881" w:author="Pallavi Tonpe" w:date="2025-11-04T13:29:00Z" w16du:dateUtc="2025-11-04T05:29:00Z">
              <w:tcPr>
                <w:tcW w:w="1818" w:type="dxa"/>
                <w:gridSpan w:val="2"/>
              </w:tcPr>
            </w:tcPrChange>
          </w:tcPr>
          <w:p w14:paraId="39044220" w14:textId="77777777" w:rsidR="00C33ABE" w:rsidRDefault="00C33ABE">
            <w:pPr>
              <w:pStyle w:val="BodyText"/>
            </w:pPr>
            <w:r>
              <w:t>Billing Period</w:t>
            </w:r>
          </w:p>
        </w:tc>
        <w:tc>
          <w:tcPr>
            <w:tcW w:w="2340" w:type="dxa"/>
            <w:tcPrChange w:id="882" w:author="Pallavi Tonpe" w:date="2025-11-04T13:29:00Z" w16du:dateUtc="2025-11-04T05:29:00Z">
              <w:tcPr>
                <w:tcW w:w="2340" w:type="dxa"/>
                <w:gridSpan w:val="2"/>
              </w:tcPr>
            </w:tcPrChange>
          </w:tcPr>
          <w:p w14:paraId="73698649" w14:textId="77777777" w:rsidR="00C33ABE" w:rsidRDefault="00C33ABE">
            <w:pPr>
              <w:pStyle w:val="BodyText"/>
            </w:pPr>
            <w:r w:rsidRPr="00A15544">
              <w:t>2/17/2025 - 2/23/2025</w:t>
            </w:r>
          </w:p>
        </w:tc>
        <w:tc>
          <w:tcPr>
            <w:tcW w:w="2250" w:type="dxa"/>
            <w:tcPrChange w:id="883" w:author="Pallavi Tonpe" w:date="2025-11-04T13:29:00Z" w16du:dateUtc="2025-11-04T05:29:00Z">
              <w:tcPr>
                <w:tcW w:w="2250" w:type="dxa"/>
                <w:gridSpan w:val="2"/>
              </w:tcPr>
            </w:tcPrChange>
          </w:tcPr>
          <w:p w14:paraId="3251955B" w14:textId="77777777" w:rsidR="00C33ABE" w:rsidRDefault="00C33ABE">
            <w:pPr>
              <w:pStyle w:val="BodyText"/>
            </w:pPr>
            <w:r>
              <w:t>billingPeriod</w:t>
            </w:r>
          </w:p>
        </w:tc>
        <w:tc>
          <w:tcPr>
            <w:tcW w:w="4135" w:type="dxa"/>
            <w:tcPrChange w:id="884" w:author="Pallavi Tonpe" w:date="2025-11-04T13:29:00Z" w16du:dateUtc="2025-11-04T05:29:00Z">
              <w:tcPr>
                <w:tcW w:w="4135" w:type="dxa"/>
                <w:gridSpan w:val="2"/>
              </w:tcPr>
            </w:tcPrChange>
          </w:tcPr>
          <w:p w14:paraId="7EDBA131" w14:textId="77777777" w:rsidR="00C33ABE" w:rsidRDefault="00C33ABE">
            <w:pPr>
              <w:pStyle w:val="BodyText"/>
            </w:pPr>
            <w:r w:rsidRPr="005529B8">
              <w:t>SELECT MAX(START_DT) FROM CI_BSEG WHERE BILL_ID = :BILL_ID</w:t>
            </w:r>
          </w:p>
          <w:p w14:paraId="4AC3CC89" w14:textId="77777777" w:rsidR="00C33ABE" w:rsidRDefault="00C33ABE">
            <w:pPr>
              <w:pStyle w:val="BodyText"/>
            </w:pPr>
            <w:r>
              <w:t>+ ‘-‘</w:t>
            </w:r>
          </w:p>
          <w:p w14:paraId="548A87CC" w14:textId="77777777" w:rsidR="00C33ABE" w:rsidRDefault="00C33ABE">
            <w:pPr>
              <w:pStyle w:val="BodyText"/>
            </w:pPr>
            <w:r w:rsidRPr="005529B8">
              <w:t>SELECT MAX(</w:t>
            </w:r>
            <w:r>
              <w:t>END</w:t>
            </w:r>
            <w:r w:rsidRPr="005529B8">
              <w:t>_DT) FROM CI_BSEG WHERE BILL_ID = :BILL_ID</w:t>
            </w:r>
            <w:r w:rsidDel="00064374">
              <w:t xml:space="preserve"> </w:t>
            </w:r>
          </w:p>
        </w:tc>
      </w:tr>
      <w:tr w:rsidR="003038F5" w14:paraId="290C624C" w14:textId="77777777" w:rsidTr="00412A08">
        <w:trPr>
          <w:trPrChange w:id="885" w:author="Pallavi Tonpe" w:date="2025-11-04T13:29:00Z" w16du:dateUtc="2025-11-04T05:29:00Z">
            <w:trPr>
              <w:gridBefore w:val="1"/>
            </w:trPr>
          </w:trPrChange>
        </w:trPr>
        <w:tc>
          <w:tcPr>
            <w:tcW w:w="1818" w:type="dxa"/>
            <w:tcPrChange w:id="886" w:author="Pallavi Tonpe" w:date="2025-11-04T13:29:00Z" w16du:dateUtc="2025-11-04T05:29:00Z">
              <w:tcPr>
                <w:tcW w:w="1818" w:type="dxa"/>
                <w:gridSpan w:val="2"/>
              </w:tcPr>
            </w:tcPrChange>
          </w:tcPr>
          <w:p w14:paraId="4E19997D" w14:textId="77777777" w:rsidR="00C33ABE" w:rsidRDefault="00C33ABE">
            <w:pPr>
              <w:pStyle w:val="BodyText"/>
            </w:pPr>
            <w:r>
              <w:t>Customer</w:t>
            </w:r>
          </w:p>
        </w:tc>
        <w:tc>
          <w:tcPr>
            <w:tcW w:w="2340" w:type="dxa"/>
            <w:tcPrChange w:id="887" w:author="Pallavi Tonpe" w:date="2025-11-04T13:29:00Z" w16du:dateUtc="2025-11-04T05:29:00Z">
              <w:tcPr>
                <w:tcW w:w="2340" w:type="dxa"/>
                <w:gridSpan w:val="2"/>
              </w:tcPr>
            </w:tcPrChange>
          </w:tcPr>
          <w:p w14:paraId="47222B39" w14:textId="77777777" w:rsidR="00C33ABE" w:rsidRPr="00A15544" w:rsidRDefault="00C33ABE">
            <w:pPr>
              <w:pStyle w:val="BodyText"/>
            </w:pPr>
            <w:r w:rsidRPr="005D0629">
              <w:t>10003</w:t>
            </w:r>
          </w:p>
        </w:tc>
        <w:tc>
          <w:tcPr>
            <w:tcW w:w="2250" w:type="dxa"/>
            <w:tcPrChange w:id="888" w:author="Pallavi Tonpe" w:date="2025-11-04T13:29:00Z" w16du:dateUtc="2025-11-04T05:29:00Z">
              <w:tcPr>
                <w:tcW w:w="2250" w:type="dxa"/>
                <w:gridSpan w:val="2"/>
              </w:tcPr>
            </w:tcPrChange>
          </w:tcPr>
          <w:p w14:paraId="04E1093F" w14:textId="77777777" w:rsidR="00C33ABE" w:rsidRDefault="00C33ABE">
            <w:pPr>
              <w:pStyle w:val="BodyText"/>
            </w:pPr>
            <w:r>
              <w:t>customerId</w:t>
            </w:r>
          </w:p>
        </w:tc>
        <w:tc>
          <w:tcPr>
            <w:tcW w:w="4135" w:type="dxa"/>
            <w:tcPrChange w:id="889" w:author="Pallavi Tonpe" w:date="2025-11-04T13:29:00Z" w16du:dateUtc="2025-11-04T05:29:00Z">
              <w:tcPr>
                <w:tcW w:w="4135" w:type="dxa"/>
                <w:gridSpan w:val="2"/>
              </w:tcPr>
            </w:tcPrChange>
          </w:tcPr>
          <w:p w14:paraId="482C59B4" w14:textId="77777777" w:rsidR="00C33ABE" w:rsidRDefault="00C33ABE">
            <w:pPr>
              <w:pStyle w:val="BodyText"/>
            </w:pPr>
            <w:r>
              <w:t>CLIENT_ID</w:t>
            </w:r>
          </w:p>
        </w:tc>
      </w:tr>
      <w:tr w:rsidR="003038F5" w14:paraId="2A6AF53C" w14:textId="77777777" w:rsidTr="00412A08">
        <w:trPr>
          <w:trPrChange w:id="890" w:author="Pallavi Tonpe" w:date="2025-11-04T13:29:00Z" w16du:dateUtc="2025-11-04T05:29:00Z">
            <w:trPr>
              <w:gridBefore w:val="1"/>
            </w:trPr>
          </w:trPrChange>
        </w:trPr>
        <w:tc>
          <w:tcPr>
            <w:tcW w:w="1818" w:type="dxa"/>
            <w:tcPrChange w:id="891" w:author="Pallavi Tonpe" w:date="2025-11-04T13:29:00Z" w16du:dateUtc="2025-11-04T05:29:00Z">
              <w:tcPr>
                <w:tcW w:w="1818" w:type="dxa"/>
                <w:gridSpan w:val="2"/>
              </w:tcPr>
            </w:tcPrChange>
          </w:tcPr>
          <w:p w14:paraId="30637CBF" w14:textId="77777777" w:rsidR="00C33ABE" w:rsidRDefault="00C33ABE">
            <w:pPr>
              <w:pStyle w:val="BodyText"/>
            </w:pPr>
            <w:r>
              <w:t>Invoice Number</w:t>
            </w:r>
          </w:p>
        </w:tc>
        <w:tc>
          <w:tcPr>
            <w:tcW w:w="2340" w:type="dxa"/>
            <w:tcPrChange w:id="892" w:author="Pallavi Tonpe" w:date="2025-11-04T13:29:00Z" w16du:dateUtc="2025-11-04T05:29:00Z">
              <w:tcPr>
                <w:tcW w:w="2340" w:type="dxa"/>
                <w:gridSpan w:val="2"/>
              </w:tcPr>
            </w:tcPrChange>
          </w:tcPr>
          <w:p w14:paraId="73B57809" w14:textId="77777777" w:rsidR="00C33ABE" w:rsidRPr="00A76D64" w:rsidRDefault="00C33ABE">
            <w:pPr>
              <w:pStyle w:val="BodyText"/>
            </w:pPr>
            <w:r w:rsidRPr="00A76D64">
              <w:t>1587139</w:t>
            </w:r>
          </w:p>
        </w:tc>
        <w:tc>
          <w:tcPr>
            <w:tcW w:w="2250" w:type="dxa"/>
            <w:tcPrChange w:id="893" w:author="Pallavi Tonpe" w:date="2025-11-04T13:29:00Z" w16du:dateUtc="2025-11-04T05:29:00Z">
              <w:tcPr>
                <w:tcW w:w="2250" w:type="dxa"/>
                <w:gridSpan w:val="2"/>
              </w:tcPr>
            </w:tcPrChange>
          </w:tcPr>
          <w:p w14:paraId="13CAEA82" w14:textId="77777777" w:rsidR="00C33ABE" w:rsidRDefault="00C33ABE">
            <w:pPr>
              <w:pStyle w:val="BodyText"/>
            </w:pPr>
            <w:r>
              <w:t>invoiceNumber</w:t>
            </w:r>
          </w:p>
        </w:tc>
        <w:tc>
          <w:tcPr>
            <w:tcW w:w="4135" w:type="dxa"/>
            <w:tcPrChange w:id="894" w:author="Pallavi Tonpe" w:date="2025-11-04T13:29:00Z" w16du:dateUtc="2025-11-04T05:29:00Z">
              <w:tcPr>
                <w:tcW w:w="4135" w:type="dxa"/>
                <w:gridSpan w:val="2"/>
              </w:tcPr>
            </w:tcPrChange>
          </w:tcPr>
          <w:p w14:paraId="6A932CCE" w14:textId="77777777" w:rsidR="00C33ABE" w:rsidRDefault="00C33ABE">
            <w:pPr>
              <w:pStyle w:val="BodyText"/>
            </w:pPr>
            <w:r>
              <w:t>BILL_ID</w:t>
            </w:r>
          </w:p>
        </w:tc>
      </w:tr>
      <w:tr w:rsidR="003038F5" w14:paraId="3563A39E" w14:textId="77777777" w:rsidTr="00412A08">
        <w:trPr>
          <w:trPrChange w:id="895" w:author="Pallavi Tonpe" w:date="2025-11-04T13:29:00Z" w16du:dateUtc="2025-11-04T05:29:00Z">
            <w:trPr>
              <w:gridBefore w:val="1"/>
            </w:trPr>
          </w:trPrChange>
        </w:trPr>
        <w:tc>
          <w:tcPr>
            <w:tcW w:w="1818" w:type="dxa"/>
            <w:tcPrChange w:id="896" w:author="Pallavi Tonpe" w:date="2025-11-04T13:29:00Z" w16du:dateUtc="2025-11-04T05:29:00Z">
              <w:tcPr>
                <w:tcW w:w="1818" w:type="dxa"/>
                <w:gridSpan w:val="2"/>
              </w:tcPr>
            </w:tcPrChange>
          </w:tcPr>
          <w:p w14:paraId="22592BE4" w14:textId="77777777" w:rsidR="00C33ABE" w:rsidRDefault="00C33ABE">
            <w:pPr>
              <w:pStyle w:val="BodyText"/>
            </w:pPr>
            <w:r>
              <w:t>Payment Due Date</w:t>
            </w:r>
          </w:p>
        </w:tc>
        <w:tc>
          <w:tcPr>
            <w:tcW w:w="2340" w:type="dxa"/>
            <w:tcPrChange w:id="897" w:author="Pallavi Tonpe" w:date="2025-11-04T13:29:00Z" w16du:dateUtc="2025-11-04T05:29:00Z">
              <w:tcPr>
                <w:tcW w:w="2340" w:type="dxa"/>
                <w:gridSpan w:val="2"/>
              </w:tcPr>
            </w:tcPrChange>
          </w:tcPr>
          <w:p w14:paraId="51F58492" w14:textId="77777777" w:rsidR="00C33ABE" w:rsidRDefault="00C33ABE">
            <w:pPr>
              <w:pStyle w:val="BodyText"/>
            </w:pPr>
            <w:r w:rsidRPr="00B302B1">
              <w:t>05/08/2025</w:t>
            </w:r>
          </w:p>
        </w:tc>
        <w:tc>
          <w:tcPr>
            <w:tcW w:w="2250" w:type="dxa"/>
            <w:tcPrChange w:id="898" w:author="Pallavi Tonpe" w:date="2025-11-04T13:29:00Z" w16du:dateUtc="2025-11-04T05:29:00Z">
              <w:tcPr>
                <w:tcW w:w="2250" w:type="dxa"/>
                <w:gridSpan w:val="2"/>
              </w:tcPr>
            </w:tcPrChange>
          </w:tcPr>
          <w:p w14:paraId="52EBBE76" w14:textId="77777777" w:rsidR="00C33ABE" w:rsidRDefault="00C33ABE">
            <w:pPr>
              <w:pStyle w:val="BodyText"/>
            </w:pPr>
            <w:r>
              <w:t>dueDate</w:t>
            </w:r>
          </w:p>
        </w:tc>
        <w:tc>
          <w:tcPr>
            <w:tcW w:w="4135" w:type="dxa"/>
            <w:tcPrChange w:id="899" w:author="Pallavi Tonpe" w:date="2025-11-04T13:29:00Z" w16du:dateUtc="2025-11-04T05:29:00Z">
              <w:tcPr>
                <w:tcW w:w="4135" w:type="dxa"/>
                <w:gridSpan w:val="2"/>
              </w:tcPr>
            </w:tcPrChange>
          </w:tcPr>
          <w:p w14:paraId="38F6A483" w14:textId="77777777" w:rsidR="00C33ABE" w:rsidRDefault="00C33ABE">
            <w:pPr>
              <w:pStyle w:val="BodyText"/>
            </w:pPr>
            <w:r>
              <w:t>DUE_DT</w:t>
            </w:r>
          </w:p>
        </w:tc>
      </w:tr>
      <w:tr w:rsidR="003038F5" w14:paraId="0F42458F" w14:textId="77777777" w:rsidTr="00412A08">
        <w:trPr>
          <w:trPrChange w:id="900" w:author="Pallavi Tonpe" w:date="2025-11-04T13:29:00Z" w16du:dateUtc="2025-11-04T05:29:00Z">
            <w:trPr>
              <w:gridBefore w:val="1"/>
            </w:trPr>
          </w:trPrChange>
        </w:trPr>
        <w:tc>
          <w:tcPr>
            <w:tcW w:w="1818" w:type="dxa"/>
            <w:tcPrChange w:id="901" w:author="Pallavi Tonpe" w:date="2025-11-04T13:29:00Z" w16du:dateUtc="2025-11-04T05:29:00Z">
              <w:tcPr>
                <w:tcW w:w="1818" w:type="dxa"/>
                <w:gridSpan w:val="2"/>
              </w:tcPr>
            </w:tcPrChange>
          </w:tcPr>
          <w:p w14:paraId="72DB982B" w14:textId="77777777" w:rsidR="00C33ABE" w:rsidRDefault="00C33ABE">
            <w:pPr>
              <w:pStyle w:val="BodyText"/>
            </w:pPr>
            <w:r>
              <w:t>Payment Terms</w:t>
            </w:r>
          </w:p>
        </w:tc>
        <w:tc>
          <w:tcPr>
            <w:tcW w:w="2340" w:type="dxa"/>
            <w:tcPrChange w:id="902" w:author="Pallavi Tonpe" w:date="2025-11-04T13:29:00Z" w16du:dateUtc="2025-11-04T05:29:00Z">
              <w:tcPr>
                <w:tcW w:w="2340" w:type="dxa"/>
                <w:gridSpan w:val="2"/>
              </w:tcPr>
            </w:tcPrChange>
          </w:tcPr>
          <w:p w14:paraId="6D699823" w14:textId="77777777" w:rsidR="00C33ABE" w:rsidRPr="00B302B1" w:rsidRDefault="00C33ABE">
            <w:pPr>
              <w:pStyle w:val="BodyText"/>
            </w:pPr>
            <w:r>
              <w:t>Net 30 days</w:t>
            </w:r>
          </w:p>
        </w:tc>
        <w:tc>
          <w:tcPr>
            <w:tcW w:w="2250" w:type="dxa"/>
            <w:tcPrChange w:id="903" w:author="Pallavi Tonpe" w:date="2025-11-04T13:29:00Z" w16du:dateUtc="2025-11-04T05:29:00Z">
              <w:tcPr>
                <w:tcW w:w="2250" w:type="dxa"/>
                <w:gridSpan w:val="2"/>
              </w:tcPr>
            </w:tcPrChange>
          </w:tcPr>
          <w:p w14:paraId="06FE73ED" w14:textId="77777777" w:rsidR="00C33ABE" w:rsidRDefault="00C33ABE">
            <w:pPr>
              <w:pStyle w:val="BodyText"/>
            </w:pPr>
            <w:r>
              <w:t>paymentTerms</w:t>
            </w:r>
          </w:p>
        </w:tc>
        <w:tc>
          <w:tcPr>
            <w:tcW w:w="4135" w:type="dxa"/>
            <w:tcPrChange w:id="904" w:author="Pallavi Tonpe" w:date="2025-11-04T13:29:00Z" w16du:dateUtc="2025-11-04T05:29:00Z">
              <w:tcPr>
                <w:tcW w:w="4135" w:type="dxa"/>
                <w:gridSpan w:val="2"/>
              </w:tcPr>
            </w:tcPrChange>
          </w:tcPr>
          <w:p w14:paraId="6AB1EC4A" w14:textId="77777777" w:rsidR="00C33ABE" w:rsidRDefault="00C33ABE">
            <w:pPr>
              <w:pStyle w:val="BodyText"/>
            </w:pPr>
            <w:r w:rsidRPr="001F08D6">
              <w:t>CM-NETRM</w:t>
            </w:r>
            <w:r>
              <w:t xml:space="preserve"> characteristic  from Bill’s Account </w:t>
            </w:r>
          </w:p>
        </w:tc>
      </w:tr>
      <w:tr w:rsidR="003038F5" w14:paraId="500A15A9" w14:textId="77777777" w:rsidTr="00412A08">
        <w:trPr>
          <w:trPrChange w:id="905" w:author="Pallavi Tonpe" w:date="2025-11-04T13:29:00Z" w16du:dateUtc="2025-11-04T05:29:00Z">
            <w:trPr>
              <w:gridBefore w:val="1"/>
            </w:trPr>
          </w:trPrChange>
        </w:trPr>
        <w:tc>
          <w:tcPr>
            <w:tcW w:w="1818" w:type="dxa"/>
            <w:tcPrChange w:id="906" w:author="Pallavi Tonpe" w:date="2025-11-04T13:29:00Z" w16du:dateUtc="2025-11-04T05:29:00Z">
              <w:tcPr>
                <w:tcW w:w="1818" w:type="dxa"/>
                <w:gridSpan w:val="2"/>
              </w:tcPr>
            </w:tcPrChange>
          </w:tcPr>
          <w:p w14:paraId="381807F9" w14:textId="77777777" w:rsidR="00C33ABE" w:rsidRDefault="00C33ABE">
            <w:pPr>
              <w:pStyle w:val="BodyText"/>
            </w:pPr>
            <w:r>
              <w:t>PO Number</w:t>
            </w:r>
          </w:p>
        </w:tc>
        <w:tc>
          <w:tcPr>
            <w:tcW w:w="2340" w:type="dxa"/>
            <w:tcPrChange w:id="907" w:author="Pallavi Tonpe" w:date="2025-11-04T13:29:00Z" w16du:dateUtc="2025-11-04T05:29:00Z">
              <w:tcPr>
                <w:tcW w:w="2340" w:type="dxa"/>
                <w:gridSpan w:val="2"/>
              </w:tcPr>
            </w:tcPrChange>
          </w:tcPr>
          <w:p w14:paraId="0CF69B00" w14:textId="77777777" w:rsidR="00C33ABE" w:rsidRDefault="00C33ABE">
            <w:pPr>
              <w:pStyle w:val="BodyText"/>
            </w:pPr>
            <w:r w:rsidRPr="005841BF">
              <w:t>4700013587LN10</w:t>
            </w:r>
          </w:p>
        </w:tc>
        <w:tc>
          <w:tcPr>
            <w:tcW w:w="2250" w:type="dxa"/>
            <w:tcPrChange w:id="908" w:author="Pallavi Tonpe" w:date="2025-11-04T13:29:00Z" w16du:dateUtc="2025-11-04T05:29:00Z">
              <w:tcPr>
                <w:tcW w:w="2250" w:type="dxa"/>
                <w:gridSpan w:val="2"/>
              </w:tcPr>
            </w:tcPrChange>
          </w:tcPr>
          <w:p w14:paraId="6BA503AC" w14:textId="77777777" w:rsidR="00C33ABE" w:rsidRDefault="00C33ABE">
            <w:pPr>
              <w:pStyle w:val="BodyText"/>
            </w:pPr>
            <w:r>
              <w:t>poNumber</w:t>
            </w:r>
          </w:p>
        </w:tc>
        <w:tc>
          <w:tcPr>
            <w:tcW w:w="4135" w:type="dxa"/>
            <w:tcPrChange w:id="909" w:author="Pallavi Tonpe" w:date="2025-11-04T13:29:00Z" w16du:dateUtc="2025-11-04T05:29:00Z">
              <w:tcPr>
                <w:tcW w:w="4135" w:type="dxa"/>
                <w:gridSpan w:val="2"/>
              </w:tcPr>
            </w:tcPrChange>
          </w:tcPr>
          <w:p w14:paraId="348AD1ED" w14:textId="77777777" w:rsidR="00C33ABE" w:rsidRDefault="00C33ABE">
            <w:pPr>
              <w:pStyle w:val="BodyText"/>
            </w:pPr>
            <w:r>
              <w:t xml:space="preserve">Adhoc Characteristic value from Parent for characteristic type </w:t>
            </w:r>
            <w:r w:rsidRPr="006A7469">
              <w:t>CMPONUMB</w:t>
            </w:r>
          </w:p>
        </w:tc>
      </w:tr>
      <w:tr w:rsidR="00C33ABE" w14:paraId="28E4B3FD" w14:textId="77777777" w:rsidTr="00412A08">
        <w:trPr>
          <w:trPrChange w:id="910" w:author="Pallavi Tonpe" w:date="2025-11-04T13:29:00Z" w16du:dateUtc="2025-11-04T05:29:00Z">
            <w:trPr>
              <w:gridBefore w:val="1"/>
            </w:trPr>
          </w:trPrChange>
        </w:trPr>
        <w:tc>
          <w:tcPr>
            <w:tcW w:w="10543" w:type="dxa"/>
            <w:gridSpan w:val="4"/>
            <w:tcPrChange w:id="911" w:author="Pallavi Tonpe" w:date="2025-11-04T13:29:00Z" w16du:dateUtc="2025-11-04T05:29:00Z">
              <w:tcPr>
                <w:tcW w:w="10543" w:type="dxa"/>
                <w:gridSpan w:val="8"/>
              </w:tcPr>
            </w:tcPrChange>
          </w:tcPr>
          <w:p w14:paraId="51AE5AF8" w14:textId="301EFDDA" w:rsidR="00C33ABE" w:rsidRDefault="00E90386">
            <w:pPr>
              <w:pStyle w:val="BodyText"/>
            </w:pPr>
            <w:r>
              <w:t>service</w:t>
            </w:r>
            <w:r w:rsidR="00C33ABE">
              <w:t>Details</w:t>
            </w:r>
          </w:p>
        </w:tc>
      </w:tr>
      <w:tr w:rsidR="00C33ABE" w14:paraId="00E31760" w14:textId="77777777" w:rsidTr="00412A08">
        <w:trPr>
          <w:trPrChange w:id="912" w:author="Pallavi Tonpe" w:date="2025-11-04T13:29:00Z" w16du:dateUtc="2025-11-04T05:29:00Z">
            <w:trPr>
              <w:gridBefore w:val="1"/>
            </w:trPr>
          </w:trPrChange>
        </w:trPr>
        <w:tc>
          <w:tcPr>
            <w:tcW w:w="10543" w:type="dxa"/>
            <w:gridSpan w:val="4"/>
            <w:tcPrChange w:id="913" w:author="Pallavi Tonpe" w:date="2025-11-04T13:29:00Z" w16du:dateUtc="2025-11-04T05:29:00Z">
              <w:tcPr>
                <w:tcW w:w="10543" w:type="dxa"/>
                <w:gridSpan w:val="8"/>
              </w:tcPr>
            </w:tcPrChange>
          </w:tcPr>
          <w:p w14:paraId="68D9A6DB" w14:textId="5E2E3346" w:rsidR="00C33ABE" w:rsidRDefault="00E90386">
            <w:pPr>
              <w:pStyle w:val="BodyText"/>
            </w:pPr>
            <w:r>
              <w:t>serviceItem</w:t>
            </w:r>
            <w:r w:rsidR="00EF1135">
              <w:t xml:space="preserve">– </w:t>
            </w:r>
            <w:r w:rsidR="000440A0">
              <w:t>list</w:t>
            </w:r>
          </w:p>
        </w:tc>
      </w:tr>
      <w:tr w:rsidR="003038F5" w14:paraId="7A98A44E" w14:textId="77777777" w:rsidTr="00412A08">
        <w:trPr>
          <w:trPrChange w:id="914" w:author="Pallavi Tonpe" w:date="2025-11-04T13:29:00Z" w16du:dateUtc="2025-11-04T05:29:00Z">
            <w:trPr>
              <w:gridBefore w:val="1"/>
            </w:trPr>
          </w:trPrChange>
        </w:trPr>
        <w:tc>
          <w:tcPr>
            <w:tcW w:w="1818" w:type="dxa"/>
            <w:tcPrChange w:id="915" w:author="Pallavi Tonpe" w:date="2025-11-04T13:29:00Z" w16du:dateUtc="2025-11-04T05:29:00Z">
              <w:tcPr>
                <w:tcW w:w="1818" w:type="dxa"/>
                <w:gridSpan w:val="2"/>
              </w:tcPr>
            </w:tcPrChange>
          </w:tcPr>
          <w:p w14:paraId="2BC32734" w14:textId="3CD9A33F" w:rsidR="00C33ABE" w:rsidRDefault="00C33ABE" w:rsidP="00260222">
            <w:pPr>
              <w:pStyle w:val="BodyText"/>
              <w:spacing w:before="0" w:after="0"/>
            </w:pPr>
            <w:r>
              <w:t>ITEM</w:t>
            </w:r>
          </w:p>
        </w:tc>
        <w:tc>
          <w:tcPr>
            <w:tcW w:w="2340" w:type="dxa"/>
            <w:tcPrChange w:id="916" w:author="Pallavi Tonpe" w:date="2025-11-04T13:29:00Z" w16du:dateUtc="2025-11-04T05:29:00Z">
              <w:tcPr>
                <w:tcW w:w="2340" w:type="dxa"/>
                <w:gridSpan w:val="2"/>
              </w:tcPr>
            </w:tcPrChange>
          </w:tcPr>
          <w:p w14:paraId="78C3B4C1" w14:textId="55BEE023" w:rsidR="00C33ABE" w:rsidRDefault="00660731" w:rsidP="00260222">
            <w:pPr>
              <w:pStyle w:val="BodyText"/>
              <w:spacing w:before="0" w:after="0"/>
            </w:pPr>
            <w:r w:rsidRPr="00660731">
              <w:t>33001</w:t>
            </w:r>
            <w:r w:rsidR="004008DA">
              <w:t>-</w:t>
            </w:r>
            <w:r w:rsidR="004008DA" w:rsidRPr="00660731">
              <w:t xml:space="preserve"> Medical Pharmacy Services</w:t>
            </w:r>
          </w:p>
        </w:tc>
        <w:tc>
          <w:tcPr>
            <w:tcW w:w="2250" w:type="dxa"/>
            <w:tcPrChange w:id="917" w:author="Pallavi Tonpe" w:date="2025-11-04T13:29:00Z" w16du:dateUtc="2025-11-04T05:29:00Z">
              <w:tcPr>
                <w:tcW w:w="2250" w:type="dxa"/>
                <w:gridSpan w:val="2"/>
              </w:tcPr>
            </w:tcPrChange>
          </w:tcPr>
          <w:p w14:paraId="06FA392B" w14:textId="65CC38EA" w:rsidR="00C33ABE" w:rsidRDefault="00660731" w:rsidP="00260222">
            <w:pPr>
              <w:pStyle w:val="BodyText"/>
              <w:spacing w:before="0" w:after="0"/>
            </w:pPr>
            <w:r>
              <w:t>serviceCode</w:t>
            </w:r>
            <w:r w:rsidR="004008DA">
              <w:t xml:space="preserve"> -serviceDescription</w:t>
            </w:r>
          </w:p>
        </w:tc>
        <w:tc>
          <w:tcPr>
            <w:tcW w:w="4135" w:type="dxa"/>
            <w:tcPrChange w:id="918" w:author="Pallavi Tonpe" w:date="2025-11-04T13:29:00Z" w16du:dateUtc="2025-11-04T05:29:00Z">
              <w:tcPr>
                <w:tcW w:w="4135" w:type="dxa"/>
                <w:gridSpan w:val="2"/>
              </w:tcPr>
            </w:tcPrChange>
          </w:tcPr>
          <w:p w14:paraId="2A98F53E" w14:textId="268F3FFD" w:rsidR="00AD3B38" w:rsidRDefault="00AD3B38" w:rsidP="00AD3B38">
            <w:pPr>
              <w:pStyle w:val="BodyText"/>
              <w:spacing w:before="0" w:after="0"/>
            </w:pPr>
            <w:r>
              <w:t>From this query group all rows having same Priceitem_cd and use PRICEITEM_CD</w:t>
            </w:r>
            <w:r w:rsidR="005A45D2">
              <w:t xml:space="preserve"> and DESCR</w:t>
            </w:r>
          </w:p>
          <w:p w14:paraId="49051E8B" w14:textId="77777777" w:rsidR="00AD3B38" w:rsidRDefault="00AD3B38" w:rsidP="00AD3B38">
            <w:pPr>
              <w:pStyle w:val="BodyText"/>
              <w:spacing w:before="0" w:after="0"/>
            </w:pPr>
          </w:p>
          <w:p w14:paraId="64719E39" w14:textId="1D3E0094" w:rsidR="00AD3B38" w:rsidRDefault="00AD3B38" w:rsidP="00AD3B38">
            <w:pPr>
              <w:pStyle w:val="BodyText"/>
              <w:spacing w:before="0" w:after="0"/>
            </w:pPr>
            <w:r>
              <w:t xml:space="preserve">From all rows for same Priceitem_cd, create the details below for </w:t>
            </w:r>
            <w:r w:rsidR="00A812F0">
              <w:t>carrierInfo group</w:t>
            </w:r>
          </w:p>
          <w:p w14:paraId="46542C1A" w14:textId="77777777" w:rsidR="00904261" w:rsidRDefault="00904261" w:rsidP="00260222">
            <w:pPr>
              <w:pStyle w:val="BodyText"/>
              <w:spacing w:before="0" w:after="0"/>
            </w:pPr>
          </w:p>
          <w:p w14:paraId="322D55EA" w14:textId="77777777" w:rsidR="00260222" w:rsidRDefault="00260222" w:rsidP="00260222">
            <w:pPr>
              <w:pStyle w:val="BodyText"/>
              <w:spacing w:before="0" w:after="0"/>
            </w:pPr>
            <w:r>
              <w:t>SELECT PI.PRICEITEM_CD,PI.DESCR,BCHAR.ADHOC_CHAR_VAL CARRIER,</w:t>
            </w:r>
          </w:p>
          <w:p w14:paraId="1045C7A7" w14:textId="398B2934" w:rsidR="00260222" w:rsidRDefault="00260222" w:rsidP="00260222">
            <w:pPr>
              <w:pStyle w:val="BodyText"/>
              <w:spacing w:before="0" w:after="0"/>
            </w:pPr>
            <w:r>
              <w:t>BSEG.END_DT,NVL (SUM(SVC_QTY),0)QTY,</w:t>
            </w:r>
          </w:p>
          <w:p w14:paraId="60091CBF" w14:textId="22BDF955" w:rsidR="00260222" w:rsidRDefault="00260222" w:rsidP="00260222">
            <w:pPr>
              <w:pStyle w:val="BodyText"/>
              <w:spacing w:before="0" w:after="0"/>
            </w:pPr>
            <w:r>
              <w:t>LNCHAR.ADHOC_CHAR_VAL RATE,NVL(SUM(CALC_AMT) ,0) AMT</w:t>
            </w:r>
          </w:p>
          <w:p w14:paraId="58A0A560" w14:textId="77777777" w:rsidR="00260222" w:rsidRDefault="00260222" w:rsidP="00260222">
            <w:pPr>
              <w:pStyle w:val="BodyText"/>
              <w:spacing w:before="0" w:after="0"/>
            </w:pPr>
            <w:r>
              <w:t>FROM CI_BSEG BSEG, CI_BSEG_CALC CALC, CI_BILL_CHG CHG,</w:t>
            </w:r>
          </w:p>
          <w:p w14:paraId="25F5337C" w14:textId="77777777" w:rsidR="00260222" w:rsidRDefault="00260222" w:rsidP="00260222">
            <w:pPr>
              <w:pStyle w:val="BodyText"/>
              <w:spacing w:before="0" w:after="0"/>
            </w:pPr>
            <w:r>
              <w:t>CI_BILL_CHG_CHAR BCHAR,CI_BCHG_SQ SQ,CI_PRICEITEM_L PI,CI_BSEG_CL_CHAR LNCHAR</w:t>
            </w:r>
          </w:p>
          <w:p w14:paraId="4AC4ED32" w14:textId="77777777" w:rsidR="00260222" w:rsidRDefault="00260222" w:rsidP="00260222">
            <w:pPr>
              <w:pStyle w:val="BodyText"/>
              <w:spacing w:before="0" w:after="0"/>
            </w:pPr>
            <w:r>
              <w:t>WHERE BSEG.BILL_ID = :BILL_ID</w:t>
            </w:r>
          </w:p>
          <w:p w14:paraId="7FCC6623" w14:textId="77777777" w:rsidR="00260222" w:rsidRDefault="00260222" w:rsidP="00260222">
            <w:pPr>
              <w:pStyle w:val="BodyText"/>
              <w:spacing w:before="0" w:after="0"/>
            </w:pPr>
            <w:r>
              <w:t>and BSEG.BSEG_ID = CALC.BSEG_ID</w:t>
            </w:r>
          </w:p>
          <w:p w14:paraId="5F7737C9" w14:textId="77777777" w:rsidR="00260222" w:rsidRDefault="00260222" w:rsidP="00260222">
            <w:pPr>
              <w:pStyle w:val="BodyText"/>
              <w:spacing w:before="0" w:after="0"/>
            </w:pPr>
            <w:r>
              <w:t>AND CALC.BILLABLE_CHG_ID = CHG.BILLABLE_CHG_ID</w:t>
            </w:r>
          </w:p>
          <w:p w14:paraId="7BA40996" w14:textId="77777777" w:rsidR="00260222" w:rsidRDefault="00260222" w:rsidP="00260222">
            <w:pPr>
              <w:pStyle w:val="BodyText"/>
              <w:spacing w:before="0" w:after="0"/>
            </w:pPr>
            <w:r>
              <w:t>AND CHG.BILLABLE_CHG_ID = SQ.BILLABLE_CHG_ID</w:t>
            </w:r>
          </w:p>
          <w:p w14:paraId="5F10AB16" w14:textId="77777777" w:rsidR="00260222" w:rsidRDefault="00260222" w:rsidP="00260222">
            <w:pPr>
              <w:pStyle w:val="BodyText"/>
              <w:spacing w:before="0" w:after="0"/>
            </w:pPr>
            <w:r>
              <w:t>AND CHG.PRICEITEM_CD=PI.PRICEITEM_CD</w:t>
            </w:r>
          </w:p>
          <w:p w14:paraId="1D8064E7" w14:textId="77777777" w:rsidR="00260222" w:rsidRDefault="00260222" w:rsidP="00260222">
            <w:pPr>
              <w:pStyle w:val="BodyText"/>
              <w:spacing w:before="0" w:after="0"/>
            </w:pPr>
            <w:r>
              <w:t>AND CHG.BILLABLE_CHG_ID=BCHAR.BILLABLE_CHG_ID</w:t>
            </w:r>
          </w:p>
          <w:p w14:paraId="61ABB9B3" w14:textId="77777777" w:rsidR="00260222" w:rsidRDefault="00260222" w:rsidP="00260222">
            <w:pPr>
              <w:pStyle w:val="BodyText"/>
              <w:spacing w:before="0" w:after="0"/>
            </w:pPr>
            <w:r>
              <w:t>AND BCHAR.CHAR_TYPE_CD =:CARRIER</w:t>
            </w:r>
          </w:p>
          <w:p w14:paraId="13FFE252" w14:textId="77777777" w:rsidR="00260222" w:rsidRDefault="00260222" w:rsidP="00260222">
            <w:pPr>
              <w:pStyle w:val="BodyText"/>
              <w:spacing w:before="0" w:after="0"/>
            </w:pPr>
            <w:r>
              <w:t>AND LNCHAR.BSEG_ID =BSEG.BSEG_ID</w:t>
            </w:r>
          </w:p>
          <w:p w14:paraId="5A9A128B" w14:textId="77777777" w:rsidR="00260222" w:rsidRDefault="00260222" w:rsidP="00260222">
            <w:pPr>
              <w:pStyle w:val="BodyText"/>
              <w:spacing w:before="0" w:after="0"/>
            </w:pPr>
            <w:r>
              <w:t>AND LNCHAR.CHAR_TYPE_CD = 'RVALUECH'</w:t>
            </w:r>
          </w:p>
          <w:p w14:paraId="2C634049" w14:textId="067F9523" w:rsidR="00C33ABE" w:rsidRDefault="00260222" w:rsidP="00260222">
            <w:pPr>
              <w:pStyle w:val="BodyText"/>
              <w:spacing w:before="0" w:after="0"/>
            </w:pPr>
            <w:r>
              <w:t>GROUP BY PI.PRICEITEM_CD,PI.DESCR,LNCHAR.ADHOC_CHAR_VAL,BCHAR.ADHOC_CHAR_VAL,BSEG.END_DT</w:t>
            </w:r>
          </w:p>
          <w:p w14:paraId="02311625" w14:textId="44EE4E17" w:rsidR="00CB5C73" w:rsidRDefault="00CB5C73" w:rsidP="00CB5C73">
            <w:pPr>
              <w:pStyle w:val="BodyText"/>
              <w:spacing w:before="0" w:after="0"/>
            </w:pPr>
            <w:r>
              <w:t>UNION</w:t>
            </w:r>
          </w:p>
          <w:p w14:paraId="302B37F9" w14:textId="48A05D8B" w:rsidR="00CB5C73" w:rsidRDefault="00CB5C73" w:rsidP="00CB5C73">
            <w:pPr>
              <w:pStyle w:val="BodyText"/>
              <w:spacing w:before="0" w:after="0"/>
            </w:pPr>
            <w:r>
              <w:t>SELECT PI.PRICEITEM_CD,PI.DESCR,BCHAR.ADHOC_CHAR_VAL CARRIER,</w:t>
            </w:r>
          </w:p>
          <w:p w14:paraId="050F1D96" w14:textId="62543DDC" w:rsidR="00CB5C73" w:rsidRDefault="00CB5C73" w:rsidP="00CB5C73">
            <w:pPr>
              <w:pStyle w:val="BodyText"/>
              <w:spacing w:before="0" w:after="0"/>
            </w:pPr>
            <w:r>
              <w:t>BSEG.END_DT,1 AS QTY,</w:t>
            </w:r>
          </w:p>
          <w:p w14:paraId="2FEEAA9B" w14:textId="5B87E3E3" w:rsidR="00CB5C73" w:rsidRDefault="00CB5C73" w:rsidP="00CB5C73">
            <w:pPr>
              <w:pStyle w:val="BodyText"/>
              <w:spacing w:before="0" w:after="0"/>
            </w:pPr>
            <w:r>
              <w:t>TO_CHAR(NVL(SUM(CALC_AMT) ,0)) RATE,NVL(SUM(CALC_AMT) ,0) AMT</w:t>
            </w:r>
          </w:p>
          <w:p w14:paraId="7213CF1A" w14:textId="0CA6B06B" w:rsidR="00CB5C73" w:rsidRDefault="00CB5C73" w:rsidP="00CB5C73">
            <w:pPr>
              <w:pStyle w:val="BodyText"/>
              <w:spacing w:before="0" w:after="0"/>
            </w:pPr>
            <w:r>
              <w:t>FROM CI_BSEG BSEG, CI_BSEG_CALC CALC, CI_BILL_CHG CHG,</w:t>
            </w:r>
          </w:p>
          <w:p w14:paraId="7CFD0DA1" w14:textId="1148AC8D" w:rsidR="00CB5C73" w:rsidRDefault="00CB5C73" w:rsidP="00CB5C73">
            <w:pPr>
              <w:pStyle w:val="BodyText"/>
              <w:spacing w:before="0" w:after="0"/>
            </w:pPr>
            <w:r>
              <w:t>CI_BILL_CHG_CHAR BCHAR,CI_PRICEITEM_L PI</w:t>
            </w:r>
          </w:p>
          <w:p w14:paraId="1300DCFE" w14:textId="6DE6C4E0" w:rsidR="00CB5C73" w:rsidRDefault="00CB5C73" w:rsidP="00CB5C73">
            <w:pPr>
              <w:pStyle w:val="BodyText"/>
              <w:spacing w:before="0" w:after="0"/>
            </w:pPr>
            <w:r>
              <w:t>WHERE BSEG.BILL_ID = :BILL_ID</w:t>
            </w:r>
          </w:p>
          <w:p w14:paraId="232AA75C" w14:textId="01EFA4FB" w:rsidR="00CB5C73" w:rsidRDefault="00CB5C73" w:rsidP="00CB5C73">
            <w:pPr>
              <w:pStyle w:val="BodyText"/>
              <w:spacing w:before="0" w:after="0"/>
            </w:pPr>
            <w:r>
              <w:t>and BSEG.BSEG_ID = CALC.BSEG_ID</w:t>
            </w:r>
          </w:p>
          <w:p w14:paraId="366338E8" w14:textId="7365A13E" w:rsidR="00CB5C73" w:rsidRDefault="00CB5C73" w:rsidP="00CB5C73">
            <w:pPr>
              <w:pStyle w:val="BodyText"/>
              <w:spacing w:before="0" w:after="0"/>
            </w:pPr>
            <w:r>
              <w:t>AND CALC.BILLABLE_CHG_ID = CHG.BILLABLE_CHG_ID</w:t>
            </w:r>
          </w:p>
          <w:p w14:paraId="178AF6DF" w14:textId="61488A27" w:rsidR="00CB5C73" w:rsidRDefault="00CB5C73" w:rsidP="00CB5C73">
            <w:pPr>
              <w:pStyle w:val="BodyText"/>
              <w:spacing w:before="0" w:after="0"/>
            </w:pPr>
            <w:r>
              <w:t>AND CHG.PRICEITEM_CD=PI.PRICEITEM_CD</w:t>
            </w:r>
          </w:p>
          <w:p w14:paraId="492D93A4" w14:textId="052E772E" w:rsidR="00CB5C73" w:rsidRDefault="00CB5C73" w:rsidP="00CB5C73">
            <w:pPr>
              <w:pStyle w:val="BodyText"/>
              <w:spacing w:before="0" w:after="0"/>
            </w:pPr>
            <w:r>
              <w:t>AND CHG.BILLABLE_CHG_ID=BCHAR.BILLABLE_CHG_ID</w:t>
            </w:r>
          </w:p>
          <w:p w14:paraId="7485D11E" w14:textId="3F690CB6" w:rsidR="00CB5C73" w:rsidRDefault="00CB5C73" w:rsidP="00CB5C73">
            <w:pPr>
              <w:pStyle w:val="BodyText"/>
              <w:spacing w:before="0" w:after="0"/>
            </w:pPr>
            <w:r>
              <w:t>AND BCHAR.CHAR_TYPE_CD =</w:t>
            </w:r>
            <w:r w:rsidR="004C5AA7">
              <w:t>:CARRIER</w:t>
            </w:r>
          </w:p>
          <w:p w14:paraId="4CB4643C" w14:textId="7F0CBC8A" w:rsidR="00CB5C73" w:rsidRDefault="00CB5C73" w:rsidP="00CB5C73">
            <w:pPr>
              <w:pStyle w:val="BodyText"/>
              <w:spacing w:before="0" w:after="0"/>
            </w:pPr>
            <w:r>
              <w:t>AND NOT EXISTS (SELECT 1 FROM CI_BCHG_SQ WHERE BILLABLE_CHG_ID = CHG.BILLABLE_CHG_ID)</w:t>
            </w:r>
          </w:p>
          <w:p w14:paraId="6F3BD0FC" w14:textId="69C41A53" w:rsidR="00D15F29" w:rsidRDefault="00CB5C73" w:rsidP="00CB5C73">
            <w:pPr>
              <w:pStyle w:val="BodyText"/>
              <w:spacing w:before="0" w:after="0"/>
            </w:pPr>
            <w:r>
              <w:t>GROUP BY PI.PRICEITEM_CD,PI.DESCR,BCHAR.ADHOC_CHAR_VAL,BSEG.END_DT</w:t>
            </w:r>
          </w:p>
          <w:p w14:paraId="0308B59C" w14:textId="37907191" w:rsidR="00AB188C" w:rsidRDefault="00AB188C" w:rsidP="00260222">
            <w:pPr>
              <w:pStyle w:val="BodyText"/>
              <w:spacing w:before="0" w:after="0"/>
            </w:pPr>
          </w:p>
        </w:tc>
      </w:tr>
      <w:tr w:rsidR="008D1684" w14:paraId="0ED0B0D3" w14:textId="77777777" w:rsidTr="00412A08">
        <w:trPr>
          <w:trPrChange w:id="919" w:author="Pallavi Tonpe" w:date="2025-11-04T13:29:00Z" w16du:dateUtc="2025-11-04T05:29:00Z">
            <w:trPr>
              <w:gridBefore w:val="1"/>
            </w:trPr>
          </w:trPrChange>
        </w:trPr>
        <w:tc>
          <w:tcPr>
            <w:tcW w:w="10543" w:type="dxa"/>
            <w:gridSpan w:val="4"/>
            <w:tcPrChange w:id="920" w:author="Pallavi Tonpe" w:date="2025-11-04T13:29:00Z" w16du:dateUtc="2025-11-04T05:29:00Z">
              <w:tcPr>
                <w:tcW w:w="10543" w:type="dxa"/>
                <w:gridSpan w:val="8"/>
              </w:tcPr>
            </w:tcPrChange>
          </w:tcPr>
          <w:p w14:paraId="019A12D2" w14:textId="12F4E334" w:rsidR="008D1684" w:rsidRDefault="002970C9">
            <w:pPr>
              <w:pStyle w:val="BodyText"/>
            </w:pPr>
            <w:r>
              <w:t>carrierInfo</w:t>
            </w:r>
          </w:p>
        </w:tc>
      </w:tr>
      <w:tr w:rsidR="008D1684" w14:paraId="7265058E" w14:textId="77777777" w:rsidTr="00412A08">
        <w:trPr>
          <w:trPrChange w:id="921" w:author="Pallavi Tonpe" w:date="2025-11-04T13:29:00Z" w16du:dateUtc="2025-11-04T05:29:00Z">
            <w:trPr>
              <w:gridBefore w:val="1"/>
            </w:trPr>
          </w:trPrChange>
        </w:trPr>
        <w:tc>
          <w:tcPr>
            <w:tcW w:w="10543" w:type="dxa"/>
            <w:gridSpan w:val="4"/>
            <w:tcPrChange w:id="922" w:author="Pallavi Tonpe" w:date="2025-11-04T13:29:00Z" w16du:dateUtc="2025-11-04T05:29:00Z">
              <w:tcPr>
                <w:tcW w:w="10543" w:type="dxa"/>
                <w:gridSpan w:val="8"/>
              </w:tcPr>
            </w:tcPrChange>
          </w:tcPr>
          <w:p w14:paraId="50E4BE4A" w14:textId="158B2BDB" w:rsidR="008D1684" w:rsidRDefault="002970C9">
            <w:pPr>
              <w:pStyle w:val="BodyText"/>
            </w:pPr>
            <w:r>
              <w:t>carrierDetail</w:t>
            </w:r>
            <w:r w:rsidR="00437768">
              <w:t>-list</w:t>
            </w:r>
          </w:p>
        </w:tc>
      </w:tr>
      <w:tr w:rsidR="003038F5" w14:paraId="75131DBD" w14:textId="77777777" w:rsidTr="00412A08">
        <w:trPr>
          <w:trPrChange w:id="923" w:author="Pallavi Tonpe" w:date="2025-11-04T13:29:00Z" w16du:dateUtc="2025-11-04T05:29:00Z">
            <w:trPr>
              <w:gridBefore w:val="1"/>
            </w:trPr>
          </w:trPrChange>
        </w:trPr>
        <w:tc>
          <w:tcPr>
            <w:tcW w:w="1818" w:type="dxa"/>
            <w:tcPrChange w:id="924" w:author="Pallavi Tonpe" w:date="2025-11-04T13:29:00Z" w16du:dateUtc="2025-11-04T05:29:00Z">
              <w:tcPr>
                <w:tcW w:w="1818" w:type="dxa"/>
                <w:gridSpan w:val="2"/>
              </w:tcPr>
            </w:tcPrChange>
          </w:tcPr>
          <w:p w14:paraId="2D23FE67" w14:textId="0B43BC2A" w:rsidR="00C33ABE" w:rsidRDefault="002628FB">
            <w:pPr>
              <w:pStyle w:val="BodyText"/>
            </w:pPr>
            <w:r>
              <w:rPr>
                <w:color w:val="EE0000"/>
              </w:rPr>
              <w:t>Carrie</w:t>
            </w:r>
            <w:r w:rsidR="0071197E">
              <w:rPr>
                <w:color w:val="EE0000"/>
              </w:rPr>
              <w:t>r</w:t>
            </w:r>
          </w:p>
        </w:tc>
        <w:tc>
          <w:tcPr>
            <w:tcW w:w="2340" w:type="dxa"/>
            <w:tcPrChange w:id="925" w:author="Pallavi Tonpe" w:date="2025-11-04T13:29:00Z" w16du:dateUtc="2025-11-04T05:29:00Z">
              <w:tcPr>
                <w:tcW w:w="2340" w:type="dxa"/>
                <w:gridSpan w:val="2"/>
              </w:tcPr>
            </w:tcPrChange>
          </w:tcPr>
          <w:p w14:paraId="58E37D91" w14:textId="1E0E4E90" w:rsidR="00C33ABE" w:rsidRDefault="00E0524F">
            <w:pPr>
              <w:pStyle w:val="BodyText"/>
            </w:pPr>
            <w:r w:rsidRPr="00D92BB1">
              <w:t>MP7819 - MP BCBS AL COMMERCIAL</w:t>
            </w:r>
          </w:p>
        </w:tc>
        <w:tc>
          <w:tcPr>
            <w:tcW w:w="2250" w:type="dxa"/>
            <w:tcPrChange w:id="926" w:author="Pallavi Tonpe" w:date="2025-11-04T13:29:00Z" w16du:dateUtc="2025-11-04T05:29:00Z">
              <w:tcPr>
                <w:tcW w:w="2250" w:type="dxa"/>
                <w:gridSpan w:val="2"/>
              </w:tcPr>
            </w:tcPrChange>
          </w:tcPr>
          <w:p w14:paraId="2A55108C" w14:textId="2F945208" w:rsidR="00C33ABE" w:rsidRDefault="0071197E">
            <w:pPr>
              <w:pStyle w:val="BodyText"/>
            </w:pPr>
            <w:r>
              <w:t>carrierCode - carrierDescription</w:t>
            </w:r>
          </w:p>
        </w:tc>
        <w:tc>
          <w:tcPr>
            <w:tcW w:w="4135" w:type="dxa"/>
            <w:tcPrChange w:id="927" w:author="Pallavi Tonpe" w:date="2025-11-04T13:29:00Z" w16du:dateUtc="2025-11-04T05:29:00Z">
              <w:tcPr>
                <w:tcW w:w="4135" w:type="dxa"/>
                <w:gridSpan w:val="2"/>
              </w:tcPr>
            </w:tcPrChange>
          </w:tcPr>
          <w:p w14:paraId="2B323BAD" w14:textId="20F6FE28" w:rsidR="00C33ABE" w:rsidRDefault="00E0524F">
            <w:pPr>
              <w:pStyle w:val="BodyText"/>
            </w:pPr>
            <w:r>
              <w:t>Carrier</w:t>
            </w:r>
            <w:r w:rsidR="005661AD">
              <w:t xml:space="preserve"> from above query</w:t>
            </w:r>
            <w:r>
              <w:t xml:space="preserve"> </w:t>
            </w:r>
            <w:r w:rsidR="005A45D2">
              <w:t xml:space="preserve"> and </w:t>
            </w:r>
            <w:r w:rsidR="005661AD">
              <w:t>corresponding Carrier Description</w:t>
            </w:r>
            <w:r w:rsidR="009971C5">
              <w:t xml:space="preserve"> from CM_CAG_REF_DATA table.</w:t>
            </w:r>
          </w:p>
          <w:p w14:paraId="1C68A1C7" w14:textId="2002724F" w:rsidR="008E68FE" w:rsidRDefault="008E68FE">
            <w:pPr>
              <w:pStyle w:val="BodyText"/>
            </w:pPr>
            <w:r>
              <w:t>Group all rows having same Carrier and then create list below by Service Period</w:t>
            </w:r>
          </w:p>
        </w:tc>
      </w:tr>
      <w:tr w:rsidR="004B33EB" w14:paraId="27526CCE" w14:textId="77777777" w:rsidTr="00412A08">
        <w:trPr>
          <w:trPrChange w:id="928" w:author="Pallavi Tonpe" w:date="2025-11-04T13:29:00Z" w16du:dateUtc="2025-11-04T05:29:00Z">
            <w:trPr>
              <w:gridBefore w:val="1"/>
            </w:trPr>
          </w:trPrChange>
        </w:trPr>
        <w:tc>
          <w:tcPr>
            <w:tcW w:w="10543" w:type="dxa"/>
            <w:gridSpan w:val="4"/>
            <w:tcPrChange w:id="929" w:author="Pallavi Tonpe" w:date="2025-11-04T13:29:00Z" w16du:dateUtc="2025-11-04T05:29:00Z">
              <w:tcPr>
                <w:tcW w:w="10543" w:type="dxa"/>
                <w:gridSpan w:val="8"/>
              </w:tcPr>
            </w:tcPrChange>
          </w:tcPr>
          <w:p w14:paraId="07C4E358" w14:textId="649C95B1" w:rsidR="004B33EB" w:rsidRDefault="00A80460" w:rsidP="00E0524F">
            <w:pPr>
              <w:pStyle w:val="BodyText"/>
            </w:pPr>
            <w:r>
              <w:t>coverageInfo</w:t>
            </w:r>
          </w:p>
        </w:tc>
      </w:tr>
      <w:tr w:rsidR="004B33EB" w14:paraId="4B68E128" w14:textId="77777777" w:rsidTr="00412A08">
        <w:trPr>
          <w:trPrChange w:id="930" w:author="Pallavi Tonpe" w:date="2025-11-04T13:29:00Z" w16du:dateUtc="2025-11-04T05:29:00Z">
            <w:trPr>
              <w:gridBefore w:val="1"/>
            </w:trPr>
          </w:trPrChange>
        </w:trPr>
        <w:tc>
          <w:tcPr>
            <w:tcW w:w="10543" w:type="dxa"/>
            <w:gridSpan w:val="4"/>
            <w:tcPrChange w:id="931" w:author="Pallavi Tonpe" w:date="2025-11-04T13:29:00Z" w16du:dateUtc="2025-11-04T05:29:00Z">
              <w:tcPr>
                <w:tcW w:w="10543" w:type="dxa"/>
                <w:gridSpan w:val="8"/>
              </w:tcPr>
            </w:tcPrChange>
          </w:tcPr>
          <w:p w14:paraId="1CC1A1CC" w14:textId="5ED9D34C" w:rsidR="004B33EB" w:rsidRDefault="00A80460" w:rsidP="00E0524F">
            <w:pPr>
              <w:pStyle w:val="BodyText"/>
            </w:pPr>
            <w:r>
              <w:t xml:space="preserve">coverageDetails - </w:t>
            </w:r>
            <w:r w:rsidR="008E68FE">
              <w:t>list</w:t>
            </w:r>
          </w:p>
        </w:tc>
      </w:tr>
      <w:tr w:rsidR="00E0524F" w14:paraId="619151FF" w14:textId="77777777" w:rsidTr="00412A08">
        <w:trPr>
          <w:trPrChange w:id="932" w:author="Pallavi Tonpe" w:date="2025-11-04T13:29:00Z" w16du:dateUtc="2025-11-04T05:29:00Z">
            <w:trPr>
              <w:gridBefore w:val="1"/>
            </w:trPr>
          </w:trPrChange>
        </w:trPr>
        <w:tc>
          <w:tcPr>
            <w:tcW w:w="1818" w:type="dxa"/>
            <w:tcPrChange w:id="933" w:author="Pallavi Tonpe" w:date="2025-11-04T13:29:00Z" w16du:dateUtc="2025-11-04T05:29:00Z">
              <w:tcPr>
                <w:tcW w:w="1818" w:type="dxa"/>
                <w:gridSpan w:val="2"/>
              </w:tcPr>
            </w:tcPrChange>
          </w:tcPr>
          <w:p w14:paraId="7968E2AE" w14:textId="708C1DA2" w:rsidR="00E0524F" w:rsidRDefault="00E0524F" w:rsidP="00E0524F">
            <w:pPr>
              <w:pStyle w:val="BodyText"/>
            </w:pPr>
            <w:r>
              <w:t>Service Period</w:t>
            </w:r>
          </w:p>
        </w:tc>
        <w:tc>
          <w:tcPr>
            <w:tcW w:w="2340" w:type="dxa"/>
            <w:tcPrChange w:id="934" w:author="Pallavi Tonpe" w:date="2025-11-04T13:29:00Z" w16du:dateUtc="2025-11-04T05:29:00Z">
              <w:tcPr>
                <w:tcW w:w="2340" w:type="dxa"/>
                <w:gridSpan w:val="2"/>
              </w:tcPr>
            </w:tcPrChange>
          </w:tcPr>
          <w:p w14:paraId="47CD1357" w14:textId="1BDA778D" w:rsidR="00E0524F" w:rsidRDefault="00E0524F" w:rsidP="00E0524F">
            <w:pPr>
              <w:pStyle w:val="BodyText"/>
            </w:pPr>
            <w:r w:rsidRPr="00D92BB1">
              <w:t>Feb-25</w:t>
            </w:r>
          </w:p>
        </w:tc>
        <w:tc>
          <w:tcPr>
            <w:tcW w:w="2250" w:type="dxa"/>
            <w:tcPrChange w:id="935" w:author="Pallavi Tonpe" w:date="2025-11-04T13:29:00Z" w16du:dateUtc="2025-11-04T05:29:00Z">
              <w:tcPr>
                <w:tcW w:w="2250" w:type="dxa"/>
                <w:gridSpan w:val="2"/>
              </w:tcPr>
            </w:tcPrChange>
          </w:tcPr>
          <w:p w14:paraId="216BBA43" w14:textId="044F8BEF" w:rsidR="00E0524F" w:rsidRDefault="00A80460" w:rsidP="00E0524F">
            <w:pPr>
              <w:pStyle w:val="BodyText"/>
            </w:pPr>
            <w:r>
              <w:t>servicePeriod</w:t>
            </w:r>
          </w:p>
        </w:tc>
        <w:tc>
          <w:tcPr>
            <w:tcW w:w="4135" w:type="dxa"/>
            <w:tcPrChange w:id="936" w:author="Pallavi Tonpe" w:date="2025-11-04T13:29:00Z" w16du:dateUtc="2025-11-04T05:29:00Z">
              <w:tcPr>
                <w:tcW w:w="4135" w:type="dxa"/>
                <w:gridSpan w:val="2"/>
              </w:tcPr>
            </w:tcPrChange>
          </w:tcPr>
          <w:p w14:paraId="3CD56505" w14:textId="6EB4612A" w:rsidR="00E0524F" w:rsidRDefault="004631C5" w:rsidP="00E0524F">
            <w:pPr>
              <w:pStyle w:val="BodyText"/>
            </w:pPr>
            <w:r>
              <w:t xml:space="preserve">END_DT from above query. Covert to MMM-YY format. </w:t>
            </w:r>
          </w:p>
        </w:tc>
      </w:tr>
      <w:tr w:rsidR="00D01A40" w14:paraId="01070F72" w14:textId="77777777" w:rsidTr="00412A08">
        <w:trPr>
          <w:trPrChange w:id="937" w:author="Pallavi Tonpe" w:date="2025-11-04T13:29:00Z" w16du:dateUtc="2025-11-04T05:29:00Z">
            <w:trPr>
              <w:gridBefore w:val="1"/>
            </w:trPr>
          </w:trPrChange>
        </w:trPr>
        <w:tc>
          <w:tcPr>
            <w:tcW w:w="1818" w:type="dxa"/>
            <w:tcPrChange w:id="938" w:author="Pallavi Tonpe" w:date="2025-11-04T13:29:00Z" w16du:dateUtc="2025-11-04T05:29:00Z">
              <w:tcPr>
                <w:tcW w:w="1818" w:type="dxa"/>
                <w:gridSpan w:val="2"/>
              </w:tcPr>
            </w:tcPrChange>
          </w:tcPr>
          <w:p w14:paraId="1F039408" w14:textId="6E102C59" w:rsidR="00D01A40" w:rsidRDefault="00D01A40" w:rsidP="00D01A40">
            <w:pPr>
              <w:pStyle w:val="BodyText"/>
            </w:pPr>
            <w:r>
              <w:t>Quantity</w:t>
            </w:r>
          </w:p>
        </w:tc>
        <w:tc>
          <w:tcPr>
            <w:tcW w:w="2340" w:type="dxa"/>
            <w:tcPrChange w:id="939" w:author="Pallavi Tonpe" w:date="2025-11-04T13:29:00Z" w16du:dateUtc="2025-11-04T05:29:00Z">
              <w:tcPr>
                <w:tcW w:w="2340" w:type="dxa"/>
                <w:gridSpan w:val="2"/>
              </w:tcPr>
            </w:tcPrChange>
          </w:tcPr>
          <w:p w14:paraId="6752BC10" w14:textId="6F5CFFE7" w:rsidR="00D01A40" w:rsidRDefault="00D01A40" w:rsidP="00D01A40">
            <w:pPr>
              <w:pStyle w:val="BodyText"/>
            </w:pPr>
            <w:r>
              <w:t>1,500,000</w:t>
            </w:r>
          </w:p>
        </w:tc>
        <w:tc>
          <w:tcPr>
            <w:tcW w:w="2250" w:type="dxa"/>
            <w:tcPrChange w:id="940" w:author="Pallavi Tonpe" w:date="2025-11-04T13:29:00Z" w16du:dateUtc="2025-11-04T05:29:00Z">
              <w:tcPr>
                <w:tcW w:w="2250" w:type="dxa"/>
                <w:gridSpan w:val="2"/>
              </w:tcPr>
            </w:tcPrChange>
          </w:tcPr>
          <w:p w14:paraId="6C05A4C0" w14:textId="50EE54BD" w:rsidR="00D01A40" w:rsidRDefault="00A80460" w:rsidP="00D01A40">
            <w:pPr>
              <w:pStyle w:val="BodyText"/>
            </w:pPr>
            <w:r>
              <w:t>quantity</w:t>
            </w:r>
          </w:p>
        </w:tc>
        <w:tc>
          <w:tcPr>
            <w:tcW w:w="4135" w:type="dxa"/>
            <w:tcPrChange w:id="941" w:author="Pallavi Tonpe" w:date="2025-11-04T13:29:00Z" w16du:dateUtc="2025-11-04T05:29:00Z">
              <w:tcPr>
                <w:tcW w:w="4135" w:type="dxa"/>
                <w:gridSpan w:val="2"/>
              </w:tcPr>
            </w:tcPrChange>
          </w:tcPr>
          <w:p w14:paraId="2F8E4C04" w14:textId="0969253F" w:rsidR="00D01A40" w:rsidRDefault="00D01A40" w:rsidP="00D01A40">
            <w:pPr>
              <w:pStyle w:val="BodyText"/>
            </w:pPr>
            <w:r>
              <w:t>QTY from query above</w:t>
            </w:r>
          </w:p>
        </w:tc>
      </w:tr>
      <w:tr w:rsidR="00D01A40" w14:paraId="201F3578" w14:textId="77777777" w:rsidTr="00412A08">
        <w:trPr>
          <w:trPrChange w:id="942" w:author="Pallavi Tonpe" w:date="2025-11-04T13:29:00Z" w16du:dateUtc="2025-11-04T05:29:00Z">
            <w:trPr>
              <w:gridBefore w:val="1"/>
            </w:trPr>
          </w:trPrChange>
        </w:trPr>
        <w:tc>
          <w:tcPr>
            <w:tcW w:w="1818" w:type="dxa"/>
            <w:tcPrChange w:id="943" w:author="Pallavi Tonpe" w:date="2025-11-04T13:29:00Z" w16du:dateUtc="2025-11-04T05:29:00Z">
              <w:tcPr>
                <w:tcW w:w="1818" w:type="dxa"/>
                <w:gridSpan w:val="2"/>
              </w:tcPr>
            </w:tcPrChange>
          </w:tcPr>
          <w:p w14:paraId="06E841AA" w14:textId="2A965DCC" w:rsidR="00D01A40" w:rsidRDefault="00D01A40" w:rsidP="00D01A40">
            <w:pPr>
              <w:pStyle w:val="BodyText"/>
            </w:pPr>
            <w:r>
              <w:t>Rate</w:t>
            </w:r>
          </w:p>
        </w:tc>
        <w:tc>
          <w:tcPr>
            <w:tcW w:w="2340" w:type="dxa"/>
            <w:tcPrChange w:id="944" w:author="Pallavi Tonpe" w:date="2025-11-04T13:29:00Z" w16du:dateUtc="2025-11-04T05:29:00Z">
              <w:tcPr>
                <w:tcW w:w="2340" w:type="dxa"/>
                <w:gridSpan w:val="2"/>
              </w:tcPr>
            </w:tcPrChange>
          </w:tcPr>
          <w:p w14:paraId="172BC18C" w14:textId="61A1077A" w:rsidR="00D01A40" w:rsidRDefault="00D01A40" w:rsidP="00D01A40">
            <w:pPr>
              <w:pStyle w:val="BodyText"/>
            </w:pPr>
            <w:r>
              <w:t>$0.40</w:t>
            </w:r>
          </w:p>
        </w:tc>
        <w:tc>
          <w:tcPr>
            <w:tcW w:w="2250" w:type="dxa"/>
            <w:tcPrChange w:id="945" w:author="Pallavi Tonpe" w:date="2025-11-04T13:29:00Z" w16du:dateUtc="2025-11-04T05:29:00Z">
              <w:tcPr>
                <w:tcW w:w="2250" w:type="dxa"/>
                <w:gridSpan w:val="2"/>
              </w:tcPr>
            </w:tcPrChange>
          </w:tcPr>
          <w:p w14:paraId="04ACCBFA" w14:textId="11E57E21" w:rsidR="00D01A40" w:rsidRDefault="00A80460" w:rsidP="00D01A40">
            <w:pPr>
              <w:pStyle w:val="BodyText"/>
            </w:pPr>
            <w:r>
              <w:t>rate</w:t>
            </w:r>
          </w:p>
        </w:tc>
        <w:tc>
          <w:tcPr>
            <w:tcW w:w="4135" w:type="dxa"/>
            <w:tcPrChange w:id="946" w:author="Pallavi Tonpe" w:date="2025-11-04T13:29:00Z" w16du:dateUtc="2025-11-04T05:29:00Z">
              <w:tcPr>
                <w:tcW w:w="4135" w:type="dxa"/>
                <w:gridSpan w:val="2"/>
              </w:tcPr>
            </w:tcPrChange>
          </w:tcPr>
          <w:p w14:paraId="7419E2D0" w14:textId="21C68B19" w:rsidR="00D01A40" w:rsidRDefault="00D01A40" w:rsidP="00D01A40">
            <w:pPr>
              <w:pStyle w:val="BodyText"/>
            </w:pPr>
            <w:r>
              <w:t>RATE from query above</w:t>
            </w:r>
          </w:p>
        </w:tc>
      </w:tr>
      <w:tr w:rsidR="00D01A40" w14:paraId="6C684DED" w14:textId="77777777" w:rsidTr="00412A08">
        <w:trPr>
          <w:trPrChange w:id="947" w:author="Pallavi Tonpe" w:date="2025-11-04T13:29:00Z" w16du:dateUtc="2025-11-04T05:29:00Z">
            <w:trPr>
              <w:gridBefore w:val="1"/>
            </w:trPr>
          </w:trPrChange>
        </w:trPr>
        <w:tc>
          <w:tcPr>
            <w:tcW w:w="1818" w:type="dxa"/>
            <w:tcPrChange w:id="948" w:author="Pallavi Tonpe" w:date="2025-11-04T13:29:00Z" w16du:dateUtc="2025-11-04T05:29:00Z">
              <w:tcPr>
                <w:tcW w:w="1818" w:type="dxa"/>
                <w:gridSpan w:val="2"/>
              </w:tcPr>
            </w:tcPrChange>
          </w:tcPr>
          <w:p w14:paraId="5545D0E9" w14:textId="6A6D1803" w:rsidR="00D01A40" w:rsidRDefault="00D01A40" w:rsidP="00D01A40">
            <w:pPr>
              <w:pStyle w:val="BodyText"/>
            </w:pPr>
            <w:r>
              <w:t>Amount</w:t>
            </w:r>
          </w:p>
        </w:tc>
        <w:tc>
          <w:tcPr>
            <w:tcW w:w="2340" w:type="dxa"/>
            <w:tcPrChange w:id="949" w:author="Pallavi Tonpe" w:date="2025-11-04T13:29:00Z" w16du:dateUtc="2025-11-04T05:29:00Z">
              <w:tcPr>
                <w:tcW w:w="2340" w:type="dxa"/>
                <w:gridSpan w:val="2"/>
              </w:tcPr>
            </w:tcPrChange>
          </w:tcPr>
          <w:p w14:paraId="726C58FA" w14:textId="79A8D099" w:rsidR="00D01A40" w:rsidRPr="00F07BE1" w:rsidRDefault="00D01A40" w:rsidP="00D01A40">
            <w:pPr>
              <w:pStyle w:val="BodyText"/>
            </w:pPr>
            <w:r>
              <w:t>$600,000.00</w:t>
            </w:r>
          </w:p>
        </w:tc>
        <w:tc>
          <w:tcPr>
            <w:tcW w:w="2250" w:type="dxa"/>
            <w:tcPrChange w:id="950" w:author="Pallavi Tonpe" w:date="2025-11-04T13:29:00Z" w16du:dateUtc="2025-11-04T05:29:00Z">
              <w:tcPr>
                <w:tcW w:w="2250" w:type="dxa"/>
                <w:gridSpan w:val="2"/>
              </w:tcPr>
            </w:tcPrChange>
          </w:tcPr>
          <w:p w14:paraId="419E62F6" w14:textId="4A09F532" w:rsidR="00D01A40" w:rsidRDefault="00A80460" w:rsidP="00D01A40">
            <w:pPr>
              <w:pStyle w:val="BodyText"/>
            </w:pPr>
            <w:r>
              <w:t>amount</w:t>
            </w:r>
          </w:p>
        </w:tc>
        <w:tc>
          <w:tcPr>
            <w:tcW w:w="4135" w:type="dxa"/>
            <w:tcPrChange w:id="951" w:author="Pallavi Tonpe" w:date="2025-11-04T13:29:00Z" w16du:dateUtc="2025-11-04T05:29:00Z">
              <w:tcPr>
                <w:tcW w:w="4135" w:type="dxa"/>
                <w:gridSpan w:val="2"/>
              </w:tcPr>
            </w:tcPrChange>
          </w:tcPr>
          <w:p w14:paraId="74473FD2" w14:textId="58D3142C" w:rsidR="00D01A40" w:rsidRDefault="00D01A40" w:rsidP="00D01A40">
            <w:pPr>
              <w:pStyle w:val="BodyText"/>
            </w:pPr>
            <w:r>
              <w:t>AMT from query above</w:t>
            </w:r>
          </w:p>
        </w:tc>
      </w:tr>
      <w:tr w:rsidR="00D01A40" w14:paraId="554E807B" w14:textId="77777777" w:rsidTr="00412A08">
        <w:trPr>
          <w:trPrChange w:id="952" w:author="Pallavi Tonpe" w:date="2025-11-04T13:29:00Z" w16du:dateUtc="2025-11-04T05:29:00Z">
            <w:trPr>
              <w:gridBefore w:val="1"/>
            </w:trPr>
          </w:trPrChange>
        </w:trPr>
        <w:tc>
          <w:tcPr>
            <w:tcW w:w="10543" w:type="dxa"/>
            <w:gridSpan w:val="4"/>
            <w:tcPrChange w:id="953" w:author="Pallavi Tonpe" w:date="2025-11-04T13:29:00Z" w16du:dateUtc="2025-11-04T05:29:00Z">
              <w:tcPr>
                <w:tcW w:w="10543" w:type="dxa"/>
                <w:gridSpan w:val="8"/>
              </w:tcPr>
            </w:tcPrChange>
          </w:tcPr>
          <w:p w14:paraId="68530E0A" w14:textId="4C4B0851" w:rsidR="00D01A40" w:rsidRDefault="00A53467" w:rsidP="00D01A40">
            <w:pPr>
              <w:pStyle w:val="BodyText"/>
            </w:pPr>
            <w:r>
              <w:t>End of coverageDetails</w:t>
            </w:r>
          </w:p>
        </w:tc>
      </w:tr>
      <w:tr w:rsidR="00D01A40" w14:paraId="1EDAA086" w14:textId="77777777" w:rsidTr="00412A08">
        <w:trPr>
          <w:trPrChange w:id="954" w:author="Pallavi Tonpe" w:date="2025-11-04T13:29:00Z" w16du:dateUtc="2025-11-04T05:29:00Z">
            <w:trPr>
              <w:gridBefore w:val="1"/>
            </w:trPr>
          </w:trPrChange>
        </w:trPr>
        <w:tc>
          <w:tcPr>
            <w:tcW w:w="10543" w:type="dxa"/>
            <w:gridSpan w:val="4"/>
            <w:tcPrChange w:id="955" w:author="Pallavi Tonpe" w:date="2025-11-04T13:29:00Z" w16du:dateUtc="2025-11-04T05:29:00Z">
              <w:tcPr>
                <w:tcW w:w="10543" w:type="dxa"/>
                <w:gridSpan w:val="8"/>
              </w:tcPr>
            </w:tcPrChange>
          </w:tcPr>
          <w:p w14:paraId="14A1D0F9" w14:textId="0CD5A0ED" w:rsidR="00D01A40" w:rsidRDefault="00A53467" w:rsidP="00D01A40">
            <w:pPr>
              <w:pStyle w:val="BodyText"/>
            </w:pPr>
            <w:r>
              <w:t>End of coverageInfo</w:t>
            </w:r>
          </w:p>
        </w:tc>
      </w:tr>
      <w:tr w:rsidR="007772DA" w14:paraId="2DC3C55C" w14:textId="77777777" w:rsidTr="00412A08">
        <w:trPr>
          <w:trPrChange w:id="956" w:author="Pallavi Tonpe" w:date="2025-11-04T13:29:00Z" w16du:dateUtc="2025-11-04T05:29:00Z">
            <w:trPr>
              <w:gridBefore w:val="1"/>
            </w:trPr>
          </w:trPrChange>
        </w:trPr>
        <w:tc>
          <w:tcPr>
            <w:tcW w:w="10543" w:type="dxa"/>
            <w:gridSpan w:val="4"/>
            <w:tcPrChange w:id="957" w:author="Pallavi Tonpe" w:date="2025-11-04T13:29:00Z" w16du:dateUtc="2025-11-04T05:29:00Z">
              <w:tcPr>
                <w:tcW w:w="10543" w:type="dxa"/>
                <w:gridSpan w:val="8"/>
              </w:tcPr>
            </w:tcPrChange>
          </w:tcPr>
          <w:p w14:paraId="4755484E" w14:textId="1F83D187" w:rsidR="007772DA" w:rsidRDefault="00CC0984" w:rsidP="00D01A40">
            <w:pPr>
              <w:pStyle w:val="BodyText"/>
            </w:pPr>
            <w:r>
              <w:t>End of carrierDetails</w:t>
            </w:r>
          </w:p>
        </w:tc>
      </w:tr>
      <w:tr w:rsidR="007772DA" w14:paraId="403F4F24" w14:textId="77777777" w:rsidTr="00412A08">
        <w:trPr>
          <w:trPrChange w:id="958" w:author="Pallavi Tonpe" w:date="2025-11-04T13:29:00Z" w16du:dateUtc="2025-11-04T05:29:00Z">
            <w:trPr>
              <w:gridBefore w:val="1"/>
            </w:trPr>
          </w:trPrChange>
        </w:trPr>
        <w:tc>
          <w:tcPr>
            <w:tcW w:w="10543" w:type="dxa"/>
            <w:gridSpan w:val="4"/>
            <w:tcPrChange w:id="959" w:author="Pallavi Tonpe" w:date="2025-11-04T13:29:00Z" w16du:dateUtc="2025-11-04T05:29:00Z">
              <w:tcPr>
                <w:tcW w:w="10543" w:type="dxa"/>
                <w:gridSpan w:val="8"/>
              </w:tcPr>
            </w:tcPrChange>
          </w:tcPr>
          <w:p w14:paraId="3DD5703B" w14:textId="2F87E799" w:rsidR="007772DA" w:rsidRDefault="00CC0984" w:rsidP="00D01A40">
            <w:pPr>
              <w:pStyle w:val="BodyText"/>
            </w:pPr>
            <w:r>
              <w:t>End of carrierInfo</w:t>
            </w:r>
          </w:p>
        </w:tc>
      </w:tr>
      <w:tr w:rsidR="00D01A40" w14:paraId="20C157CA" w14:textId="77777777" w:rsidTr="00412A08">
        <w:trPr>
          <w:trPrChange w:id="960" w:author="Pallavi Tonpe" w:date="2025-11-04T13:29:00Z" w16du:dateUtc="2025-11-04T05:29:00Z">
            <w:trPr>
              <w:gridBefore w:val="1"/>
            </w:trPr>
          </w:trPrChange>
        </w:trPr>
        <w:tc>
          <w:tcPr>
            <w:tcW w:w="1818" w:type="dxa"/>
            <w:tcPrChange w:id="961" w:author="Pallavi Tonpe" w:date="2025-11-04T13:29:00Z" w16du:dateUtc="2025-11-04T05:29:00Z">
              <w:tcPr>
                <w:tcW w:w="1818" w:type="dxa"/>
                <w:gridSpan w:val="2"/>
              </w:tcPr>
            </w:tcPrChange>
          </w:tcPr>
          <w:p w14:paraId="3FA3C946" w14:textId="2AF56C1D" w:rsidR="00D01A40" w:rsidRDefault="006444C5" w:rsidP="00D01A40">
            <w:pPr>
              <w:pStyle w:val="BodyText"/>
            </w:pPr>
            <w:r>
              <w:t>Item Total - Quantity</w:t>
            </w:r>
          </w:p>
        </w:tc>
        <w:tc>
          <w:tcPr>
            <w:tcW w:w="2340" w:type="dxa"/>
            <w:tcPrChange w:id="962" w:author="Pallavi Tonpe" w:date="2025-11-04T13:29:00Z" w16du:dateUtc="2025-11-04T05:29:00Z">
              <w:tcPr>
                <w:tcW w:w="2340" w:type="dxa"/>
                <w:gridSpan w:val="2"/>
              </w:tcPr>
            </w:tcPrChange>
          </w:tcPr>
          <w:p w14:paraId="096D4D10" w14:textId="349467BC" w:rsidR="00D01A40" w:rsidRDefault="006178C5" w:rsidP="00D01A40">
            <w:pPr>
              <w:pStyle w:val="BodyText"/>
            </w:pPr>
            <w:r>
              <w:t>2,000,000</w:t>
            </w:r>
          </w:p>
        </w:tc>
        <w:tc>
          <w:tcPr>
            <w:tcW w:w="2250" w:type="dxa"/>
            <w:tcPrChange w:id="963" w:author="Pallavi Tonpe" w:date="2025-11-04T13:29:00Z" w16du:dateUtc="2025-11-04T05:29:00Z">
              <w:tcPr>
                <w:tcW w:w="2250" w:type="dxa"/>
                <w:gridSpan w:val="2"/>
              </w:tcPr>
            </w:tcPrChange>
          </w:tcPr>
          <w:p w14:paraId="41320EFE" w14:textId="02109575" w:rsidR="00D01A40" w:rsidRDefault="00F15CDE" w:rsidP="00D01A40">
            <w:pPr>
              <w:pStyle w:val="BodyText"/>
            </w:pPr>
            <w:r>
              <w:t>totalServiceQuantity</w:t>
            </w:r>
          </w:p>
        </w:tc>
        <w:tc>
          <w:tcPr>
            <w:tcW w:w="4135" w:type="dxa"/>
            <w:tcPrChange w:id="964" w:author="Pallavi Tonpe" w:date="2025-11-04T13:29:00Z" w16du:dateUtc="2025-11-04T05:29:00Z">
              <w:tcPr>
                <w:tcW w:w="4135" w:type="dxa"/>
                <w:gridSpan w:val="2"/>
              </w:tcPr>
            </w:tcPrChange>
          </w:tcPr>
          <w:p w14:paraId="3875F83F" w14:textId="45695CB9" w:rsidR="00D01A40" w:rsidRDefault="00D01A40" w:rsidP="00D01A40">
            <w:pPr>
              <w:pStyle w:val="BodyText"/>
            </w:pPr>
            <w:r>
              <w:t xml:space="preserve">Sum of </w:t>
            </w:r>
            <w:r w:rsidR="00AF594E">
              <w:t>quantity</w:t>
            </w:r>
            <w:r w:rsidR="00F15CDE">
              <w:t xml:space="preserve"> for the Priceitem (across all Carriers and Coverage periods for the Priceitem)</w:t>
            </w:r>
          </w:p>
        </w:tc>
      </w:tr>
      <w:tr w:rsidR="006444C5" w14:paraId="00FB50A9" w14:textId="77777777" w:rsidTr="00412A08">
        <w:trPr>
          <w:trPrChange w:id="965" w:author="Pallavi Tonpe" w:date="2025-11-04T13:29:00Z" w16du:dateUtc="2025-11-04T05:29:00Z">
            <w:trPr>
              <w:gridBefore w:val="1"/>
            </w:trPr>
          </w:trPrChange>
        </w:trPr>
        <w:tc>
          <w:tcPr>
            <w:tcW w:w="1818" w:type="dxa"/>
            <w:tcPrChange w:id="966" w:author="Pallavi Tonpe" w:date="2025-11-04T13:29:00Z" w16du:dateUtc="2025-11-04T05:29:00Z">
              <w:tcPr>
                <w:tcW w:w="1818" w:type="dxa"/>
                <w:gridSpan w:val="2"/>
              </w:tcPr>
            </w:tcPrChange>
          </w:tcPr>
          <w:p w14:paraId="59F090B0" w14:textId="6845F90B" w:rsidR="006444C5" w:rsidRDefault="006444C5" w:rsidP="00D01A40">
            <w:pPr>
              <w:pStyle w:val="BodyText"/>
            </w:pPr>
            <w:r>
              <w:t>Item Total - Amount</w:t>
            </w:r>
          </w:p>
        </w:tc>
        <w:tc>
          <w:tcPr>
            <w:tcW w:w="2340" w:type="dxa"/>
            <w:tcPrChange w:id="967" w:author="Pallavi Tonpe" w:date="2025-11-04T13:29:00Z" w16du:dateUtc="2025-11-04T05:29:00Z">
              <w:tcPr>
                <w:tcW w:w="2340" w:type="dxa"/>
                <w:gridSpan w:val="2"/>
              </w:tcPr>
            </w:tcPrChange>
          </w:tcPr>
          <w:p w14:paraId="7CEBA007" w14:textId="0A2F9B6E" w:rsidR="006444C5" w:rsidRDefault="00331667" w:rsidP="00D01A40">
            <w:pPr>
              <w:pStyle w:val="BodyText"/>
            </w:pPr>
            <w:r>
              <w:t>756,535</w:t>
            </w:r>
            <w:r w:rsidR="00F15CDE">
              <w:t>.00</w:t>
            </w:r>
          </w:p>
        </w:tc>
        <w:tc>
          <w:tcPr>
            <w:tcW w:w="2250" w:type="dxa"/>
            <w:tcPrChange w:id="968" w:author="Pallavi Tonpe" w:date="2025-11-04T13:29:00Z" w16du:dateUtc="2025-11-04T05:29:00Z">
              <w:tcPr>
                <w:tcW w:w="2250" w:type="dxa"/>
                <w:gridSpan w:val="2"/>
              </w:tcPr>
            </w:tcPrChange>
          </w:tcPr>
          <w:p w14:paraId="7667228D" w14:textId="757598E5" w:rsidR="006444C5" w:rsidRDefault="00F15CDE" w:rsidP="00D01A40">
            <w:pPr>
              <w:pStyle w:val="BodyText"/>
            </w:pPr>
            <w:r>
              <w:t>totalServiceAmount</w:t>
            </w:r>
          </w:p>
        </w:tc>
        <w:tc>
          <w:tcPr>
            <w:tcW w:w="4135" w:type="dxa"/>
            <w:tcPrChange w:id="969" w:author="Pallavi Tonpe" w:date="2025-11-04T13:29:00Z" w16du:dateUtc="2025-11-04T05:29:00Z">
              <w:tcPr>
                <w:tcW w:w="4135" w:type="dxa"/>
                <w:gridSpan w:val="2"/>
              </w:tcPr>
            </w:tcPrChange>
          </w:tcPr>
          <w:p w14:paraId="6DA57EB8" w14:textId="60DADF1F" w:rsidR="006444C5" w:rsidRDefault="00F15CDE" w:rsidP="00D01A40">
            <w:pPr>
              <w:pStyle w:val="BodyText"/>
            </w:pPr>
            <w:r>
              <w:t xml:space="preserve">Sum of </w:t>
            </w:r>
            <w:r w:rsidR="00AF594E">
              <w:t>amount</w:t>
            </w:r>
            <w:r>
              <w:t xml:space="preserve"> for the Priceitem (across all Carriers and Coverage periods for the Priceitem)</w:t>
            </w:r>
          </w:p>
        </w:tc>
      </w:tr>
      <w:tr w:rsidR="00D01A40" w14:paraId="3A2BFEE0" w14:textId="77777777" w:rsidTr="00412A08">
        <w:trPr>
          <w:trPrChange w:id="970" w:author="Pallavi Tonpe" w:date="2025-11-04T13:29:00Z" w16du:dateUtc="2025-11-04T05:29:00Z">
            <w:trPr>
              <w:gridBefore w:val="1"/>
            </w:trPr>
          </w:trPrChange>
        </w:trPr>
        <w:tc>
          <w:tcPr>
            <w:tcW w:w="10543" w:type="dxa"/>
            <w:gridSpan w:val="4"/>
            <w:tcPrChange w:id="971" w:author="Pallavi Tonpe" w:date="2025-11-04T13:29:00Z" w16du:dateUtc="2025-11-04T05:29:00Z">
              <w:tcPr>
                <w:tcW w:w="10543" w:type="dxa"/>
                <w:gridSpan w:val="8"/>
              </w:tcPr>
            </w:tcPrChange>
          </w:tcPr>
          <w:p w14:paraId="34519E20" w14:textId="391B91CB" w:rsidR="00D01A40" w:rsidRDefault="00D01A40" w:rsidP="00D01A40">
            <w:pPr>
              <w:pStyle w:val="BodyText"/>
            </w:pPr>
            <w:r>
              <w:t xml:space="preserve">End of  </w:t>
            </w:r>
            <w:r w:rsidR="00D0773F">
              <w:t>serviceItem</w:t>
            </w:r>
          </w:p>
        </w:tc>
      </w:tr>
      <w:tr w:rsidR="00D01A40" w14:paraId="0973EAAE" w14:textId="77777777" w:rsidTr="00412A08">
        <w:trPr>
          <w:trPrChange w:id="972" w:author="Pallavi Tonpe" w:date="2025-11-04T13:29:00Z" w16du:dateUtc="2025-11-04T05:29:00Z">
            <w:trPr>
              <w:gridBefore w:val="1"/>
            </w:trPr>
          </w:trPrChange>
        </w:trPr>
        <w:tc>
          <w:tcPr>
            <w:tcW w:w="10543" w:type="dxa"/>
            <w:gridSpan w:val="4"/>
            <w:tcPrChange w:id="973" w:author="Pallavi Tonpe" w:date="2025-11-04T13:29:00Z" w16du:dateUtc="2025-11-04T05:29:00Z">
              <w:tcPr>
                <w:tcW w:w="10543" w:type="dxa"/>
                <w:gridSpan w:val="8"/>
              </w:tcPr>
            </w:tcPrChange>
          </w:tcPr>
          <w:p w14:paraId="44DDBBA1" w14:textId="36B05761" w:rsidR="00D01A40" w:rsidRDefault="00C840A0" w:rsidP="00D01A40">
            <w:pPr>
              <w:pStyle w:val="BodyText"/>
            </w:pPr>
            <w:r>
              <w:t>End of serviceDetails</w:t>
            </w:r>
          </w:p>
        </w:tc>
      </w:tr>
      <w:tr w:rsidR="00A758F8" w14:paraId="271032F2" w14:textId="77777777" w:rsidTr="00412A08">
        <w:trPr>
          <w:trPrChange w:id="974" w:author="Pallavi Tonpe" w:date="2025-11-04T13:29:00Z" w16du:dateUtc="2025-11-04T05:29:00Z">
            <w:trPr>
              <w:gridBefore w:val="1"/>
            </w:trPr>
          </w:trPrChange>
        </w:trPr>
        <w:tc>
          <w:tcPr>
            <w:tcW w:w="1818" w:type="dxa"/>
            <w:tcPrChange w:id="975" w:author="Pallavi Tonpe" w:date="2025-11-04T13:29:00Z" w16du:dateUtc="2025-11-04T05:29:00Z">
              <w:tcPr>
                <w:tcW w:w="1818" w:type="dxa"/>
                <w:gridSpan w:val="2"/>
              </w:tcPr>
            </w:tcPrChange>
          </w:tcPr>
          <w:p w14:paraId="4E4CB9E2" w14:textId="158744F8" w:rsidR="00A758F8" w:rsidRDefault="00A00744" w:rsidP="00D01A40">
            <w:pPr>
              <w:pStyle w:val="BodyText"/>
            </w:pPr>
            <w:r>
              <w:t>Invoice Total</w:t>
            </w:r>
          </w:p>
        </w:tc>
        <w:tc>
          <w:tcPr>
            <w:tcW w:w="2340" w:type="dxa"/>
            <w:tcPrChange w:id="976" w:author="Pallavi Tonpe" w:date="2025-11-04T13:29:00Z" w16du:dateUtc="2025-11-04T05:29:00Z">
              <w:tcPr>
                <w:tcW w:w="2340" w:type="dxa"/>
                <w:gridSpan w:val="2"/>
              </w:tcPr>
            </w:tcPrChange>
          </w:tcPr>
          <w:p w14:paraId="7083FE2C" w14:textId="385F6F32" w:rsidR="00A758F8" w:rsidRPr="00B56924" w:rsidRDefault="00A00744" w:rsidP="00D01A40">
            <w:pPr>
              <w:pStyle w:val="BodyText"/>
            </w:pPr>
            <w:r>
              <w:t>767,535.00</w:t>
            </w:r>
          </w:p>
        </w:tc>
        <w:tc>
          <w:tcPr>
            <w:tcW w:w="2250" w:type="dxa"/>
            <w:tcPrChange w:id="977" w:author="Pallavi Tonpe" w:date="2025-11-04T13:29:00Z" w16du:dateUtc="2025-11-04T05:29:00Z">
              <w:tcPr>
                <w:tcW w:w="2250" w:type="dxa"/>
                <w:gridSpan w:val="2"/>
              </w:tcPr>
            </w:tcPrChange>
          </w:tcPr>
          <w:p w14:paraId="12BACD7B" w14:textId="5AC8BF60" w:rsidR="00A758F8" w:rsidRDefault="00C87220" w:rsidP="00D01A40">
            <w:pPr>
              <w:pStyle w:val="BodyText"/>
            </w:pPr>
            <w:r>
              <w:t>invoiceTptal</w:t>
            </w:r>
          </w:p>
        </w:tc>
        <w:tc>
          <w:tcPr>
            <w:tcW w:w="4135" w:type="dxa"/>
            <w:tcPrChange w:id="978" w:author="Pallavi Tonpe" w:date="2025-11-04T13:29:00Z" w16du:dateUtc="2025-11-04T05:29:00Z">
              <w:tcPr>
                <w:tcW w:w="4135" w:type="dxa"/>
                <w:gridSpan w:val="2"/>
              </w:tcPr>
            </w:tcPrChange>
          </w:tcPr>
          <w:p w14:paraId="2369A5F3" w14:textId="716C46D9" w:rsidR="00A758F8" w:rsidRDefault="00C87220" w:rsidP="00D01A40">
            <w:pPr>
              <w:pStyle w:val="BodyText"/>
            </w:pPr>
            <w:r>
              <w:t>Sum of all totalServiceAmount</w:t>
            </w:r>
          </w:p>
        </w:tc>
      </w:tr>
      <w:tr w:rsidR="00D01A40" w14:paraId="20BFD980" w14:textId="77777777" w:rsidTr="00412A08">
        <w:trPr>
          <w:trPrChange w:id="979" w:author="Pallavi Tonpe" w:date="2025-11-04T13:29:00Z" w16du:dateUtc="2025-11-04T05:29:00Z">
            <w:trPr>
              <w:gridBefore w:val="1"/>
            </w:trPr>
          </w:trPrChange>
        </w:trPr>
        <w:tc>
          <w:tcPr>
            <w:tcW w:w="1818" w:type="dxa"/>
            <w:tcPrChange w:id="980" w:author="Pallavi Tonpe" w:date="2025-11-04T13:29:00Z" w16du:dateUtc="2025-11-04T05:29:00Z">
              <w:tcPr>
                <w:tcW w:w="1818" w:type="dxa"/>
                <w:gridSpan w:val="2"/>
              </w:tcPr>
            </w:tcPrChange>
          </w:tcPr>
          <w:p w14:paraId="68A97A18" w14:textId="77777777" w:rsidR="00D01A40" w:rsidRDefault="00D01A40" w:rsidP="00D01A40">
            <w:pPr>
              <w:pStyle w:val="BodyText"/>
            </w:pPr>
            <w:r>
              <w:t>Remit To</w:t>
            </w:r>
          </w:p>
        </w:tc>
        <w:tc>
          <w:tcPr>
            <w:tcW w:w="2340" w:type="dxa"/>
            <w:tcPrChange w:id="981" w:author="Pallavi Tonpe" w:date="2025-11-04T13:29:00Z" w16du:dateUtc="2025-11-04T05:29:00Z">
              <w:tcPr>
                <w:tcW w:w="2340" w:type="dxa"/>
                <w:gridSpan w:val="2"/>
              </w:tcPr>
            </w:tcPrChange>
          </w:tcPr>
          <w:p w14:paraId="48BDDB43" w14:textId="77777777" w:rsidR="00D01A40" w:rsidRDefault="00D01A40" w:rsidP="00D01A40">
            <w:pPr>
              <w:pStyle w:val="BodyText"/>
            </w:pPr>
            <w:r w:rsidRPr="00B56924">
              <w:t>Prime Therapeutics, P.O. Box 860466 Minneapolis, MN 55486-0466</w:t>
            </w:r>
          </w:p>
        </w:tc>
        <w:tc>
          <w:tcPr>
            <w:tcW w:w="2250" w:type="dxa"/>
            <w:tcPrChange w:id="982" w:author="Pallavi Tonpe" w:date="2025-11-04T13:29:00Z" w16du:dateUtc="2025-11-04T05:29:00Z">
              <w:tcPr>
                <w:tcW w:w="2250" w:type="dxa"/>
                <w:gridSpan w:val="2"/>
              </w:tcPr>
            </w:tcPrChange>
          </w:tcPr>
          <w:p w14:paraId="369177E6" w14:textId="77777777" w:rsidR="00D01A40" w:rsidRDefault="00D01A40" w:rsidP="00D01A40">
            <w:pPr>
              <w:pStyle w:val="BodyText"/>
            </w:pPr>
            <w:r>
              <w:t xml:space="preserve">remitAddress1 </w:t>
            </w:r>
          </w:p>
          <w:p w14:paraId="05B1953D" w14:textId="77777777" w:rsidR="00D01A40" w:rsidRDefault="00D01A40" w:rsidP="00D01A40">
            <w:pPr>
              <w:pStyle w:val="BodyText"/>
            </w:pPr>
            <w:r>
              <w:t>Group</w:t>
            </w:r>
          </w:p>
        </w:tc>
        <w:tc>
          <w:tcPr>
            <w:tcW w:w="4135" w:type="dxa"/>
            <w:tcPrChange w:id="983" w:author="Pallavi Tonpe" w:date="2025-11-04T13:29:00Z" w16du:dateUtc="2025-11-04T05:29:00Z">
              <w:tcPr>
                <w:tcW w:w="4135" w:type="dxa"/>
                <w:gridSpan w:val="2"/>
              </w:tcPr>
            </w:tcPrChange>
          </w:tcPr>
          <w:p w14:paraId="08B7011B" w14:textId="77777777" w:rsidR="00D01A40" w:rsidRDefault="00D01A40" w:rsidP="00D01A40">
            <w:pPr>
              <w:pStyle w:val="BodyText"/>
            </w:pPr>
            <w:r>
              <w:t xml:space="preserve">Refer extendable lookup </w:t>
            </w:r>
            <w:r w:rsidRPr="001565F7">
              <w:t>CM-MarketsExtLookup</w:t>
            </w:r>
          </w:p>
          <w:p w14:paraId="6FB22845" w14:textId="77777777" w:rsidR="00D01A40" w:rsidRDefault="00D01A40" w:rsidP="00D01A40">
            <w:pPr>
              <w:pStyle w:val="BodyText"/>
            </w:pPr>
            <w:r>
              <w:t>For “Remit To”</w:t>
            </w:r>
          </w:p>
        </w:tc>
      </w:tr>
      <w:tr w:rsidR="00D01A40" w14:paraId="06EF1589" w14:textId="77777777" w:rsidTr="00412A08">
        <w:trPr>
          <w:trPrChange w:id="984" w:author="Pallavi Tonpe" w:date="2025-11-04T13:29:00Z" w16du:dateUtc="2025-11-04T05:29:00Z">
            <w:trPr>
              <w:gridBefore w:val="1"/>
            </w:trPr>
          </w:trPrChange>
        </w:trPr>
        <w:tc>
          <w:tcPr>
            <w:tcW w:w="1818" w:type="dxa"/>
            <w:tcPrChange w:id="985" w:author="Pallavi Tonpe" w:date="2025-11-04T13:29:00Z" w16du:dateUtc="2025-11-04T05:29:00Z">
              <w:tcPr>
                <w:tcW w:w="1818" w:type="dxa"/>
                <w:gridSpan w:val="2"/>
              </w:tcPr>
            </w:tcPrChange>
          </w:tcPr>
          <w:p w14:paraId="7B07D5D8" w14:textId="77777777" w:rsidR="00D01A40" w:rsidRDefault="00D01A40" w:rsidP="00D01A40">
            <w:pPr>
              <w:pStyle w:val="BodyText"/>
            </w:pPr>
            <w:r>
              <w:t>Wire To</w:t>
            </w:r>
          </w:p>
        </w:tc>
        <w:tc>
          <w:tcPr>
            <w:tcW w:w="2340" w:type="dxa"/>
            <w:tcPrChange w:id="986" w:author="Pallavi Tonpe" w:date="2025-11-04T13:29:00Z" w16du:dateUtc="2025-11-04T05:29:00Z">
              <w:tcPr>
                <w:tcW w:w="2340" w:type="dxa"/>
                <w:gridSpan w:val="2"/>
              </w:tcPr>
            </w:tcPrChange>
          </w:tcPr>
          <w:p w14:paraId="76A3B135" w14:textId="77777777" w:rsidR="00D01A40" w:rsidRDefault="00D01A40" w:rsidP="00D01A40">
            <w:pPr>
              <w:pStyle w:val="BodyText"/>
            </w:pPr>
            <w:r>
              <w:t>Wire &amp; ACH Transfer Instructions:  U.S. Bank, N.A., 800 Nicolett Mall, Minneapolis, MN 55402</w:t>
            </w:r>
          </w:p>
          <w:p w14:paraId="00D23445" w14:textId="77777777" w:rsidR="00D01A40" w:rsidRDefault="00D01A40" w:rsidP="00D01A40">
            <w:pPr>
              <w:pStyle w:val="BodyText"/>
            </w:pPr>
            <w:r>
              <w:t>ABA# 123000848, Account Name:  Prime Therapeutics LLC</w:t>
            </w:r>
          </w:p>
          <w:p w14:paraId="1B2BF1D7" w14:textId="77777777" w:rsidR="00D01A40" w:rsidRDefault="00D01A40" w:rsidP="00D01A40">
            <w:pPr>
              <w:pStyle w:val="BodyText"/>
            </w:pPr>
            <w:r>
              <w:t>Beneficiary Account Number (Wire):  153910871687, Receiving Account Number (ACH):  15310871687</w:t>
            </w:r>
          </w:p>
          <w:p w14:paraId="7FE9967A" w14:textId="77777777" w:rsidR="00D01A40" w:rsidRPr="00B56924" w:rsidRDefault="00D01A40" w:rsidP="00D01A40">
            <w:pPr>
              <w:pStyle w:val="BodyText"/>
            </w:pPr>
            <w:r>
              <w:t>Please Reference Invoice Number</w:t>
            </w:r>
          </w:p>
        </w:tc>
        <w:tc>
          <w:tcPr>
            <w:tcW w:w="2250" w:type="dxa"/>
            <w:tcPrChange w:id="987" w:author="Pallavi Tonpe" w:date="2025-11-04T13:29:00Z" w16du:dateUtc="2025-11-04T05:29:00Z">
              <w:tcPr>
                <w:tcW w:w="2250" w:type="dxa"/>
                <w:gridSpan w:val="2"/>
              </w:tcPr>
            </w:tcPrChange>
          </w:tcPr>
          <w:p w14:paraId="3F3EB5B4" w14:textId="77777777" w:rsidR="00D01A40" w:rsidRDefault="00D01A40" w:rsidP="00D01A40">
            <w:pPr>
              <w:pStyle w:val="BodyText"/>
            </w:pPr>
            <w:r>
              <w:t>remitAddress2 Group</w:t>
            </w:r>
          </w:p>
        </w:tc>
        <w:tc>
          <w:tcPr>
            <w:tcW w:w="4135" w:type="dxa"/>
            <w:tcPrChange w:id="988" w:author="Pallavi Tonpe" w:date="2025-11-04T13:29:00Z" w16du:dateUtc="2025-11-04T05:29:00Z">
              <w:tcPr>
                <w:tcW w:w="4135" w:type="dxa"/>
                <w:gridSpan w:val="2"/>
              </w:tcPr>
            </w:tcPrChange>
          </w:tcPr>
          <w:p w14:paraId="63CD817F" w14:textId="77777777" w:rsidR="00D01A40" w:rsidRDefault="00D01A40" w:rsidP="00D01A40">
            <w:pPr>
              <w:pStyle w:val="BodyText"/>
            </w:pPr>
            <w:r>
              <w:t xml:space="preserve">Refer extendable lookup </w:t>
            </w:r>
            <w:r w:rsidRPr="001565F7">
              <w:t>CM-MarketsExtLookup</w:t>
            </w:r>
          </w:p>
          <w:p w14:paraId="5DEDCD6F" w14:textId="77777777" w:rsidR="00D01A40" w:rsidRDefault="00D01A40" w:rsidP="00D01A40">
            <w:pPr>
              <w:pStyle w:val="BodyText"/>
            </w:pPr>
            <w:r>
              <w:t>For “Wire To”</w:t>
            </w:r>
          </w:p>
        </w:tc>
      </w:tr>
      <w:tr w:rsidR="00D01A40" w14:paraId="0A315C14" w14:textId="77777777" w:rsidTr="00412A08">
        <w:trPr>
          <w:trPrChange w:id="989" w:author="Pallavi Tonpe" w:date="2025-11-04T13:29:00Z" w16du:dateUtc="2025-11-04T05:29:00Z">
            <w:trPr>
              <w:gridBefore w:val="1"/>
            </w:trPr>
          </w:trPrChange>
        </w:trPr>
        <w:tc>
          <w:tcPr>
            <w:tcW w:w="1818" w:type="dxa"/>
            <w:tcPrChange w:id="990" w:author="Pallavi Tonpe" w:date="2025-11-04T13:29:00Z" w16du:dateUtc="2025-11-04T05:29:00Z">
              <w:tcPr>
                <w:tcW w:w="1818" w:type="dxa"/>
                <w:gridSpan w:val="2"/>
              </w:tcPr>
            </w:tcPrChange>
          </w:tcPr>
          <w:p w14:paraId="1D19E610" w14:textId="77777777" w:rsidR="00D01A40" w:rsidRDefault="00D01A40" w:rsidP="00D01A40">
            <w:pPr>
              <w:pStyle w:val="BodyText"/>
            </w:pPr>
            <w:r>
              <w:t>Prime Contact Email</w:t>
            </w:r>
          </w:p>
        </w:tc>
        <w:tc>
          <w:tcPr>
            <w:tcW w:w="2340" w:type="dxa"/>
            <w:tcPrChange w:id="991" w:author="Pallavi Tonpe" w:date="2025-11-04T13:29:00Z" w16du:dateUtc="2025-11-04T05:29:00Z">
              <w:tcPr>
                <w:tcW w:w="2340" w:type="dxa"/>
                <w:gridSpan w:val="2"/>
              </w:tcPr>
            </w:tcPrChange>
          </w:tcPr>
          <w:p w14:paraId="059BBD9F" w14:textId="77777777" w:rsidR="00D01A40" w:rsidRDefault="00D01A40" w:rsidP="00D01A40">
            <w:pPr>
              <w:pStyle w:val="BodyText"/>
            </w:pPr>
            <w:r w:rsidRPr="00E12574">
              <w:t>xxxxx@primetherapeutics.com</w:t>
            </w:r>
          </w:p>
        </w:tc>
        <w:tc>
          <w:tcPr>
            <w:tcW w:w="2250" w:type="dxa"/>
            <w:tcPrChange w:id="992" w:author="Pallavi Tonpe" w:date="2025-11-04T13:29:00Z" w16du:dateUtc="2025-11-04T05:29:00Z">
              <w:tcPr>
                <w:tcW w:w="2250" w:type="dxa"/>
                <w:gridSpan w:val="2"/>
              </w:tcPr>
            </w:tcPrChange>
          </w:tcPr>
          <w:p w14:paraId="42C62D04" w14:textId="77777777" w:rsidR="00D01A40" w:rsidRDefault="00D01A40" w:rsidP="00D01A40">
            <w:pPr>
              <w:pStyle w:val="BodyText"/>
            </w:pPr>
            <w:r>
              <w:t>footer2</w:t>
            </w:r>
          </w:p>
        </w:tc>
        <w:tc>
          <w:tcPr>
            <w:tcW w:w="4135" w:type="dxa"/>
            <w:tcPrChange w:id="993" w:author="Pallavi Tonpe" w:date="2025-11-04T13:29:00Z" w16du:dateUtc="2025-11-04T05:29:00Z">
              <w:tcPr>
                <w:tcW w:w="4135" w:type="dxa"/>
                <w:gridSpan w:val="2"/>
              </w:tcPr>
            </w:tcPrChange>
          </w:tcPr>
          <w:p w14:paraId="47B9CB65" w14:textId="77777777" w:rsidR="00D01A40" w:rsidRDefault="00D01A40" w:rsidP="00D01A40">
            <w:pPr>
              <w:pStyle w:val="BodyText"/>
            </w:pPr>
            <w:r>
              <w:t xml:space="preserve">Refer extendable lookup </w:t>
            </w:r>
            <w:r w:rsidRPr="001565F7">
              <w:t>CM-MarketsExtLookup</w:t>
            </w:r>
          </w:p>
          <w:p w14:paraId="3DBCAC78" w14:textId="77777777" w:rsidR="00D01A40" w:rsidRDefault="00D01A40" w:rsidP="00D01A40">
            <w:pPr>
              <w:pStyle w:val="BodyText"/>
            </w:pPr>
            <w:r>
              <w:t>For “Prime Contact Email”</w:t>
            </w:r>
          </w:p>
        </w:tc>
      </w:tr>
    </w:tbl>
    <w:p w14:paraId="5F9F46CA" w14:textId="77777777" w:rsidR="001C48F9" w:rsidRPr="008C51E8" w:rsidRDefault="001C48F9" w:rsidP="001C48F9">
      <w:pPr>
        <w:pStyle w:val="BodyText"/>
      </w:pPr>
    </w:p>
    <w:p w14:paraId="46E2851F" w14:textId="77777777" w:rsidR="00915958" w:rsidRDefault="00915958" w:rsidP="00915958">
      <w:pPr>
        <w:pStyle w:val="Heading4"/>
      </w:pPr>
      <w:bookmarkStart w:id="994" w:name="_Toc1288058521"/>
      <w:bookmarkStart w:id="995" w:name="_Toc802019424"/>
      <w:bookmarkStart w:id="996" w:name="_Toc1928850410"/>
      <w:r>
        <w:t>Processing Logic</w:t>
      </w:r>
      <w:bookmarkEnd w:id="994"/>
      <w:bookmarkEnd w:id="995"/>
      <w:bookmarkEnd w:id="996"/>
    </w:p>
    <w:p w14:paraId="7B19CC34" w14:textId="50CB1550" w:rsidR="00915958" w:rsidRDefault="00915958" w:rsidP="00915958">
      <w:pPr>
        <w:pStyle w:val="BodyText"/>
      </w:pPr>
      <w:r>
        <w:t>Same Invoice Extract batch that was developed for Claim Invoice extract can be used, to select all Bill Routing records that are not already extracted and the Extract algorithm will be triggered on the MEDPH Bill Route type.</w:t>
      </w:r>
    </w:p>
    <w:p w14:paraId="27BBCDD8" w14:textId="77777777" w:rsidR="00915958" w:rsidRDefault="00915958" w:rsidP="00915958">
      <w:pPr>
        <w:pStyle w:val="BodyText"/>
        <w:rPr>
          <w:ins w:id="997" w:author="Anup Nair" w:date="2025-10-22T15:47:00Z" w16du:dateUtc="2025-10-22T19:47:00Z"/>
        </w:rPr>
      </w:pPr>
      <w:r>
        <w:t>The Bill route type extract algorithm will contain the logic to create the Invoice in required format using mapping provided above</w:t>
      </w:r>
    </w:p>
    <w:p w14:paraId="6408FA27" w14:textId="77777777" w:rsidR="00FA4A5F" w:rsidRDefault="00FA4A5F" w:rsidP="00FA4A5F">
      <w:pPr>
        <w:pStyle w:val="Heading4"/>
        <w:rPr>
          <w:ins w:id="998" w:author="Anup Nair" w:date="2025-10-22T15:47:00Z" w16du:dateUtc="2025-10-22T19:47:00Z"/>
        </w:rPr>
      </w:pPr>
      <w:ins w:id="999" w:author="Anup Nair" w:date="2025-10-22T15:47:00Z" w16du:dateUtc="2025-10-22T19:47:00Z">
        <w:r>
          <w:t>File naming convention for Individual Invoice PDF –</w:t>
        </w:r>
      </w:ins>
    </w:p>
    <w:p w14:paraId="47719970" w14:textId="77777777" w:rsidR="00FA4A5F" w:rsidRPr="00760D33" w:rsidRDefault="00FA4A5F" w:rsidP="00FA4A5F">
      <w:pPr>
        <w:spacing w:before="100" w:beforeAutospacing="1" w:after="100" w:afterAutospacing="1"/>
        <w:rPr>
          <w:ins w:id="1000" w:author="Anup Nair" w:date="2025-10-22T15:47:00Z" w16du:dateUtc="2025-10-22T19:47:00Z"/>
        </w:rPr>
      </w:pPr>
      <w:ins w:id="1001" w:author="Anup Nair" w:date="2025-10-22T15:47:00Z" w16du:dateUtc="2025-10-22T19:47:00Z">
        <w:r w:rsidRPr="00760D33">
          <w:t>The logic to derive the file naming convention is consistent for both Emblem Health and Gold Coast.</w:t>
        </w:r>
      </w:ins>
    </w:p>
    <w:p w14:paraId="6C182D69" w14:textId="77777777" w:rsidR="00FA4A5F" w:rsidRPr="00760D33" w:rsidRDefault="00FA4A5F" w:rsidP="00FA4A5F">
      <w:pPr>
        <w:numPr>
          <w:ilvl w:val="0"/>
          <w:numId w:val="30"/>
        </w:numPr>
        <w:spacing w:before="100" w:beforeAutospacing="1" w:after="100" w:afterAutospacing="1"/>
        <w:rPr>
          <w:ins w:id="1002" w:author="Anup Nair" w:date="2025-10-22T15:47:00Z" w16du:dateUtc="2025-10-22T19:47:00Z"/>
        </w:rPr>
      </w:pPr>
      <w:ins w:id="1003" w:author="Anup Nair" w:date="2025-10-22T15:47:00Z" w16du:dateUtc="2025-10-22T19:47:00Z">
        <w:r w:rsidRPr="00760D33">
          <w:t>Retrieve Parent Person ID</w:t>
        </w:r>
      </w:ins>
    </w:p>
    <w:p w14:paraId="7692F92C" w14:textId="77777777" w:rsidR="00FA4A5F" w:rsidRPr="00760D33" w:rsidRDefault="00FA4A5F" w:rsidP="00FA4A5F">
      <w:pPr>
        <w:numPr>
          <w:ilvl w:val="1"/>
          <w:numId w:val="30"/>
        </w:numPr>
        <w:spacing w:before="100" w:beforeAutospacing="1" w:after="100" w:afterAutospacing="1"/>
        <w:rPr>
          <w:ins w:id="1004" w:author="Anup Nair" w:date="2025-10-22T15:47:00Z" w16du:dateUtc="2025-10-22T19:47:00Z"/>
        </w:rPr>
      </w:pPr>
      <w:ins w:id="1005" w:author="Anup Nair" w:date="2025-10-22T15:47:00Z" w16du:dateUtc="2025-10-22T19:47:00Z">
        <w:r w:rsidRPr="00760D33">
          <w:t>Extract the Parent Person ID from the associated work unit.</w:t>
        </w:r>
      </w:ins>
    </w:p>
    <w:p w14:paraId="7F6DF9B4" w14:textId="77777777" w:rsidR="00FA4A5F" w:rsidRPr="00760D33" w:rsidRDefault="00FA4A5F" w:rsidP="00FA4A5F">
      <w:pPr>
        <w:numPr>
          <w:ilvl w:val="0"/>
          <w:numId w:val="30"/>
        </w:numPr>
        <w:spacing w:before="100" w:beforeAutospacing="1" w:after="100" w:afterAutospacing="1"/>
        <w:rPr>
          <w:ins w:id="1006" w:author="Anup Nair" w:date="2025-10-22T15:47:00Z" w16du:dateUtc="2025-10-22T19:47:00Z"/>
        </w:rPr>
      </w:pPr>
      <w:ins w:id="1007" w:author="Anup Nair" w:date="2025-10-22T15:47:00Z" w16du:dateUtc="2025-10-22T19:47:00Z">
        <w:r w:rsidRPr="00760D33">
          <w:t>Access File Naming Configuration</w:t>
        </w:r>
      </w:ins>
    </w:p>
    <w:p w14:paraId="39115DCF" w14:textId="77777777" w:rsidR="00FA4A5F" w:rsidRDefault="00FA4A5F" w:rsidP="00FA4A5F">
      <w:pPr>
        <w:numPr>
          <w:ilvl w:val="1"/>
          <w:numId w:val="30"/>
        </w:numPr>
        <w:spacing w:before="100" w:beforeAutospacing="1" w:after="100" w:afterAutospacing="1"/>
        <w:rPr>
          <w:ins w:id="1008" w:author="Anup Nair" w:date="2025-10-22T15:47:00Z" w16du:dateUtc="2025-10-22T19:47:00Z"/>
        </w:rPr>
      </w:pPr>
      <w:ins w:id="1009" w:author="Anup Nair" w:date="2025-10-22T15:47:00Z" w16du:dateUtc="2025-10-22T19:47:00Z">
        <w:r w:rsidRPr="00760D33">
          <w:t xml:space="preserve">Use the Parent Person Characteristic </w:t>
        </w:r>
        <w:r>
          <w:t>CM-COAID</w:t>
        </w:r>
        <w:r w:rsidRPr="00760D33">
          <w:t xml:space="preserve"> to identify the relevant extendable lookup name.</w:t>
        </w:r>
      </w:ins>
    </w:p>
    <w:p w14:paraId="6A48ABEF" w14:textId="77777777" w:rsidR="00FA4A5F" w:rsidRPr="00760D33" w:rsidRDefault="00FA4A5F" w:rsidP="00FA4A5F">
      <w:pPr>
        <w:numPr>
          <w:ilvl w:val="1"/>
          <w:numId w:val="30"/>
        </w:numPr>
        <w:spacing w:before="100" w:beforeAutospacing="1" w:after="100" w:afterAutospacing="1"/>
        <w:rPr>
          <w:ins w:id="1010" w:author="Anup Nair" w:date="2025-10-22T15:47:00Z" w16du:dateUtc="2025-10-22T19:47:00Z"/>
        </w:rPr>
      </w:pPr>
      <w:ins w:id="1011" w:author="Anup Nair" w:date="2025-10-22T15:47:00Z" w16du:dateUtc="2025-10-22T19:47:00Z">
        <w:r>
          <w:t>If extendable lookup parent code is not found for given coalition id, then default to STRD (Standard) extendable lookup</w:t>
        </w:r>
      </w:ins>
    </w:p>
    <w:p w14:paraId="00F8D295" w14:textId="77777777" w:rsidR="00FA4A5F" w:rsidRPr="00760D33" w:rsidRDefault="00FA4A5F" w:rsidP="00FA4A5F">
      <w:pPr>
        <w:numPr>
          <w:ilvl w:val="0"/>
          <w:numId w:val="30"/>
        </w:numPr>
        <w:spacing w:before="100" w:beforeAutospacing="1" w:after="100" w:afterAutospacing="1"/>
        <w:rPr>
          <w:ins w:id="1012" w:author="Anup Nair" w:date="2025-10-22T15:47:00Z" w16du:dateUtc="2025-10-22T19:47:00Z"/>
        </w:rPr>
      </w:pPr>
      <w:ins w:id="1013" w:author="Anup Nair" w:date="2025-10-22T15:47:00Z" w16du:dateUtc="2025-10-22T19:47:00Z">
        <w:r w:rsidRPr="00760D33">
          <w:t>Fetch Naming Format</w:t>
        </w:r>
      </w:ins>
    </w:p>
    <w:p w14:paraId="64B3610A" w14:textId="77777777" w:rsidR="00FA4A5F" w:rsidRPr="00760D33" w:rsidRDefault="00FA4A5F" w:rsidP="00FA4A5F">
      <w:pPr>
        <w:numPr>
          <w:ilvl w:val="1"/>
          <w:numId w:val="30"/>
        </w:numPr>
        <w:spacing w:before="100" w:beforeAutospacing="1" w:after="100" w:afterAutospacing="1"/>
        <w:rPr>
          <w:ins w:id="1014" w:author="Anup Nair" w:date="2025-10-22T15:47:00Z" w16du:dateUtc="2025-10-22T19:47:00Z"/>
        </w:rPr>
      </w:pPr>
      <w:ins w:id="1015" w:author="Anup Nair" w:date="2025-10-22T15:47:00Z" w16du:dateUtc="2025-10-22T19:47:00Z">
        <w:r w:rsidRPr="00760D33">
          <w:t>Query the identified extendable lookup to retrieve the value for "Electronic File Naming Format".</w:t>
        </w:r>
      </w:ins>
    </w:p>
    <w:p w14:paraId="509E9E57" w14:textId="77777777" w:rsidR="00FA4A5F" w:rsidRPr="00760D33" w:rsidRDefault="00FA4A5F" w:rsidP="00FA4A5F">
      <w:pPr>
        <w:numPr>
          <w:ilvl w:val="1"/>
          <w:numId w:val="30"/>
        </w:numPr>
        <w:spacing w:before="100" w:beforeAutospacing="1" w:after="100" w:afterAutospacing="1"/>
        <w:rPr>
          <w:ins w:id="1016" w:author="Anup Nair" w:date="2025-10-22T15:47:00Z" w16du:dateUtc="2025-10-22T19:47:00Z"/>
        </w:rPr>
      </w:pPr>
      <w:ins w:id="1017" w:author="Anup Nair" w:date="2025-10-22T15:47:00Z" w16du:dateUtc="2025-10-22T19:47:00Z">
        <w:r w:rsidRPr="00760D33">
          <w:t>Store this value in a string variable, e.g., fileNameElectronic.</w:t>
        </w:r>
      </w:ins>
    </w:p>
    <w:p w14:paraId="702D4F83" w14:textId="77777777" w:rsidR="00FA4A5F" w:rsidRPr="00760D33" w:rsidRDefault="00FA4A5F" w:rsidP="00FA4A5F">
      <w:pPr>
        <w:numPr>
          <w:ilvl w:val="0"/>
          <w:numId w:val="30"/>
        </w:numPr>
        <w:spacing w:before="100" w:beforeAutospacing="1" w:after="100" w:afterAutospacing="1"/>
        <w:rPr>
          <w:ins w:id="1018" w:author="Anup Nair" w:date="2025-10-22T15:47:00Z" w16du:dateUtc="2025-10-22T19:47:00Z"/>
        </w:rPr>
      </w:pPr>
      <w:ins w:id="1019" w:author="Anup Nair" w:date="2025-10-22T15:47:00Z" w16du:dateUtc="2025-10-22T19:47:00Z">
        <w:r w:rsidRPr="00760D33">
          <w:t>Dynamic Placeholder Replacement Logic</w:t>
        </w:r>
        <w:r w:rsidRPr="00760D33">
          <w:br/>
          <w:t>Based on the contents of fileNameElectronic, apply the following transformations:</w:t>
        </w:r>
      </w:ins>
    </w:p>
    <w:p w14:paraId="1550419D" w14:textId="77777777" w:rsidR="00FA4A5F" w:rsidRPr="00760D33" w:rsidRDefault="00FA4A5F" w:rsidP="00FA4A5F">
      <w:pPr>
        <w:numPr>
          <w:ilvl w:val="1"/>
          <w:numId w:val="30"/>
        </w:numPr>
        <w:spacing w:before="100" w:beforeAutospacing="1" w:after="100" w:afterAutospacing="1"/>
        <w:rPr>
          <w:ins w:id="1020" w:author="Anup Nair" w:date="2025-10-22T15:47:00Z" w16du:dateUtc="2025-10-22T19:47:00Z"/>
        </w:rPr>
      </w:pPr>
      <w:ins w:id="1021" w:author="Anup Nair" w:date="2025-10-22T15:47:00Z" w16du:dateUtc="2025-10-22T19:47:00Z">
        <w:r w:rsidRPr="00760D33">
          <w:t>If</w:t>
        </w:r>
        <w:r>
          <w:t xml:space="preserve"> </w:t>
        </w:r>
        <w:r w:rsidRPr="00760D33">
          <w:t xml:space="preserve">fileNameElectronic </w:t>
        </w:r>
        <w:r>
          <w:t xml:space="preserve">contains </w:t>
        </w:r>
        <w:r w:rsidRPr="00760D33">
          <w:t>&lt;ClientID&gt;</w:t>
        </w:r>
      </w:ins>
    </w:p>
    <w:p w14:paraId="42F1E29A" w14:textId="77777777" w:rsidR="00FA4A5F" w:rsidRPr="00760D33" w:rsidRDefault="00FA4A5F" w:rsidP="00FA4A5F">
      <w:pPr>
        <w:numPr>
          <w:ilvl w:val="2"/>
          <w:numId w:val="30"/>
        </w:numPr>
        <w:spacing w:before="100" w:beforeAutospacing="1" w:after="100" w:afterAutospacing="1"/>
        <w:rPr>
          <w:ins w:id="1022" w:author="Anup Nair" w:date="2025-10-22T15:47:00Z" w16du:dateUtc="2025-10-22T19:47:00Z"/>
        </w:rPr>
      </w:pPr>
      <w:ins w:id="1023" w:author="Anup Nair" w:date="2025-10-22T15:47:00Z" w16du:dateUtc="2025-10-22T19:47:00Z">
        <w:r w:rsidRPr="00760D33">
          <w:t>Retrieve the Carrier ID from the work unit.</w:t>
        </w:r>
      </w:ins>
    </w:p>
    <w:p w14:paraId="548EFB1F" w14:textId="77777777" w:rsidR="00FA4A5F" w:rsidRPr="00760D33" w:rsidRDefault="00FA4A5F" w:rsidP="00FA4A5F">
      <w:pPr>
        <w:numPr>
          <w:ilvl w:val="2"/>
          <w:numId w:val="30"/>
        </w:numPr>
        <w:spacing w:before="100" w:beforeAutospacing="1" w:after="100" w:afterAutospacing="1"/>
        <w:rPr>
          <w:ins w:id="1024" w:author="Anup Nair" w:date="2025-10-22T15:47:00Z" w16du:dateUtc="2025-10-22T19:47:00Z"/>
        </w:rPr>
      </w:pPr>
      <w:ins w:id="1025" w:author="Anup Nair" w:date="2025-10-22T15:47:00Z" w16du:dateUtc="2025-10-22T19:47:00Z">
        <w:r w:rsidRPr="00760D33">
          <w:t>Replace &lt;ClientID&gt; in fileNameElectronic with the Carrier ID.</w:t>
        </w:r>
      </w:ins>
    </w:p>
    <w:p w14:paraId="0C44B18D" w14:textId="77777777" w:rsidR="00FA4A5F" w:rsidRPr="00760D33" w:rsidRDefault="00FA4A5F" w:rsidP="00FA4A5F">
      <w:pPr>
        <w:numPr>
          <w:ilvl w:val="1"/>
          <w:numId w:val="30"/>
        </w:numPr>
        <w:spacing w:before="100" w:beforeAutospacing="1" w:after="100" w:afterAutospacing="1"/>
        <w:rPr>
          <w:ins w:id="1026" w:author="Anup Nair" w:date="2025-10-22T15:47:00Z" w16du:dateUtc="2025-10-22T19:47:00Z"/>
        </w:rPr>
      </w:pPr>
      <w:ins w:id="1027" w:author="Anup Nair" w:date="2025-10-22T15:47:00Z" w16du:dateUtc="2025-10-22T19:47:00Z">
        <w:r>
          <w:t xml:space="preserve">Else </w:t>
        </w:r>
        <w:r w:rsidRPr="00760D33">
          <w:t xml:space="preserve">If fileNameElectronic </w:t>
        </w:r>
        <w:r>
          <w:t xml:space="preserve">contains </w:t>
        </w:r>
        <w:r w:rsidRPr="00760D33">
          <w:t>&lt;ENV&gt;</w:t>
        </w:r>
        <w:r>
          <w:t xml:space="preserve"> </w:t>
        </w:r>
        <w:r w:rsidRPr="00760D33">
          <w:t>:</w:t>
        </w:r>
      </w:ins>
    </w:p>
    <w:p w14:paraId="425C272B" w14:textId="16CF5A75" w:rsidR="00FA4A5F" w:rsidRPr="00760D33" w:rsidRDefault="00FA4A5F" w:rsidP="00FA4A5F">
      <w:pPr>
        <w:numPr>
          <w:ilvl w:val="2"/>
          <w:numId w:val="30"/>
        </w:numPr>
        <w:spacing w:before="100" w:beforeAutospacing="1" w:after="100" w:afterAutospacing="1"/>
        <w:rPr>
          <w:ins w:id="1028" w:author="Anup Nair" w:date="2025-10-22T15:47:00Z" w16du:dateUtc="2025-10-22T19:47:00Z"/>
        </w:rPr>
      </w:pPr>
      <w:ins w:id="1029" w:author="Anup Nair" w:date="2025-10-22T15:47:00Z" w16du:dateUtc="2025-10-22T19:47:00Z">
        <w:r w:rsidRPr="00760D33">
          <w:t xml:space="preserve">Retrieve the Environment value </w:t>
        </w:r>
      </w:ins>
      <w:ins w:id="1030" w:author="Anup Nair" w:date="2025-10-23T01:20:00Z" w16du:dateUtc="2025-10-23T05:20:00Z">
        <w:r w:rsidR="00D12A2C" w:rsidRPr="00760D33">
          <w:t xml:space="preserve">from </w:t>
        </w:r>
        <w:r w:rsidR="00D12A2C">
          <w:t>algorithm parameter</w:t>
        </w:r>
      </w:ins>
      <w:ins w:id="1031" w:author="Anup Nair" w:date="2025-10-22T15:47:00Z" w16du:dateUtc="2025-10-22T19:47:00Z">
        <w:r w:rsidRPr="00760D33">
          <w:t>.</w:t>
        </w:r>
      </w:ins>
    </w:p>
    <w:p w14:paraId="64577842" w14:textId="77777777" w:rsidR="00FA4A5F" w:rsidRDefault="00FA4A5F" w:rsidP="00FA4A5F">
      <w:pPr>
        <w:numPr>
          <w:ilvl w:val="2"/>
          <w:numId w:val="30"/>
        </w:numPr>
        <w:spacing w:before="100" w:beforeAutospacing="1" w:after="100" w:afterAutospacing="1"/>
        <w:rPr>
          <w:ins w:id="1032" w:author="Anup Nair" w:date="2025-10-22T15:47:00Z" w16du:dateUtc="2025-10-22T19:47:00Z"/>
        </w:rPr>
      </w:pPr>
      <w:ins w:id="1033" w:author="Anup Nair" w:date="2025-10-22T15:47:00Z" w16du:dateUtc="2025-10-22T19:47:00Z">
        <w:r w:rsidRPr="00760D33">
          <w:t>Replace &lt;ENV&gt; in fileNameElectronic with the actual environment string.</w:t>
        </w:r>
      </w:ins>
    </w:p>
    <w:p w14:paraId="0AAD5B70" w14:textId="77777777" w:rsidR="00FA4A5F" w:rsidRPr="00760D33" w:rsidRDefault="00FA4A5F" w:rsidP="00FA4A5F">
      <w:pPr>
        <w:numPr>
          <w:ilvl w:val="1"/>
          <w:numId w:val="30"/>
        </w:numPr>
        <w:spacing w:before="100" w:beforeAutospacing="1" w:after="100" w:afterAutospacing="1"/>
        <w:rPr>
          <w:ins w:id="1034" w:author="Anup Nair" w:date="2025-10-22T15:47:00Z" w16du:dateUtc="2025-10-22T19:47:00Z"/>
        </w:rPr>
      </w:pPr>
      <w:ins w:id="1035" w:author="Anup Nair" w:date="2025-10-22T15:47:00Z" w16du:dateUtc="2025-10-22T19:47:00Z">
        <w:r>
          <w:t xml:space="preserve">Else </w:t>
        </w:r>
        <w:r w:rsidRPr="00760D33">
          <w:t xml:space="preserve">If fileNameElectronic </w:t>
        </w:r>
        <w:r>
          <w:t xml:space="preserve">contains </w:t>
        </w:r>
        <w:r w:rsidRPr="00760D33">
          <w:t>&lt;</w:t>
        </w:r>
        <w:r>
          <w:t>Account#</w:t>
        </w:r>
        <w:r w:rsidRPr="00760D33">
          <w:t>&gt;</w:t>
        </w:r>
        <w:r>
          <w:t xml:space="preserve"> </w:t>
        </w:r>
        <w:r w:rsidRPr="00760D33">
          <w:t>:</w:t>
        </w:r>
      </w:ins>
    </w:p>
    <w:p w14:paraId="37999AE6" w14:textId="77777777" w:rsidR="00FA4A5F" w:rsidRPr="00760D33" w:rsidRDefault="00FA4A5F" w:rsidP="00FA4A5F">
      <w:pPr>
        <w:numPr>
          <w:ilvl w:val="2"/>
          <w:numId w:val="30"/>
        </w:numPr>
        <w:spacing w:before="100" w:beforeAutospacing="1" w:after="100" w:afterAutospacing="1"/>
        <w:rPr>
          <w:ins w:id="1036" w:author="Anup Nair" w:date="2025-10-22T15:47:00Z" w16du:dateUtc="2025-10-22T19:47:00Z"/>
        </w:rPr>
      </w:pPr>
      <w:ins w:id="1037" w:author="Anup Nair" w:date="2025-10-22T15:47:00Z" w16du:dateUtc="2025-10-22T19:47:00Z">
        <w:r w:rsidRPr="00760D33">
          <w:t xml:space="preserve">Retrieve the </w:t>
        </w:r>
        <w:r w:rsidRPr="00A8274F">
          <w:t>BILL_LVL_3</w:t>
        </w:r>
        <w:r>
          <w:t xml:space="preserve"> from bill group</w:t>
        </w:r>
      </w:ins>
    </w:p>
    <w:p w14:paraId="1AD840C6" w14:textId="77777777" w:rsidR="00FA4A5F" w:rsidRPr="00760D33" w:rsidRDefault="00FA4A5F" w:rsidP="00FA4A5F">
      <w:pPr>
        <w:numPr>
          <w:ilvl w:val="2"/>
          <w:numId w:val="30"/>
        </w:numPr>
        <w:spacing w:before="100" w:beforeAutospacing="1" w:after="100" w:afterAutospacing="1"/>
        <w:rPr>
          <w:ins w:id="1038" w:author="Anup Nair" w:date="2025-10-22T15:47:00Z" w16du:dateUtc="2025-10-22T19:47:00Z"/>
        </w:rPr>
      </w:pPr>
      <w:ins w:id="1039" w:author="Anup Nair" w:date="2025-10-22T15:47:00Z" w16du:dateUtc="2025-10-22T19:47:00Z">
        <w:r w:rsidRPr="00760D33">
          <w:t>Replace &lt;</w:t>
        </w:r>
        <w:r>
          <w:t>Account#</w:t>
        </w:r>
        <w:r w:rsidRPr="00760D33">
          <w:t xml:space="preserve">&gt; in fileNameElectronic with the actual </w:t>
        </w:r>
        <w:r>
          <w:t>account</w:t>
        </w:r>
        <w:r w:rsidRPr="00760D33">
          <w:t xml:space="preserve"> string.</w:t>
        </w:r>
      </w:ins>
    </w:p>
    <w:p w14:paraId="7539AFE3" w14:textId="77777777" w:rsidR="00FA4A5F" w:rsidRPr="00760D33" w:rsidRDefault="00FA4A5F" w:rsidP="00FA4A5F">
      <w:pPr>
        <w:numPr>
          <w:ilvl w:val="1"/>
          <w:numId w:val="30"/>
        </w:numPr>
        <w:spacing w:before="100" w:beforeAutospacing="1" w:after="100" w:afterAutospacing="1"/>
        <w:rPr>
          <w:ins w:id="1040" w:author="Anup Nair" w:date="2025-10-22T15:47:00Z" w16du:dateUtc="2025-10-22T19:47:00Z"/>
        </w:rPr>
      </w:pPr>
      <w:ins w:id="1041" w:author="Anup Nair" w:date="2025-10-22T15:47:00Z" w16du:dateUtc="2025-10-22T19:47:00Z">
        <w:r>
          <w:t xml:space="preserve">Else </w:t>
        </w:r>
        <w:r w:rsidRPr="00760D33">
          <w:t xml:space="preserve">If fileNameElectronic </w:t>
        </w:r>
        <w:r>
          <w:t xml:space="preserve">contains </w:t>
        </w:r>
        <w:r w:rsidRPr="00760D33">
          <w:t>&lt;YYYYMMDDHHmmSS&gt;</w:t>
        </w:r>
        <w:r>
          <w:t xml:space="preserve"> </w:t>
        </w:r>
        <w:r w:rsidRPr="00760D33">
          <w:t>:</w:t>
        </w:r>
      </w:ins>
    </w:p>
    <w:p w14:paraId="411D8E00" w14:textId="77777777" w:rsidR="00FA4A5F" w:rsidRPr="00760D33" w:rsidRDefault="00FA4A5F" w:rsidP="00FA4A5F">
      <w:pPr>
        <w:numPr>
          <w:ilvl w:val="2"/>
          <w:numId w:val="30"/>
        </w:numPr>
        <w:spacing w:before="100" w:beforeAutospacing="1" w:after="100" w:afterAutospacing="1"/>
        <w:rPr>
          <w:ins w:id="1042" w:author="Anup Nair" w:date="2025-10-22T15:47:00Z" w16du:dateUtc="2025-10-22T19:47:00Z"/>
        </w:rPr>
      </w:pPr>
      <w:ins w:id="1043" w:author="Anup Nair" w:date="2025-10-22T15:47:00Z" w16du:dateUtc="2025-10-22T19:47:00Z">
        <w:r w:rsidRPr="00760D33">
          <w:t>Get the current system date and format it as YYYYMMDDHHmmSS.</w:t>
        </w:r>
      </w:ins>
    </w:p>
    <w:p w14:paraId="25DD7DA1" w14:textId="77777777" w:rsidR="00FA4A5F" w:rsidRPr="00760D33" w:rsidRDefault="00FA4A5F" w:rsidP="00FA4A5F">
      <w:pPr>
        <w:numPr>
          <w:ilvl w:val="2"/>
          <w:numId w:val="30"/>
        </w:numPr>
        <w:spacing w:before="100" w:beforeAutospacing="1" w:after="100" w:afterAutospacing="1"/>
        <w:rPr>
          <w:ins w:id="1044" w:author="Anup Nair" w:date="2025-10-22T15:47:00Z" w16du:dateUtc="2025-10-22T19:47:00Z"/>
        </w:rPr>
      </w:pPr>
      <w:ins w:id="1045" w:author="Anup Nair" w:date="2025-10-22T15:47:00Z" w16du:dateUtc="2025-10-22T19:47:00Z">
        <w:r w:rsidRPr="00760D33">
          <w:t>Replace &lt;YYYYMMDDHHmmSS&gt; in fileNameElectronic with the formatted timestamp.</w:t>
        </w:r>
      </w:ins>
    </w:p>
    <w:p w14:paraId="3D2944FB" w14:textId="77777777" w:rsidR="00FA4A5F" w:rsidRPr="00760D33" w:rsidRDefault="00FA4A5F" w:rsidP="00FA4A5F">
      <w:pPr>
        <w:numPr>
          <w:ilvl w:val="1"/>
          <w:numId w:val="30"/>
        </w:numPr>
        <w:spacing w:before="100" w:beforeAutospacing="1" w:after="100" w:afterAutospacing="1"/>
        <w:rPr>
          <w:ins w:id="1046" w:author="Anup Nair" w:date="2025-10-22T15:47:00Z" w16du:dateUtc="2025-10-22T19:47:00Z"/>
        </w:rPr>
      </w:pPr>
      <w:ins w:id="1047" w:author="Anup Nair" w:date="2025-10-22T15:47:00Z" w16du:dateUtc="2025-10-22T19:47:00Z">
        <w:r>
          <w:t xml:space="preserve">Else </w:t>
        </w:r>
        <w:r w:rsidRPr="00760D33">
          <w:t xml:space="preserve">If fileNameElectronic </w:t>
        </w:r>
        <w:r>
          <w:t>contains</w:t>
        </w:r>
        <w:r w:rsidRPr="00760D33">
          <w:t xml:space="preserve"> &lt;YYYYMMDD&gt;:</w:t>
        </w:r>
      </w:ins>
    </w:p>
    <w:p w14:paraId="73483390" w14:textId="77777777" w:rsidR="00FA4A5F" w:rsidRPr="00760D33" w:rsidRDefault="00FA4A5F" w:rsidP="00FA4A5F">
      <w:pPr>
        <w:numPr>
          <w:ilvl w:val="2"/>
          <w:numId w:val="30"/>
        </w:numPr>
        <w:spacing w:before="100" w:beforeAutospacing="1" w:after="100" w:afterAutospacing="1"/>
        <w:rPr>
          <w:ins w:id="1048" w:author="Anup Nair" w:date="2025-10-22T15:47:00Z" w16du:dateUtc="2025-10-22T19:47:00Z"/>
        </w:rPr>
      </w:pPr>
      <w:ins w:id="1049" w:author="Anup Nair" w:date="2025-10-22T15:47:00Z" w16du:dateUtc="2025-10-22T19:47:00Z">
        <w:r w:rsidRPr="00760D33">
          <w:t>Get the current system date and format it as YYYYMMDD.</w:t>
        </w:r>
      </w:ins>
    </w:p>
    <w:p w14:paraId="33EF081C" w14:textId="77777777" w:rsidR="00FA4A5F" w:rsidRPr="00760D33" w:rsidRDefault="00FA4A5F" w:rsidP="00FA4A5F">
      <w:pPr>
        <w:numPr>
          <w:ilvl w:val="2"/>
          <w:numId w:val="30"/>
        </w:numPr>
        <w:spacing w:before="100" w:beforeAutospacing="1" w:after="100" w:afterAutospacing="1"/>
        <w:rPr>
          <w:ins w:id="1050" w:author="Anup Nair" w:date="2025-10-22T15:47:00Z" w16du:dateUtc="2025-10-22T19:47:00Z"/>
        </w:rPr>
      </w:pPr>
      <w:ins w:id="1051" w:author="Anup Nair" w:date="2025-10-22T15:47:00Z" w16du:dateUtc="2025-10-22T19:47:00Z">
        <w:r w:rsidRPr="00760D33">
          <w:t>Replace &lt;YYYYMMDD&gt; in fileNameElectronic with the formatted date.</w:t>
        </w:r>
      </w:ins>
    </w:p>
    <w:p w14:paraId="7416EA1E" w14:textId="77777777" w:rsidR="00FA4A5F" w:rsidRPr="00760D33" w:rsidRDefault="00FA4A5F" w:rsidP="00FA4A5F">
      <w:pPr>
        <w:numPr>
          <w:ilvl w:val="0"/>
          <w:numId w:val="30"/>
        </w:numPr>
        <w:spacing w:before="100" w:beforeAutospacing="1" w:after="100" w:afterAutospacing="1"/>
        <w:rPr>
          <w:ins w:id="1052" w:author="Anup Nair" w:date="2025-10-22T15:47:00Z" w16du:dateUtc="2025-10-22T19:47:00Z"/>
        </w:rPr>
      </w:pPr>
      <w:ins w:id="1053" w:author="Anup Nair" w:date="2025-10-22T15:47:00Z" w16du:dateUtc="2025-10-22T19:47:00Z">
        <w:r w:rsidRPr="00760D33">
          <w:t>Final Output</w:t>
        </w:r>
      </w:ins>
    </w:p>
    <w:p w14:paraId="2E2079D6" w14:textId="77777777" w:rsidR="00FA4A5F" w:rsidRDefault="00FA4A5F" w:rsidP="00FA4A5F">
      <w:pPr>
        <w:numPr>
          <w:ilvl w:val="1"/>
          <w:numId w:val="30"/>
        </w:numPr>
        <w:spacing w:before="100" w:beforeAutospacing="1" w:after="100" w:afterAutospacing="1"/>
        <w:rPr>
          <w:ins w:id="1054" w:author="Anup Nair" w:date="2025-10-22T15:47:00Z" w16du:dateUtc="2025-10-22T19:47:00Z"/>
        </w:rPr>
      </w:pPr>
      <w:ins w:id="1055" w:author="Anup Nair" w:date="2025-10-22T15:47:00Z" w16du:dateUtc="2025-10-22T19:47:00Z">
        <w:r w:rsidRPr="00760D33">
          <w:t>The resulting value of fileNameElectronic after all substitutions will be used as the final file name for the extract.</w:t>
        </w:r>
      </w:ins>
    </w:p>
    <w:p w14:paraId="2EEEC0D0" w14:textId="76EB84F4" w:rsidR="00FA4A5F" w:rsidRDefault="00FA4A5F" w:rsidP="00FA4A5F">
      <w:pPr>
        <w:numPr>
          <w:ilvl w:val="0"/>
          <w:numId w:val="30"/>
        </w:numPr>
        <w:spacing w:before="100" w:beforeAutospacing="1" w:after="100" w:afterAutospacing="1"/>
        <w:rPr>
          <w:ins w:id="1056" w:author="Anup Nair" w:date="2025-10-23T01:21:00Z" w16du:dateUtc="2025-10-23T05:21:00Z"/>
        </w:rPr>
      </w:pPr>
      <w:ins w:id="1057" w:author="Anup Nair" w:date="2025-10-22T15:47:00Z" w16du:dateUtc="2025-10-22T19:47:00Z">
        <w:r>
          <w:t>Folder path – Retrieve from extendable lookup – value for “</w:t>
        </w:r>
        <w:r w:rsidRPr="00C368A2">
          <w:t>OCI Folder Path</w:t>
        </w:r>
        <w:r>
          <w:t>”</w:t>
        </w:r>
      </w:ins>
      <w:ins w:id="1058" w:author="Anup Nair" w:date="2025-10-23T01:20:00Z" w16du:dateUtc="2025-10-23T05:20:00Z">
        <w:r w:rsidR="00973B07">
          <w:t xml:space="preserve"> </w:t>
        </w:r>
      </w:ins>
    </w:p>
    <w:p w14:paraId="21C885FA" w14:textId="3862FCD8" w:rsidR="00973B07" w:rsidRPr="00760D33" w:rsidRDefault="00973B07">
      <w:pPr>
        <w:numPr>
          <w:ilvl w:val="1"/>
          <w:numId w:val="30"/>
        </w:numPr>
        <w:spacing w:before="100" w:beforeAutospacing="1" w:after="100" w:afterAutospacing="1"/>
        <w:rPr>
          <w:ins w:id="1059" w:author="Anup Nair" w:date="2025-10-22T15:47:00Z" w16du:dateUtc="2025-10-22T19:47:00Z"/>
        </w:rPr>
        <w:pPrChange w:id="1060" w:author="Anup Nair" w:date="2025-10-23T01:21:00Z" w16du:dateUtc="2025-10-23T05:21:00Z">
          <w:pPr>
            <w:numPr>
              <w:numId w:val="30"/>
            </w:numPr>
            <w:tabs>
              <w:tab w:val="num" w:pos="720"/>
            </w:tabs>
            <w:spacing w:before="100" w:beforeAutospacing="1" w:after="100" w:afterAutospacing="1"/>
            <w:ind w:left="720" w:hanging="360"/>
          </w:pPr>
        </w:pPrChange>
      </w:pPr>
      <w:ins w:id="1061" w:author="Anup Nair" w:date="2025-10-23T01:21:00Z" w16du:dateUtc="2025-10-23T05:21:00Z">
        <w:r>
          <w:t>Add logic based on C1-CFS feature configuration value – Local Vs OCI</w:t>
        </w:r>
      </w:ins>
    </w:p>
    <w:p w14:paraId="782D6EDC" w14:textId="77777777" w:rsidR="00FA4A5F" w:rsidRPr="00B226ED" w:rsidRDefault="00FA4A5F" w:rsidP="00915958">
      <w:pPr>
        <w:pStyle w:val="BodyText"/>
      </w:pPr>
    </w:p>
    <w:p w14:paraId="7C6B9037" w14:textId="730D4958" w:rsidR="001C48F9" w:rsidRPr="008C51E8" w:rsidDel="00915958" w:rsidRDefault="001C48F9" w:rsidP="001C48F9">
      <w:pPr>
        <w:pStyle w:val="BodyText"/>
        <w:rPr>
          <w:del w:id="1062" w:author="Pallavi Tonpe" w:date="2025-09-06T19:34:00Z" w16du:dateUtc="2025-09-06T23:34:00Z"/>
        </w:rPr>
      </w:pPr>
    </w:p>
    <w:p w14:paraId="128E58A2" w14:textId="77777777" w:rsidR="005D59A7" w:rsidRPr="008C51E8" w:rsidRDefault="005D59A7" w:rsidP="008C51E8">
      <w:pPr>
        <w:pStyle w:val="BodyText"/>
        <w:rPr>
          <w:ins w:id="1063" w:author="Anup Nair" w:date="2025-09-15T04:00:00Z" w16du:dateUtc="2025-09-15T04:00:45Z"/>
        </w:rPr>
      </w:pPr>
    </w:p>
    <w:p w14:paraId="5AD6365F" w14:textId="58246A39" w:rsidR="4014D2C9" w:rsidRDefault="4014D2C9" w:rsidP="4014D2C9">
      <w:pPr>
        <w:pStyle w:val="BodyText"/>
        <w:rPr>
          <w:ins w:id="1064" w:author="Anup Nair" w:date="2025-09-15T04:00:00Z" w16du:dateUtc="2025-09-15T04:00:45Z"/>
        </w:rPr>
      </w:pPr>
    </w:p>
    <w:p w14:paraId="3D2A709C" w14:textId="5C282B70" w:rsidR="4014D2C9" w:rsidRDefault="4014D2C9" w:rsidP="4014D2C9">
      <w:pPr>
        <w:pStyle w:val="BodyText"/>
        <w:rPr>
          <w:ins w:id="1065" w:author="Anup Nair" w:date="2025-09-15T04:00:00Z" w16du:dateUtc="2025-09-15T04:00:45Z"/>
        </w:rPr>
      </w:pPr>
    </w:p>
    <w:p w14:paraId="6CEB4DC6" w14:textId="4B46C99C" w:rsidR="4014D2C9" w:rsidRDefault="4014D2C9" w:rsidP="4014D2C9">
      <w:pPr>
        <w:pStyle w:val="BodyText"/>
        <w:rPr>
          <w:ins w:id="1066" w:author="Anup Nair" w:date="2025-09-15T04:00:00Z" w16du:dateUtc="2025-09-15T04:00:45Z"/>
        </w:rPr>
      </w:pPr>
    </w:p>
    <w:p w14:paraId="5FCE6FFA" w14:textId="2A6E674C" w:rsidR="4014D2C9" w:rsidRDefault="4014D2C9" w:rsidP="4014D2C9">
      <w:pPr>
        <w:pStyle w:val="BodyText"/>
        <w:rPr>
          <w:ins w:id="1067" w:author="Anup Nair" w:date="2025-09-15T04:00:00Z" w16du:dateUtc="2025-09-15T04:00:45Z"/>
        </w:rPr>
      </w:pPr>
    </w:p>
    <w:p w14:paraId="63EDA84F" w14:textId="03C4047C" w:rsidR="4014D2C9" w:rsidRDefault="4014D2C9" w:rsidP="4014D2C9">
      <w:pPr>
        <w:pStyle w:val="BodyText"/>
      </w:pPr>
    </w:p>
    <w:p w14:paraId="769F0B55" w14:textId="7429222B" w:rsidR="0006A1DE" w:rsidRDefault="0006A1DE" w:rsidP="00ED2608">
      <w:pPr>
        <w:pStyle w:val="Heading2"/>
        <w:rPr>
          <w:rFonts w:eastAsia="Calibri Light" w:cs="Calibri Light"/>
          <w:b/>
        </w:rPr>
      </w:pPr>
      <w:r w:rsidRPr="21BAFAFF">
        <w:rPr>
          <w:rFonts w:ascii="Times New Roman" w:hAnsi="Times New Roman"/>
          <w:b/>
          <w:sz w:val="14"/>
          <w:szCs w:val="14"/>
        </w:rPr>
        <w:t xml:space="preserve">  </w:t>
      </w:r>
      <w:bookmarkStart w:id="1068" w:name="_Toc490384886"/>
      <w:bookmarkStart w:id="1069" w:name="_Toc1662775316"/>
      <w:bookmarkStart w:id="1070" w:name="_Toc1693585002"/>
      <w:bookmarkStart w:id="1071" w:name="_Toc212568691"/>
      <w:r w:rsidRPr="21BAFAFF">
        <w:rPr>
          <w:rFonts w:eastAsia="Calibri Light" w:cs="Calibri Light"/>
          <w:b/>
        </w:rPr>
        <w:t>Client Billing Statement PDF generation</w:t>
      </w:r>
      <w:bookmarkEnd w:id="1068"/>
      <w:bookmarkEnd w:id="1069"/>
      <w:bookmarkEnd w:id="1070"/>
      <w:bookmarkEnd w:id="1071"/>
    </w:p>
    <w:p w14:paraId="341C74FA" w14:textId="59C1DC21" w:rsidR="0006A1DE" w:rsidRDefault="0006A1DE" w:rsidP="00ED2608">
      <w:pPr>
        <w:pStyle w:val="Heading3"/>
        <w:rPr>
          <w:rFonts w:ascii="Century Gothic" w:hAnsi="Century Gothic" w:cs="Century Gothic"/>
        </w:rPr>
      </w:pPr>
      <w:bookmarkStart w:id="1072" w:name="_Toc1948376858"/>
      <w:bookmarkStart w:id="1073" w:name="_Toc1813231373"/>
      <w:bookmarkStart w:id="1074" w:name="_Toc72264926"/>
      <w:r w:rsidRPr="4014D2C9">
        <w:rPr>
          <w:rFonts w:ascii="Century Gothic" w:hAnsi="Century Gothic" w:cs="Century Gothic"/>
        </w:rPr>
        <w:t>Creating</w:t>
      </w:r>
      <w:r w:rsidR="3F95F533" w:rsidRPr="638A184A">
        <w:rPr>
          <w:rFonts w:ascii="Century Gothic" w:hAnsi="Century Gothic" w:cs="Century Gothic"/>
        </w:rPr>
        <w:t>/Updating</w:t>
      </w:r>
      <w:r w:rsidRPr="4014D2C9">
        <w:rPr>
          <w:rFonts w:ascii="Century Gothic" w:hAnsi="Century Gothic" w:cs="Century Gothic"/>
        </w:rPr>
        <w:t xml:space="preserve"> Statement Construct -</w:t>
      </w:r>
      <w:bookmarkEnd w:id="1072"/>
      <w:bookmarkEnd w:id="1073"/>
      <w:bookmarkEnd w:id="1074"/>
    </w:p>
    <w:p w14:paraId="6BED94AD" w14:textId="08865A25" w:rsidR="0006A1DE" w:rsidRDefault="6016741E" w:rsidP="00ED2608">
      <w:pPr>
        <w:spacing w:before="240" w:after="120"/>
        <w:rPr>
          <w:rFonts w:ascii="Century Gothic" w:eastAsia="Century Gothic" w:hAnsi="Century Gothic" w:cs="Century Gothic"/>
        </w:rPr>
      </w:pPr>
      <w:r w:rsidRPr="7B32E2CC">
        <w:rPr>
          <w:rFonts w:ascii="Century Gothic" w:eastAsia="Century Gothic" w:hAnsi="Century Gothic" w:cs="Century Gothic"/>
        </w:rPr>
        <w:t>To create new statement, construct on parent person</w:t>
      </w:r>
      <w:r w:rsidR="6065E843" w:rsidRPr="7B32E2CC">
        <w:rPr>
          <w:rFonts w:ascii="Century Gothic" w:eastAsia="Century Gothic" w:hAnsi="Century Gothic" w:cs="Century Gothic"/>
        </w:rPr>
        <w:t>.</w:t>
      </w:r>
    </w:p>
    <w:p w14:paraId="5816C9AD" w14:textId="660C972A" w:rsidR="55789DA9" w:rsidRDefault="40F00B45" w:rsidP="00ED2608">
      <w:pPr>
        <w:spacing w:before="240" w:after="120"/>
        <w:rPr>
          <w:rFonts w:ascii="Century Gothic" w:eastAsia="Century Gothic" w:hAnsi="Century Gothic" w:cs="Century Gothic"/>
        </w:rPr>
      </w:pPr>
      <w:r w:rsidRPr="5D3842E3">
        <w:rPr>
          <w:rFonts w:ascii="Century Gothic" w:eastAsia="Century Gothic" w:hAnsi="Century Gothic" w:cs="Century Gothic"/>
        </w:rPr>
        <w:t>On B</w:t>
      </w:r>
      <w:r w:rsidR="388F0C84" w:rsidRPr="5D3842E3">
        <w:rPr>
          <w:rFonts w:ascii="Century Gothic" w:eastAsia="Century Gothic" w:hAnsi="Century Gothic" w:cs="Century Gothic"/>
        </w:rPr>
        <w:t>usiness object – Account</w:t>
      </w:r>
    </w:p>
    <w:p w14:paraId="2F1DD313" w14:textId="24258C8E" w:rsidR="55789DA9" w:rsidRDefault="388F0C84" w:rsidP="00ED2608">
      <w:pPr>
        <w:spacing w:before="240" w:after="120"/>
        <w:rPr>
          <w:rFonts w:ascii="Century Gothic" w:eastAsia="Century Gothic" w:hAnsi="Century Gothic" w:cs="Century Gothic"/>
        </w:rPr>
      </w:pPr>
      <w:r w:rsidRPr="5D3842E3">
        <w:rPr>
          <w:rFonts w:ascii="Century Gothic" w:eastAsia="Century Gothic" w:hAnsi="Century Gothic" w:cs="Century Gothic"/>
        </w:rPr>
        <w:t>Post-processing spot - CM-CTSTMTCST (new algorithm)</w:t>
      </w:r>
    </w:p>
    <w:p w14:paraId="54D02B2F" w14:textId="277E9E75" w:rsidR="55789DA9" w:rsidRDefault="24E6F130" w:rsidP="00ED2608">
      <w:pPr>
        <w:spacing w:before="240" w:after="120"/>
        <w:rPr>
          <w:rFonts w:ascii="Century Gothic" w:eastAsia="Century Gothic" w:hAnsi="Century Gothic" w:cs="Century Gothic"/>
        </w:rPr>
      </w:pPr>
      <w:r w:rsidRPr="3A4B6C05">
        <w:rPr>
          <w:rFonts w:ascii="Century Gothic" w:eastAsia="Century Gothic" w:hAnsi="Century Gothic" w:cs="Century Gothic"/>
        </w:rPr>
        <w:t xml:space="preserve">Assumption – monitor batch - </w:t>
      </w:r>
      <w:r w:rsidRPr="3A4B6C05">
        <w:rPr>
          <w:rFonts w:ascii="Century Gothic" w:eastAsia="Century Gothic" w:hAnsi="Century Gothic" w:cs="Century Gothic"/>
          <w:color w:val="000000" w:themeColor="text1"/>
        </w:rPr>
        <w:t>C1-UPLRQ</w:t>
      </w:r>
      <w:r w:rsidRPr="3A4B6C05">
        <w:rPr>
          <w:rFonts w:ascii="Century Gothic" w:eastAsia="Century Gothic" w:hAnsi="Century Gothic" w:cs="Century Gothic"/>
        </w:rPr>
        <w:t xml:space="preserve"> running on 1 thread by bill group.</w:t>
      </w:r>
    </w:p>
    <w:p w14:paraId="579B5813" w14:textId="3453AFFC" w:rsidR="0006A1DE" w:rsidRDefault="0006A1DE" w:rsidP="00ED2608">
      <w:pPr>
        <w:spacing w:before="240" w:after="120"/>
      </w:pPr>
      <w:r w:rsidRPr="4014D2C9">
        <w:rPr>
          <w:rFonts w:ascii="Century Gothic" w:eastAsia="Century Gothic" w:hAnsi="Century Gothic" w:cs="Century Gothic"/>
        </w:rPr>
        <w:t xml:space="preserve">Logic – </w:t>
      </w:r>
    </w:p>
    <w:p w14:paraId="60D7F3F3" w14:textId="7CDFEF0A" w:rsidR="315347F3" w:rsidRDefault="598012E3" w:rsidP="00ED2608">
      <w:pPr>
        <w:spacing w:before="240" w:after="120"/>
        <w:rPr>
          <w:rFonts w:ascii="Century Gothic" w:eastAsia="Century Gothic" w:hAnsi="Century Gothic" w:cs="Century Gothic"/>
        </w:rPr>
      </w:pPr>
      <w:r w:rsidRPr="5D3842E3">
        <w:rPr>
          <w:rFonts w:ascii="Century Gothic" w:eastAsia="Century Gothic" w:hAnsi="Century Gothic" w:cs="Century Gothic"/>
        </w:rPr>
        <w:t>This logic</w:t>
      </w:r>
      <w:r w:rsidR="6B17D5BB" w:rsidRPr="5D3842E3">
        <w:rPr>
          <w:rFonts w:ascii="Century Gothic" w:eastAsia="Century Gothic" w:hAnsi="Century Gothic" w:cs="Century Gothic"/>
        </w:rPr>
        <w:t xml:space="preserve"> </w:t>
      </w:r>
      <w:r w:rsidR="73F74CB1" w:rsidRPr="5D3842E3">
        <w:rPr>
          <w:rFonts w:ascii="Century Gothic" w:eastAsia="Century Gothic" w:hAnsi="Century Gothic" w:cs="Century Gothic"/>
        </w:rPr>
        <w:t xml:space="preserve">should execute of </w:t>
      </w:r>
      <w:r w:rsidR="6B17D5BB" w:rsidRPr="5D3842E3">
        <w:rPr>
          <w:rFonts w:ascii="Century Gothic" w:eastAsia="Century Gothic" w:hAnsi="Century Gothic" w:cs="Century Gothic"/>
        </w:rPr>
        <w:t>add mode only</w:t>
      </w:r>
      <w:r w:rsidR="47ED3835" w:rsidRPr="5D3842E3">
        <w:rPr>
          <w:rFonts w:ascii="Century Gothic" w:eastAsia="Century Gothic" w:hAnsi="Century Gothic" w:cs="Century Gothic"/>
        </w:rPr>
        <w:t xml:space="preserve"> (if(this.boAction.isAdd())) else exit</w:t>
      </w:r>
      <w:r w:rsidR="3C958965" w:rsidRPr="5D3842E3">
        <w:rPr>
          <w:rFonts w:ascii="Century Gothic" w:eastAsia="Century Gothic" w:hAnsi="Century Gothic" w:cs="Century Gothic"/>
        </w:rPr>
        <w:t>.</w:t>
      </w:r>
    </w:p>
    <w:p w14:paraId="4EA4A6AF" w14:textId="53C39556" w:rsidR="0B16FD72" w:rsidRDefault="2230ACB2" w:rsidP="00ED2608">
      <w:pPr>
        <w:spacing w:before="240" w:after="120"/>
        <w:rPr>
          <w:rFonts w:ascii="Century Gothic" w:eastAsia="Century Gothic" w:hAnsi="Century Gothic" w:cs="Century Gothic"/>
        </w:rPr>
      </w:pPr>
      <w:r w:rsidRPr="3A4B6C05">
        <w:rPr>
          <w:rFonts w:ascii="Century Gothic" w:eastAsia="Century Gothic" w:hAnsi="Century Gothic" w:cs="Century Gothic"/>
        </w:rPr>
        <w:t xml:space="preserve">Check if </w:t>
      </w:r>
      <w:r w:rsidR="673A5F18" w:rsidRPr="3A4B6C05">
        <w:rPr>
          <w:rFonts w:ascii="Century Gothic" w:eastAsia="Century Gothic" w:hAnsi="Century Gothic" w:cs="Century Gothic"/>
        </w:rPr>
        <w:t>Account Characteristic (C1INVTYP = ‘CLAIM’)</w:t>
      </w:r>
      <w:r w:rsidR="2DF49BF9" w:rsidRPr="3A4B6C05">
        <w:rPr>
          <w:rFonts w:ascii="Century Gothic" w:eastAsia="Century Gothic" w:hAnsi="Century Gothic" w:cs="Century Gothic"/>
        </w:rPr>
        <w:t xml:space="preserve"> </w:t>
      </w:r>
      <w:r w:rsidR="0B16FD72" w:rsidRPr="3A4B6C05">
        <w:rPr>
          <w:rFonts w:ascii="Century Gothic" w:eastAsia="Century Gothic" w:hAnsi="Century Gothic" w:cs="Century Gothic"/>
        </w:rPr>
        <w:t>Invoice type = ‘CLAIM’ else exit the algorithm</w:t>
      </w:r>
    </w:p>
    <w:p w14:paraId="74C4FF64" w14:textId="11C90B68" w:rsidR="47B01C5C" w:rsidRDefault="47B01C5C" w:rsidP="00ED2608">
      <w:pPr>
        <w:spacing w:before="240" w:after="120"/>
        <w:rPr>
          <w:rFonts w:ascii="Century Gothic" w:eastAsia="Century Gothic" w:hAnsi="Century Gothic" w:cs="Century Gothic"/>
        </w:rPr>
      </w:pPr>
      <w:r w:rsidRPr="21BAFAFF">
        <w:rPr>
          <w:rFonts w:ascii="Century Gothic" w:eastAsia="Century Gothic" w:hAnsi="Century Gothic" w:cs="Century Gothic"/>
        </w:rPr>
        <w:t>By passing the account id in the query below, we can get the parent person id.</w:t>
      </w:r>
    </w:p>
    <w:p w14:paraId="3E5D2E7C" w14:textId="1C4E1709" w:rsidR="6B0CAA7D" w:rsidRDefault="6B0CAA7D" w:rsidP="00ED2608">
      <w:pPr>
        <w:spacing w:before="240" w:after="240"/>
        <w:rPr>
          <w:rFonts w:ascii="Century Gothic" w:eastAsia="Century Gothic" w:hAnsi="Century Gothic" w:cs="Century Gothic"/>
          <w:highlight w:val="yellow"/>
        </w:rPr>
      </w:pPr>
      <w:r w:rsidRPr="21BAFAFF">
        <w:rPr>
          <w:rFonts w:ascii="Century Gothic" w:eastAsia="Century Gothic" w:hAnsi="Century Gothic" w:cs="Century Gothic"/>
          <w:i/>
          <w:highlight w:val="yellow"/>
        </w:rPr>
        <w:t xml:space="preserve">Query - </w:t>
      </w:r>
      <w:r w:rsidR="3F7A7BC8" w:rsidRPr="21BAFAFF">
        <w:rPr>
          <w:rFonts w:ascii="Century Gothic" w:eastAsia="Century Gothic" w:hAnsi="Century Gothic" w:cs="Century Gothic"/>
          <w:highlight w:val="yellow"/>
        </w:rPr>
        <w:t>Select pp.per_id1 from ci_per_per pp, ci_acct_per ap where pp.per_id2 = ap.per_id and ap.acct_id=:accountId and pp.per_rel_type_cd= 'BILLING';</w:t>
      </w:r>
    </w:p>
    <w:p w14:paraId="055D06B0" w14:textId="0B519EAD" w:rsidR="3A4B6C05" w:rsidDel="00370798" w:rsidRDefault="007F4F59" w:rsidP="00ED2608">
      <w:pPr>
        <w:spacing w:before="240" w:after="240"/>
        <w:rPr>
          <w:rFonts w:ascii="Century Gothic" w:eastAsia="Century Gothic" w:hAnsi="Century Gothic" w:cs="Century Gothic"/>
        </w:rPr>
      </w:pPr>
      <w:r>
        <w:rPr>
          <w:rFonts w:ascii="Century Gothic" w:eastAsia="Century Gothic" w:hAnsi="Century Gothic" w:cs="Century Gothic"/>
        </w:rPr>
        <w:t>If query doesn’t return</w:t>
      </w:r>
      <w:r w:rsidR="00370798">
        <w:rPr>
          <w:rFonts w:ascii="Century Gothic" w:eastAsia="Century Gothic" w:hAnsi="Century Gothic" w:cs="Century Gothic"/>
        </w:rPr>
        <w:t>, throw an error</w:t>
      </w:r>
      <w:r w:rsidR="309DCD93" w:rsidRPr="21BAFAFF">
        <w:rPr>
          <w:rFonts w:ascii="Century Gothic" w:eastAsia="Century Gothic" w:hAnsi="Century Gothic" w:cs="Century Gothic"/>
        </w:rPr>
        <w:t>.</w:t>
      </w:r>
    </w:p>
    <w:p w14:paraId="1F8BE9B4" w14:textId="3CB5143C" w:rsidR="21BAFAFF" w:rsidRDefault="21BAFAFF" w:rsidP="00ED2608">
      <w:pPr>
        <w:spacing w:before="240" w:after="120"/>
        <w:rPr>
          <w:rFonts w:ascii="Century Gothic" w:eastAsia="Century Gothic" w:hAnsi="Century Gothic" w:cs="Century Gothic"/>
        </w:rPr>
      </w:pPr>
    </w:p>
    <w:p w14:paraId="0825E5C0" w14:textId="0126CBBC" w:rsidR="0006A1DE" w:rsidRDefault="0006A1DE" w:rsidP="00ED2608">
      <w:pPr>
        <w:spacing w:before="240" w:after="120"/>
      </w:pPr>
      <w:r w:rsidRPr="4014D2C9">
        <w:rPr>
          <w:rFonts w:ascii="Century Gothic" w:eastAsia="Century Gothic" w:hAnsi="Century Gothic" w:cs="Century Gothic"/>
        </w:rPr>
        <w:t>Check if statement construct is already present for this parent person.</w:t>
      </w:r>
    </w:p>
    <w:p w14:paraId="353933E9" w14:textId="0D81D6E1" w:rsidR="0006A1DE" w:rsidRDefault="0006A1DE" w:rsidP="00ED2608">
      <w:pPr>
        <w:spacing w:before="240" w:after="120"/>
        <w:rPr>
          <w:rFonts w:ascii="Century Gothic" w:eastAsia="Century Gothic" w:hAnsi="Century Gothic" w:cs="Century Gothic"/>
          <w:i/>
          <w:highlight w:val="yellow"/>
        </w:rPr>
      </w:pPr>
      <w:r w:rsidRPr="21BAFAFF">
        <w:rPr>
          <w:rFonts w:ascii="Century Gothic" w:eastAsia="Century Gothic" w:hAnsi="Century Gothic" w:cs="Century Gothic"/>
          <w:i/>
        </w:rPr>
        <w:t xml:space="preserve"> </w:t>
      </w:r>
      <w:r w:rsidRPr="21BAFAFF">
        <w:rPr>
          <w:rFonts w:ascii="Century Gothic" w:eastAsia="Century Gothic" w:hAnsi="Century Gothic" w:cs="Century Gothic"/>
          <w:i/>
          <w:highlight w:val="yellow"/>
        </w:rPr>
        <w:t>Query - SELECT * FROM CI_STM_WHERE PER_ID = ‘parentPersonId’;</w:t>
      </w:r>
    </w:p>
    <w:p w14:paraId="05F4709A" w14:textId="27558A7B" w:rsidR="0006A1DE" w:rsidRDefault="0006A1DE" w:rsidP="00ED2608">
      <w:pPr>
        <w:spacing w:before="240" w:after="120"/>
      </w:pPr>
      <w:r w:rsidRPr="4014D2C9">
        <w:rPr>
          <w:rFonts w:ascii="Century Gothic" w:eastAsia="Century Gothic" w:hAnsi="Century Gothic" w:cs="Century Gothic"/>
        </w:rPr>
        <w:t xml:space="preserve">If query return zero rows – </w:t>
      </w:r>
      <w:r w:rsidR="6827DFC1" w:rsidRPr="21BAFAFF">
        <w:rPr>
          <w:rFonts w:ascii="Century Gothic" w:eastAsia="Century Gothic" w:hAnsi="Century Gothic" w:cs="Century Gothic"/>
        </w:rPr>
        <w:t xml:space="preserve">then its a </w:t>
      </w:r>
      <w:r w:rsidRPr="4014D2C9">
        <w:rPr>
          <w:rFonts w:ascii="Century Gothic" w:eastAsia="Century Gothic" w:hAnsi="Century Gothic" w:cs="Century Gothic"/>
        </w:rPr>
        <w:t>New Statement Construct scenario-</w:t>
      </w:r>
    </w:p>
    <w:p w14:paraId="0505F33C" w14:textId="13227D9E" w:rsidR="0006A1DE" w:rsidRDefault="0006A1DE" w:rsidP="00ED2608">
      <w:pPr>
        <w:spacing w:before="240" w:after="120"/>
      </w:pPr>
      <w:r w:rsidRPr="4014D2C9">
        <w:rPr>
          <w:rFonts w:ascii="Century Gothic" w:eastAsia="Century Gothic" w:hAnsi="Century Gothic" w:cs="Century Gothic"/>
        </w:rPr>
        <w:t xml:space="preserve">Using BO - C1-StatementConstruct, we can create </w:t>
      </w:r>
      <w:r w:rsidR="23C41265" w:rsidRPr="21BAFAFF">
        <w:rPr>
          <w:rFonts w:ascii="Century Gothic" w:eastAsia="Century Gothic" w:hAnsi="Century Gothic" w:cs="Century Gothic"/>
        </w:rPr>
        <w:t xml:space="preserve">a </w:t>
      </w:r>
      <w:r w:rsidRPr="4014D2C9">
        <w:rPr>
          <w:rFonts w:ascii="Century Gothic" w:eastAsia="Century Gothic" w:hAnsi="Century Gothic" w:cs="Century Gothic"/>
        </w:rPr>
        <w:t>new statement construct</w:t>
      </w:r>
      <w:r w:rsidR="14E4492D" w:rsidRPr="21BAFAFF">
        <w:rPr>
          <w:rFonts w:ascii="Century Gothic" w:eastAsia="Century Gothic" w:hAnsi="Century Gothic" w:cs="Century Gothic"/>
        </w:rPr>
        <w:t xml:space="preserve"> for this parent person</w:t>
      </w:r>
      <w:r w:rsidRPr="4014D2C9">
        <w:rPr>
          <w:rFonts w:ascii="Century Gothic" w:eastAsia="Century Gothic" w:hAnsi="Century Gothic" w:cs="Century Gothic"/>
        </w:rPr>
        <w:t>.</w:t>
      </w:r>
    </w:p>
    <w:p w14:paraId="79A5DC47" w14:textId="39E6066E" w:rsidR="21BAFAFF" w:rsidRDefault="21BAFAFF" w:rsidP="00ED2608">
      <w:pPr>
        <w:spacing w:before="240" w:after="120"/>
        <w:rPr>
          <w:rFonts w:ascii="Century Gothic" w:eastAsia="Century Gothic" w:hAnsi="Century Gothic" w:cs="Century Gothic"/>
        </w:rPr>
      </w:pPr>
    </w:p>
    <w:p w14:paraId="1536FA3C" w14:textId="49B7986E" w:rsidR="21BAFAFF" w:rsidRDefault="21BAFAFF" w:rsidP="00ED2608">
      <w:pPr>
        <w:spacing w:before="240" w:after="120"/>
        <w:rPr>
          <w:rFonts w:ascii="Century Gothic" w:eastAsia="Century Gothic" w:hAnsi="Century Gothic" w:cs="Century Gothic"/>
        </w:rPr>
      </w:pPr>
    </w:p>
    <w:p w14:paraId="14765143" w14:textId="4A07B8B3" w:rsidR="21BAFAFF" w:rsidRDefault="21BAFAFF" w:rsidP="00ED2608">
      <w:pPr>
        <w:spacing w:before="240" w:after="120"/>
        <w:rPr>
          <w:rFonts w:ascii="Century Gothic" w:eastAsia="Century Gothic" w:hAnsi="Century Gothic" w:cs="Century Gothic"/>
        </w:rPr>
      </w:pPr>
    </w:p>
    <w:p w14:paraId="2ECD7F56" w14:textId="79207F51" w:rsidR="21BAFAFF" w:rsidRDefault="21BAFAFF" w:rsidP="00ED2608">
      <w:pPr>
        <w:spacing w:before="240" w:after="120"/>
        <w:rPr>
          <w:rFonts w:ascii="Century Gothic" w:eastAsia="Century Gothic" w:hAnsi="Century Gothic" w:cs="Century Gothic"/>
        </w:rPr>
      </w:pPr>
    </w:p>
    <w:p w14:paraId="29DC6085" w14:textId="503E2017" w:rsidR="0006A1DE" w:rsidRDefault="0006A1DE" w:rsidP="00ED2608">
      <w:pPr>
        <w:spacing w:before="240" w:after="120"/>
      </w:pPr>
      <w:r w:rsidRPr="4014D2C9">
        <w:rPr>
          <w:rFonts w:ascii="Century Gothic" w:eastAsia="Century Gothic" w:hAnsi="Century Gothic" w:cs="Century Gothic"/>
        </w:rPr>
        <w:t>Populate below fields –</w:t>
      </w:r>
    </w:p>
    <w:p w14:paraId="553D4EE7" w14:textId="30F8088C" w:rsidR="0006A1DE" w:rsidRDefault="0006A1DE" w:rsidP="00ED2608">
      <w:pPr>
        <w:spacing w:before="240" w:after="120"/>
      </w:pPr>
      <w:r w:rsidRPr="4014D2C9">
        <w:rPr>
          <w:rFonts w:ascii="Century Gothic" w:eastAsia="Century Gothic" w:hAnsi="Century Gothic" w:cs="Century Gothic"/>
        </w:rPr>
        <w:t>Person Id – Parent Person Id</w:t>
      </w:r>
    </w:p>
    <w:p w14:paraId="3BBF748C" w14:textId="0575C7D1" w:rsidR="0006A1DE" w:rsidRDefault="0006A1DE" w:rsidP="00ED2608">
      <w:pPr>
        <w:spacing w:before="240" w:after="120"/>
      </w:pPr>
      <w:r w:rsidRPr="4014D2C9">
        <w:rPr>
          <w:rFonts w:ascii="Century Gothic" w:eastAsia="Century Gothic" w:hAnsi="Century Gothic" w:cs="Century Gothic"/>
        </w:rPr>
        <w:t>Status – Active</w:t>
      </w:r>
    </w:p>
    <w:p w14:paraId="6041C625" w14:textId="64EC9D66" w:rsidR="0006A1DE" w:rsidRDefault="0006A1DE" w:rsidP="00ED2608">
      <w:pPr>
        <w:spacing w:before="240" w:after="120"/>
      </w:pPr>
      <w:r w:rsidRPr="4014D2C9">
        <w:rPr>
          <w:rFonts w:ascii="Century Gothic" w:eastAsia="Century Gothic" w:hAnsi="Century Gothic" w:cs="Century Gothic"/>
        </w:rPr>
        <w:t>Address Source – Person</w:t>
      </w:r>
    </w:p>
    <w:p w14:paraId="079A0C13" w14:textId="58600FBD" w:rsidR="0006A1DE" w:rsidRDefault="0006A1DE" w:rsidP="00ED2608">
      <w:pPr>
        <w:spacing w:before="240" w:after="120"/>
      </w:pPr>
      <w:r w:rsidRPr="4014D2C9">
        <w:rPr>
          <w:rFonts w:ascii="Century Gothic" w:eastAsia="Century Gothic" w:hAnsi="Century Gothic" w:cs="Century Gothic"/>
        </w:rPr>
        <w:t>Statement Cycle – Weekly Monday</w:t>
      </w:r>
    </w:p>
    <w:p w14:paraId="03D6FC87" w14:textId="2FAF46F9" w:rsidR="0006A1DE" w:rsidRDefault="0006A1DE" w:rsidP="00ED2608">
      <w:pPr>
        <w:spacing w:before="240" w:after="120"/>
      </w:pPr>
      <w:r w:rsidRPr="4014D2C9">
        <w:rPr>
          <w:rFonts w:ascii="Century Gothic" w:eastAsia="Century Gothic" w:hAnsi="Century Gothic" w:cs="Century Gothic"/>
        </w:rPr>
        <w:t>Statement Route Type – Statement PDF</w:t>
      </w:r>
    </w:p>
    <w:p w14:paraId="0C7C5877" w14:textId="0FB4D055" w:rsidR="0006A1DE" w:rsidRDefault="0006A1DE" w:rsidP="00ED2608">
      <w:pPr>
        <w:spacing w:before="240" w:after="120"/>
      </w:pPr>
      <w:r w:rsidRPr="4014D2C9">
        <w:rPr>
          <w:rFonts w:ascii="Century Gothic" w:eastAsia="Century Gothic" w:hAnsi="Century Gothic" w:cs="Century Gothic"/>
        </w:rPr>
        <w:t>Number of Copies – 1</w:t>
      </w:r>
    </w:p>
    <w:p w14:paraId="36337601" w14:textId="7CCC5885" w:rsidR="0006A1DE" w:rsidRDefault="0006A1DE" w:rsidP="00ED2608">
      <w:pPr>
        <w:spacing w:before="240" w:after="120"/>
      </w:pPr>
      <w:r w:rsidRPr="4014D2C9">
        <w:rPr>
          <w:rFonts w:ascii="Century Gothic" w:eastAsia="Century Gothic" w:hAnsi="Century Gothic" w:cs="Century Gothic"/>
        </w:rPr>
        <w:t>Statement Format – Detail</w:t>
      </w:r>
    </w:p>
    <w:p w14:paraId="5D396634" w14:textId="7587DB8E" w:rsidR="0006A1DE" w:rsidRDefault="0006A1DE" w:rsidP="00ED2608">
      <w:pPr>
        <w:spacing w:before="240" w:after="120"/>
      </w:pPr>
      <w:r w:rsidRPr="4014D2C9">
        <w:rPr>
          <w:rFonts w:ascii="Century Gothic" w:eastAsia="Century Gothic" w:hAnsi="Century Gothic" w:cs="Century Gothic"/>
        </w:rPr>
        <w:t>Print Description – Statement for Parent Person</w:t>
      </w:r>
    </w:p>
    <w:p w14:paraId="2CF89D25" w14:textId="0685962D" w:rsidR="0006A1DE" w:rsidRDefault="0006A1DE" w:rsidP="00ED2608">
      <w:pPr>
        <w:spacing w:before="240" w:after="120"/>
      </w:pPr>
      <w:r>
        <w:rPr>
          <w:noProof/>
        </w:rPr>
        <w:drawing>
          <wp:inline distT="0" distB="0" distL="0" distR="0" wp14:anchorId="16A1A0D2" wp14:editId="70300C0B">
            <wp:extent cx="4730906" cy="3700593"/>
            <wp:effectExtent l="0" t="0" r="0" b="0"/>
            <wp:docPr id="1412353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53837" name=""/>
                    <pic:cNvPicPr/>
                  </pic:nvPicPr>
                  <pic:blipFill>
                    <a:blip r:embed="rId21">
                      <a:extLst>
                        <a:ext uri="{28A0092B-C50C-407E-A947-70E740481C1C}">
                          <a14:useLocalDpi xmlns:a14="http://schemas.microsoft.com/office/drawing/2010/main" val="0"/>
                        </a:ext>
                      </a:extLst>
                    </a:blip>
                    <a:stretch>
                      <a:fillRect/>
                    </a:stretch>
                  </pic:blipFill>
                  <pic:spPr>
                    <a:xfrm>
                      <a:off x="0" y="0"/>
                      <a:ext cx="4730906" cy="3700593"/>
                    </a:xfrm>
                    <a:prstGeom prst="rect">
                      <a:avLst/>
                    </a:prstGeom>
                  </pic:spPr>
                </pic:pic>
              </a:graphicData>
            </a:graphic>
          </wp:inline>
        </w:drawing>
      </w:r>
    </w:p>
    <w:p w14:paraId="0AFA1F94" w14:textId="5D7C1A92" w:rsidR="0006A1DE" w:rsidRDefault="0006A1DE" w:rsidP="00ED2608">
      <w:pPr>
        <w:spacing w:before="240" w:after="120"/>
      </w:pPr>
      <w:r w:rsidRPr="4014D2C9">
        <w:rPr>
          <w:rFonts w:ascii="Century Gothic" w:eastAsia="Century Gothic" w:hAnsi="Century Gothic" w:cs="Century Gothic"/>
        </w:rPr>
        <w:t xml:space="preserve"> </w:t>
      </w:r>
    </w:p>
    <w:p w14:paraId="71264396" w14:textId="6C7F031A" w:rsidR="21BAFAFF" w:rsidRDefault="21BAFAFF" w:rsidP="00ED2608">
      <w:pPr>
        <w:spacing w:before="240" w:after="120"/>
        <w:rPr>
          <w:rFonts w:ascii="Century Gothic" w:eastAsia="Century Gothic" w:hAnsi="Century Gothic" w:cs="Century Gothic"/>
        </w:rPr>
      </w:pPr>
    </w:p>
    <w:p w14:paraId="59A91584" w14:textId="57BC5AEC" w:rsidR="21BAFAFF" w:rsidRDefault="21BAFAFF" w:rsidP="00ED2608">
      <w:pPr>
        <w:spacing w:before="240" w:after="120"/>
        <w:rPr>
          <w:rFonts w:ascii="Century Gothic" w:eastAsia="Century Gothic" w:hAnsi="Century Gothic" w:cs="Century Gothic"/>
        </w:rPr>
      </w:pPr>
    </w:p>
    <w:p w14:paraId="4C66F2C7" w14:textId="2F5745D9" w:rsidR="0006A1DE" w:rsidRDefault="0006A1DE" w:rsidP="00ED2608">
      <w:pPr>
        <w:spacing w:before="240" w:after="120"/>
      </w:pPr>
      <w:r w:rsidRPr="4014D2C9">
        <w:rPr>
          <w:rFonts w:ascii="Century Gothic" w:eastAsia="Century Gothic" w:hAnsi="Century Gothic" w:cs="Century Gothic"/>
        </w:rPr>
        <w:t>And list of bill group accounts needs to be added in “Details” section –</w:t>
      </w:r>
    </w:p>
    <w:p w14:paraId="6A80C355" w14:textId="3F53C6E6" w:rsidR="0006A1DE" w:rsidRDefault="0006A1DE" w:rsidP="00ED2608">
      <w:pPr>
        <w:spacing w:before="240" w:after="120"/>
      </w:pPr>
      <w:r w:rsidRPr="4014D2C9">
        <w:rPr>
          <w:rFonts w:ascii="Century Gothic" w:eastAsia="Century Gothic" w:hAnsi="Century Gothic" w:cs="Century Gothic"/>
        </w:rPr>
        <w:t>Construct Detail Type – Account</w:t>
      </w:r>
    </w:p>
    <w:p w14:paraId="7C87710C" w14:textId="3024B35C" w:rsidR="0006A1DE" w:rsidRDefault="0006A1DE" w:rsidP="00ED2608">
      <w:pPr>
        <w:spacing w:before="240" w:after="120"/>
      </w:pPr>
      <w:r w:rsidRPr="4014D2C9">
        <w:rPr>
          <w:rFonts w:ascii="Century Gothic" w:eastAsia="Century Gothic" w:hAnsi="Century Gothic" w:cs="Century Gothic"/>
        </w:rPr>
        <w:t>Contract/Account – Account id of bill group</w:t>
      </w:r>
    </w:p>
    <w:p w14:paraId="68A52809" w14:textId="06D83033" w:rsidR="0006A1DE" w:rsidRDefault="0006A1DE" w:rsidP="00ED2608">
      <w:pPr>
        <w:spacing w:before="240" w:after="120"/>
      </w:pPr>
      <w:r w:rsidRPr="4014D2C9">
        <w:rPr>
          <w:rFonts w:ascii="Century Gothic" w:eastAsia="Century Gothic" w:hAnsi="Century Gothic" w:cs="Century Gothic"/>
        </w:rPr>
        <w:t>Statement Print Description – Statement for Bill group - &lt;Stamp the bill group id – Primary Person identifier of Bill group person&gt;</w:t>
      </w:r>
    </w:p>
    <w:p w14:paraId="0DB7077C" w14:textId="5562B405" w:rsidR="0006A1DE" w:rsidRDefault="0006A1DE" w:rsidP="00ED2608">
      <w:pPr>
        <w:spacing w:before="240" w:after="120"/>
      </w:pPr>
      <w:r w:rsidRPr="4014D2C9">
        <w:rPr>
          <w:rFonts w:ascii="Century Gothic" w:eastAsia="Century Gothic" w:hAnsi="Century Gothic" w:cs="Century Gothic"/>
        </w:rPr>
        <w:t>Print Order – 1</w:t>
      </w:r>
    </w:p>
    <w:p w14:paraId="587906AF" w14:textId="2770C66B" w:rsidR="0006A1DE" w:rsidRDefault="0006A1DE" w:rsidP="00ED2608">
      <w:pPr>
        <w:spacing w:before="240" w:after="120"/>
      </w:pPr>
      <w:r w:rsidRPr="4014D2C9">
        <w:rPr>
          <w:rFonts w:ascii="Century Gothic" w:eastAsia="Century Gothic" w:hAnsi="Century Gothic" w:cs="Century Gothic"/>
        </w:rPr>
        <w:t>Start Date – From inbound message – Start Date.</w:t>
      </w:r>
    </w:p>
    <w:p w14:paraId="3575BB42" w14:textId="5155078D" w:rsidR="0006A1DE" w:rsidRDefault="0006A1DE" w:rsidP="00ED2608">
      <w:pPr>
        <w:spacing w:before="240" w:after="120"/>
      </w:pPr>
      <w:r>
        <w:rPr>
          <w:noProof/>
        </w:rPr>
        <w:drawing>
          <wp:inline distT="0" distB="0" distL="0" distR="0" wp14:anchorId="2270240F" wp14:editId="37ACCDF7">
            <wp:extent cx="6633023" cy="1121761"/>
            <wp:effectExtent l="0" t="0" r="0" b="0"/>
            <wp:docPr id="1663619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19849" name=""/>
                    <pic:cNvPicPr/>
                  </pic:nvPicPr>
                  <pic:blipFill>
                    <a:blip r:embed="rId22">
                      <a:extLst>
                        <a:ext uri="{28A0092B-C50C-407E-A947-70E740481C1C}">
                          <a14:useLocalDpi xmlns:a14="http://schemas.microsoft.com/office/drawing/2010/main" val="0"/>
                        </a:ext>
                      </a:extLst>
                    </a:blip>
                    <a:stretch>
                      <a:fillRect/>
                    </a:stretch>
                  </pic:blipFill>
                  <pic:spPr>
                    <a:xfrm>
                      <a:off x="0" y="0"/>
                      <a:ext cx="6633023" cy="1121761"/>
                    </a:xfrm>
                    <a:prstGeom prst="rect">
                      <a:avLst/>
                    </a:prstGeom>
                  </pic:spPr>
                </pic:pic>
              </a:graphicData>
            </a:graphic>
          </wp:inline>
        </w:drawing>
      </w:r>
    </w:p>
    <w:p w14:paraId="06E5E0A8" w14:textId="2CC05A44" w:rsidR="0006A1DE" w:rsidRDefault="0006A1DE" w:rsidP="00ED2608">
      <w:pPr>
        <w:spacing w:before="240" w:after="120"/>
      </w:pPr>
      <w:r w:rsidRPr="4014D2C9">
        <w:rPr>
          <w:rFonts w:ascii="Century Gothic" w:eastAsia="Century Gothic" w:hAnsi="Century Gothic" w:cs="Century Gothic"/>
        </w:rPr>
        <w:t xml:space="preserve"> </w:t>
      </w:r>
    </w:p>
    <w:p w14:paraId="716A38D8" w14:textId="61BF313F" w:rsidR="0006A1DE" w:rsidRDefault="0006A1DE" w:rsidP="00ED2608">
      <w:pPr>
        <w:spacing w:before="240" w:after="120"/>
      </w:pPr>
      <w:r w:rsidRPr="4014D2C9">
        <w:rPr>
          <w:rFonts w:ascii="Century Gothic" w:eastAsia="Century Gothic" w:hAnsi="Century Gothic" w:cs="Century Gothic"/>
        </w:rPr>
        <w:t xml:space="preserve">If query returns more than zero rows – </w:t>
      </w:r>
      <w:r w:rsidR="2FA6555C" w:rsidRPr="21BAFAFF">
        <w:rPr>
          <w:rFonts w:ascii="Century Gothic" w:eastAsia="Century Gothic" w:hAnsi="Century Gothic" w:cs="Century Gothic"/>
        </w:rPr>
        <w:t xml:space="preserve">Then its </w:t>
      </w:r>
      <w:r w:rsidRPr="4014D2C9">
        <w:rPr>
          <w:rFonts w:ascii="Century Gothic" w:eastAsia="Century Gothic" w:hAnsi="Century Gothic" w:cs="Century Gothic"/>
        </w:rPr>
        <w:t>Update Existing statement construct scenario -</w:t>
      </w:r>
    </w:p>
    <w:p w14:paraId="1113BAB8" w14:textId="3B525959" w:rsidR="0006A1DE" w:rsidRDefault="253DB6E3" w:rsidP="00ED2608">
      <w:pPr>
        <w:spacing w:before="240" w:after="120"/>
      </w:pPr>
      <w:r w:rsidRPr="3A4B6C05">
        <w:rPr>
          <w:rFonts w:ascii="Century Gothic" w:eastAsia="Century Gothic" w:hAnsi="Century Gothic" w:cs="Century Gothic"/>
        </w:rPr>
        <w:t>In case</w:t>
      </w:r>
      <w:r w:rsidR="0006A1DE" w:rsidRPr="4014D2C9">
        <w:rPr>
          <w:rFonts w:ascii="Century Gothic" w:eastAsia="Century Gothic" w:hAnsi="Century Gothic" w:cs="Century Gothic"/>
        </w:rPr>
        <w:t xml:space="preserve"> of adding </w:t>
      </w:r>
      <w:r w:rsidR="6670D265" w:rsidRPr="21BAFAFF">
        <w:rPr>
          <w:rFonts w:ascii="Century Gothic" w:eastAsia="Century Gothic" w:hAnsi="Century Gothic" w:cs="Century Gothic"/>
        </w:rPr>
        <w:t xml:space="preserve">a </w:t>
      </w:r>
      <w:r w:rsidR="0006A1DE" w:rsidRPr="4014D2C9">
        <w:rPr>
          <w:rFonts w:ascii="Century Gothic" w:eastAsia="Century Gothic" w:hAnsi="Century Gothic" w:cs="Century Gothic"/>
        </w:rPr>
        <w:t xml:space="preserve">new bill group to </w:t>
      </w:r>
      <w:r w:rsidR="7CC057EF" w:rsidRPr="21BAFAFF">
        <w:rPr>
          <w:rFonts w:ascii="Century Gothic" w:eastAsia="Century Gothic" w:hAnsi="Century Gothic" w:cs="Century Gothic"/>
        </w:rPr>
        <w:t xml:space="preserve">the </w:t>
      </w:r>
      <w:r w:rsidR="0006A1DE" w:rsidRPr="4014D2C9">
        <w:rPr>
          <w:rFonts w:ascii="Century Gothic" w:eastAsia="Century Gothic" w:hAnsi="Century Gothic" w:cs="Century Gothic"/>
        </w:rPr>
        <w:t xml:space="preserve">existing statement construct of </w:t>
      </w:r>
      <w:r w:rsidR="79591D8E" w:rsidRPr="21BAFAFF">
        <w:rPr>
          <w:rFonts w:ascii="Century Gothic" w:eastAsia="Century Gothic" w:hAnsi="Century Gothic" w:cs="Century Gothic"/>
        </w:rPr>
        <w:t xml:space="preserve">the </w:t>
      </w:r>
      <w:r w:rsidR="0006A1DE" w:rsidRPr="4014D2C9">
        <w:rPr>
          <w:rFonts w:ascii="Century Gothic" w:eastAsia="Century Gothic" w:hAnsi="Century Gothic" w:cs="Century Gothic"/>
        </w:rPr>
        <w:t>parent person, we need to add a new bill group’s account id in “Details” section.</w:t>
      </w:r>
    </w:p>
    <w:p w14:paraId="0BD1736A" w14:textId="3B6EB5E0" w:rsidR="0006A1DE" w:rsidRDefault="0006A1DE" w:rsidP="00ED2608">
      <w:pPr>
        <w:spacing w:before="240" w:after="120"/>
      </w:pPr>
      <w:r w:rsidRPr="4014D2C9">
        <w:rPr>
          <w:rFonts w:ascii="Century Gothic" w:eastAsia="Century Gothic" w:hAnsi="Century Gothic" w:cs="Century Gothic"/>
        </w:rPr>
        <w:t>No other change is required.</w:t>
      </w:r>
    </w:p>
    <w:p w14:paraId="549D49E0" w14:textId="0EE7435B" w:rsidR="0006A1DE" w:rsidRDefault="0006A1DE" w:rsidP="00ED2608">
      <w:pPr>
        <w:spacing w:before="240" w:after="120"/>
      </w:pPr>
      <w:r w:rsidRPr="4014D2C9">
        <w:rPr>
          <w:rFonts w:ascii="Century Gothic" w:eastAsia="Century Gothic" w:hAnsi="Century Gothic" w:cs="Century Gothic"/>
        </w:rPr>
        <w:t xml:space="preserve"> </w:t>
      </w:r>
    </w:p>
    <w:p w14:paraId="384673F4" w14:textId="776C75D5" w:rsidR="0006A1DE" w:rsidRDefault="0006A1DE" w:rsidP="00ED2608">
      <w:pPr>
        <w:spacing w:before="240" w:after="120"/>
      </w:pPr>
      <w:r>
        <w:rPr>
          <w:noProof/>
        </w:rPr>
        <w:drawing>
          <wp:inline distT="0" distB="0" distL="0" distR="0" wp14:anchorId="3A9BAFD8" wp14:editId="6C02194E">
            <wp:extent cx="6633023" cy="1286367"/>
            <wp:effectExtent l="0" t="0" r="0" b="0"/>
            <wp:docPr id="455034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34861" name=""/>
                    <pic:cNvPicPr/>
                  </pic:nvPicPr>
                  <pic:blipFill>
                    <a:blip r:embed="rId23">
                      <a:extLst>
                        <a:ext uri="{28A0092B-C50C-407E-A947-70E740481C1C}">
                          <a14:useLocalDpi xmlns:a14="http://schemas.microsoft.com/office/drawing/2010/main" val="0"/>
                        </a:ext>
                      </a:extLst>
                    </a:blip>
                    <a:stretch>
                      <a:fillRect/>
                    </a:stretch>
                  </pic:blipFill>
                  <pic:spPr>
                    <a:xfrm>
                      <a:off x="0" y="0"/>
                      <a:ext cx="6633023" cy="1286367"/>
                    </a:xfrm>
                    <a:prstGeom prst="rect">
                      <a:avLst/>
                    </a:prstGeom>
                  </pic:spPr>
                </pic:pic>
              </a:graphicData>
            </a:graphic>
          </wp:inline>
        </w:drawing>
      </w:r>
    </w:p>
    <w:p w14:paraId="3104F1A0" w14:textId="1033397B" w:rsidR="21BAFAFF" w:rsidRDefault="21BAFAFF" w:rsidP="00ED2608">
      <w:pPr>
        <w:spacing w:before="240" w:after="120"/>
      </w:pPr>
    </w:p>
    <w:p w14:paraId="64DE34A3" w14:textId="7033677A" w:rsidR="21BAFAFF" w:rsidRDefault="21BAFAFF" w:rsidP="00ED2608">
      <w:pPr>
        <w:spacing w:before="240" w:after="120"/>
      </w:pPr>
    </w:p>
    <w:p w14:paraId="49FD6FE7" w14:textId="37813955" w:rsidR="0006A1DE" w:rsidRPr="00FA2772" w:rsidRDefault="0006A1DE" w:rsidP="00ED2608">
      <w:pPr>
        <w:pStyle w:val="Heading3"/>
      </w:pPr>
      <w:bookmarkStart w:id="1075" w:name="_Toc75689255"/>
      <w:bookmarkStart w:id="1076" w:name="_Toc1329185523"/>
      <w:bookmarkStart w:id="1077" w:name="_Toc177595453"/>
      <w:r w:rsidRPr="00FA2772">
        <w:t>Statement Route Type –</w:t>
      </w:r>
      <w:bookmarkEnd w:id="1075"/>
      <w:bookmarkEnd w:id="1076"/>
      <w:bookmarkEnd w:id="1077"/>
    </w:p>
    <w:p w14:paraId="339E1FA6" w14:textId="169E9444" w:rsidR="0006A1DE" w:rsidRDefault="0006A1DE" w:rsidP="00ED2608">
      <w:pPr>
        <w:spacing w:before="240" w:after="120"/>
      </w:pPr>
      <w:r w:rsidRPr="4014D2C9">
        <w:rPr>
          <w:rFonts w:ascii="Century Gothic" w:eastAsia="Century Gothic" w:hAnsi="Century Gothic" w:cs="Century Gothic"/>
        </w:rPr>
        <w:t>As part of this requirement, we had created a new Statement Route type as highlighted below–</w:t>
      </w:r>
    </w:p>
    <w:p w14:paraId="33DCAE46" w14:textId="78158A0B" w:rsidR="0006A1DE" w:rsidRDefault="0006A1DE" w:rsidP="00ED2608">
      <w:pPr>
        <w:spacing w:before="240" w:after="120"/>
      </w:pPr>
      <w:r w:rsidRPr="4014D2C9">
        <w:rPr>
          <w:rFonts w:ascii="Century Gothic" w:eastAsia="Century Gothic" w:hAnsi="Century Gothic" w:cs="Century Gothic"/>
        </w:rPr>
        <w:t xml:space="preserve"> </w:t>
      </w:r>
      <w:r>
        <w:rPr>
          <w:noProof/>
        </w:rPr>
        <w:drawing>
          <wp:inline distT="0" distB="0" distL="0" distR="0" wp14:anchorId="6310347D" wp14:editId="6C937C42">
            <wp:extent cx="6633023" cy="1725318"/>
            <wp:effectExtent l="0" t="0" r="0" b="0"/>
            <wp:docPr id="153384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017" name=""/>
                    <pic:cNvPicPr/>
                  </pic:nvPicPr>
                  <pic:blipFill>
                    <a:blip r:embed="rId24">
                      <a:extLst>
                        <a:ext uri="{28A0092B-C50C-407E-A947-70E740481C1C}">
                          <a14:useLocalDpi xmlns:a14="http://schemas.microsoft.com/office/drawing/2010/main" val="0"/>
                        </a:ext>
                      </a:extLst>
                    </a:blip>
                    <a:stretch>
                      <a:fillRect/>
                    </a:stretch>
                  </pic:blipFill>
                  <pic:spPr>
                    <a:xfrm>
                      <a:off x="0" y="0"/>
                      <a:ext cx="6633023" cy="1725318"/>
                    </a:xfrm>
                    <a:prstGeom prst="rect">
                      <a:avLst/>
                    </a:prstGeom>
                  </pic:spPr>
                </pic:pic>
              </a:graphicData>
            </a:graphic>
          </wp:inline>
        </w:drawing>
      </w:r>
    </w:p>
    <w:p w14:paraId="507C8454" w14:textId="7BF14BDA" w:rsidR="0006A1DE" w:rsidRDefault="0006A1DE" w:rsidP="00ED2608">
      <w:pPr>
        <w:spacing w:before="240" w:after="120"/>
        <w:rPr>
          <w:rFonts w:ascii="Century Gothic" w:eastAsia="Century Gothic" w:hAnsi="Century Gothic" w:cs="Century Gothic"/>
        </w:rPr>
      </w:pPr>
      <w:r w:rsidRPr="4014D2C9">
        <w:rPr>
          <w:rFonts w:ascii="Century Gothic" w:eastAsia="Century Gothic" w:hAnsi="Century Gothic" w:cs="Century Gothic"/>
        </w:rPr>
        <w:t>A new batch code and Extract algorithm would be developed.</w:t>
      </w:r>
    </w:p>
    <w:p w14:paraId="70600C73" w14:textId="5D7B7A7A" w:rsidR="00E2124E" w:rsidRDefault="00CA5C5F" w:rsidP="00ED2608">
      <w:pPr>
        <w:spacing w:before="240" w:after="120"/>
        <w:rPr>
          <w:rFonts w:ascii="Century Gothic" w:eastAsia="Century Gothic" w:hAnsi="Century Gothic" w:cs="Century Gothic"/>
        </w:rPr>
      </w:pPr>
      <w:r>
        <w:rPr>
          <w:rFonts w:ascii="Century Gothic" w:eastAsia="Century Gothic" w:hAnsi="Century Gothic" w:cs="Century Gothic"/>
        </w:rPr>
        <w:t>No need to create this batch</w:t>
      </w:r>
    </w:p>
    <w:p w14:paraId="28F78021" w14:textId="73FBFEDC" w:rsidR="00CA5C5F" w:rsidRDefault="00CA5C5F" w:rsidP="00ED2608">
      <w:pPr>
        <w:spacing w:before="240" w:after="120"/>
        <w:rPr>
          <w:rFonts w:ascii="Century Gothic" w:eastAsia="Century Gothic" w:hAnsi="Century Gothic" w:cs="Century Gothic"/>
          <w:color w:val="EE0000"/>
        </w:rPr>
      </w:pPr>
      <w:r w:rsidRPr="00CA5C5F">
        <w:rPr>
          <w:rFonts w:ascii="Century Gothic" w:eastAsia="Century Gothic" w:hAnsi="Century Gothic" w:cs="Century Gothic"/>
          <w:color w:val="EE0000"/>
        </w:rPr>
        <w:t>Batch control- ST</w:t>
      </w:r>
      <w:r w:rsidR="00B15BBC">
        <w:rPr>
          <w:rFonts w:ascii="Century Gothic" w:eastAsia="Century Gothic" w:hAnsi="Century Gothic" w:cs="Century Gothic"/>
          <w:color w:val="EE0000"/>
        </w:rPr>
        <w:t>M</w:t>
      </w:r>
      <w:r w:rsidRPr="00CA5C5F">
        <w:rPr>
          <w:rFonts w:ascii="Century Gothic" w:eastAsia="Century Gothic" w:hAnsi="Century Gothic" w:cs="Century Gothic"/>
          <w:color w:val="EE0000"/>
        </w:rPr>
        <w:t>PRD base bat</w:t>
      </w:r>
      <w:r w:rsidR="005C26F6">
        <w:rPr>
          <w:rFonts w:ascii="Century Gothic" w:eastAsia="Century Gothic" w:hAnsi="Century Gothic" w:cs="Century Gothic"/>
          <w:color w:val="EE0000"/>
        </w:rPr>
        <w:t xml:space="preserve">ch – will call this stmt route type </w:t>
      </w:r>
      <w:r w:rsidR="007602A5">
        <w:rPr>
          <w:rFonts w:ascii="Century Gothic" w:eastAsia="Century Gothic" w:hAnsi="Century Gothic" w:cs="Century Gothic"/>
          <w:color w:val="EE0000"/>
        </w:rPr>
        <w:t>–</w:t>
      </w:r>
      <w:r w:rsidR="005C26F6">
        <w:rPr>
          <w:rFonts w:ascii="Century Gothic" w:eastAsia="Century Gothic" w:hAnsi="Century Gothic" w:cs="Century Gothic"/>
          <w:color w:val="EE0000"/>
        </w:rPr>
        <w:t xml:space="preserve"> </w:t>
      </w:r>
    </w:p>
    <w:p w14:paraId="4A969BE8" w14:textId="7070FDD1" w:rsidR="007602A5" w:rsidRPr="00CA5C5F" w:rsidRDefault="007602A5" w:rsidP="00ED2608">
      <w:pPr>
        <w:spacing w:before="240" w:after="120"/>
        <w:rPr>
          <w:rFonts w:ascii="Century Gothic" w:eastAsia="Century Gothic" w:hAnsi="Century Gothic" w:cs="Century Gothic"/>
          <w:color w:val="EE0000"/>
        </w:rPr>
      </w:pPr>
      <w:r>
        <w:rPr>
          <w:rFonts w:ascii="Century Gothic" w:eastAsia="Century Gothic" w:hAnsi="Century Gothic" w:cs="Century Gothic"/>
          <w:color w:val="EE0000"/>
        </w:rPr>
        <w:t>Based on stmt route type and statement cycle.</w:t>
      </w:r>
    </w:p>
    <w:p w14:paraId="57A233A8" w14:textId="42BC28F1" w:rsidR="00E2124E" w:rsidRPr="002C71F7" w:rsidRDefault="00E2124E" w:rsidP="00ED2608">
      <w:pPr>
        <w:pStyle w:val="Heading4"/>
        <w:rPr>
          <w:strike/>
          <w:rPrChange w:id="1078" w:author="Anup Nair" w:date="2025-10-15T01:55:00Z" w16du:dateUtc="2025-10-15T05:55:00Z">
            <w:rPr/>
          </w:rPrChange>
        </w:rPr>
      </w:pPr>
      <w:r w:rsidRPr="002C71F7">
        <w:rPr>
          <w:strike/>
          <w:rPrChange w:id="1079" w:author="Anup Nair" w:date="2025-10-15T01:55:00Z" w16du:dateUtc="2025-10-15T05:55:00Z">
            <w:rPr/>
          </w:rPrChange>
        </w:rPr>
        <w:t>New Batch</w:t>
      </w:r>
      <w:r w:rsidR="00E94A3A" w:rsidRPr="002C71F7">
        <w:rPr>
          <w:strike/>
          <w:rPrChange w:id="1080" w:author="Anup Nair" w:date="2025-10-15T01:55:00Z" w16du:dateUtc="2025-10-15T05:55:00Z">
            <w:rPr/>
          </w:rPrChange>
        </w:rPr>
        <w:t xml:space="preserve"> Control – to be attached on Statement Route Type</w:t>
      </w:r>
      <w:r w:rsidR="00A9448F" w:rsidRPr="002C71F7">
        <w:rPr>
          <w:strike/>
          <w:rPrChange w:id="1081" w:author="Anup Nair" w:date="2025-10-15T01:55:00Z" w16du:dateUtc="2025-10-15T05:55:00Z">
            <w:rPr/>
          </w:rPrChange>
        </w:rPr>
        <w:t xml:space="preserve"> – CM-SP</w:t>
      </w:r>
      <w:r w:rsidR="00421D5C" w:rsidRPr="002C71F7">
        <w:rPr>
          <w:strike/>
          <w:rPrChange w:id="1082" w:author="Anup Nair" w:date="2025-10-15T01:55:00Z" w16du:dateUtc="2025-10-15T05:55:00Z">
            <w:rPr/>
          </w:rPrChange>
        </w:rPr>
        <w:t>DF</w:t>
      </w:r>
      <w:r w:rsidR="00E94A3A" w:rsidRPr="002C71F7">
        <w:rPr>
          <w:strike/>
          <w:rPrChange w:id="1083" w:author="Anup Nair" w:date="2025-10-15T01:55:00Z" w16du:dateUtc="2025-10-15T05:55:00Z">
            <w:rPr/>
          </w:rPrChange>
        </w:rPr>
        <w:t xml:space="preserve"> –</w:t>
      </w:r>
    </w:p>
    <w:p w14:paraId="4DF7191D" w14:textId="7FA8B602" w:rsidR="00E94A3A" w:rsidRPr="002C71F7" w:rsidRDefault="00E94A3A" w:rsidP="00ED2608">
      <w:pPr>
        <w:spacing w:before="240" w:after="120"/>
        <w:rPr>
          <w:rFonts w:ascii="Century Gothic" w:eastAsia="Century Gothic" w:hAnsi="Century Gothic" w:cs="Century Gothic"/>
          <w:strike/>
          <w:rPrChange w:id="1084" w:author="Anup Nair" w:date="2025-10-15T01:55:00Z" w16du:dateUtc="2025-10-15T05:55:00Z">
            <w:rPr>
              <w:rFonts w:ascii="Century Gothic" w:eastAsia="Century Gothic" w:hAnsi="Century Gothic" w:cs="Century Gothic"/>
            </w:rPr>
          </w:rPrChange>
        </w:rPr>
      </w:pPr>
      <w:r w:rsidRPr="002C71F7">
        <w:rPr>
          <w:rFonts w:ascii="Century Gothic" w:eastAsia="Century Gothic" w:hAnsi="Century Gothic" w:cs="Century Gothic"/>
          <w:strike/>
          <w:rPrChange w:id="1085" w:author="Anup Nair" w:date="2025-10-15T01:55:00Z" w16du:dateUtc="2025-10-15T05:55:00Z">
            <w:rPr>
              <w:rFonts w:ascii="Century Gothic" w:eastAsia="Century Gothic" w:hAnsi="Century Gothic" w:cs="Century Gothic"/>
            </w:rPr>
          </w:rPrChange>
        </w:rPr>
        <w:t>New Batch</w:t>
      </w:r>
      <w:r w:rsidR="005250BA" w:rsidRPr="002C71F7">
        <w:rPr>
          <w:rFonts w:ascii="Century Gothic" w:eastAsia="Century Gothic" w:hAnsi="Century Gothic" w:cs="Century Gothic"/>
          <w:strike/>
          <w:rPrChange w:id="1086" w:author="Anup Nair" w:date="2025-10-15T01:55:00Z" w16du:dateUtc="2025-10-15T05:55:00Z">
            <w:rPr>
              <w:rFonts w:ascii="Century Gothic" w:eastAsia="Century Gothic" w:hAnsi="Century Gothic" w:cs="Century Gothic"/>
            </w:rPr>
          </w:rPrChange>
        </w:rPr>
        <w:t xml:space="preserve"> Control – CMSTMEXT</w:t>
      </w:r>
    </w:p>
    <w:p w14:paraId="7FFB20D9" w14:textId="74C5DD78" w:rsidR="005250BA" w:rsidRPr="002C71F7" w:rsidRDefault="007B04A9" w:rsidP="00ED2608">
      <w:pPr>
        <w:spacing w:before="240" w:after="120"/>
        <w:rPr>
          <w:rFonts w:ascii="Century Gothic" w:eastAsia="Century Gothic" w:hAnsi="Century Gothic" w:cs="Century Gothic"/>
          <w:strike/>
          <w:rPrChange w:id="1087" w:author="Anup Nair" w:date="2025-10-15T01:55:00Z" w16du:dateUtc="2025-10-15T05:55:00Z">
            <w:rPr>
              <w:rFonts w:ascii="Century Gothic" w:eastAsia="Century Gothic" w:hAnsi="Century Gothic" w:cs="Century Gothic"/>
            </w:rPr>
          </w:rPrChange>
        </w:rPr>
      </w:pPr>
      <w:r w:rsidRPr="002C71F7">
        <w:rPr>
          <w:rFonts w:ascii="Century Gothic" w:eastAsia="Century Gothic" w:hAnsi="Century Gothic" w:cs="Century Gothic"/>
          <w:strike/>
          <w:rPrChange w:id="1088" w:author="Anup Nair" w:date="2025-10-15T01:55:00Z" w16du:dateUtc="2025-10-15T05:55:00Z">
            <w:rPr>
              <w:rFonts w:ascii="Century Gothic" w:eastAsia="Century Gothic" w:hAnsi="Century Gothic" w:cs="Century Gothic"/>
            </w:rPr>
          </w:rPrChange>
        </w:rPr>
        <w:t>This new batch will select all statements for given batch code and batch number.</w:t>
      </w:r>
    </w:p>
    <w:p w14:paraId="217C6CC9" w14:textId="2D368BD7" w:rsidR="007B04A9" w:rsidRPr="002C71F7" w:rsidRDefault="005B10BB" w:rsidP="00ED2608">
      <w:pPr>
        <w:spacing w:before="240" w:after="120"/>
        <w:rPr>
          <w:rFonts w:ascii="Century Gothic" w:eastAsia="Century Gothic" w:hAnsi="Century Gothic" w:cs="Century Gothic"/>
          <w:strike/>
          <w:rPrChange w:id="1089" w:author="Anup Nair" w:date="2025-10-15T01:55:00Z" w16du:dateUtc="2025-10-15T05:55:00Z">
            <w:rPr>
              <w:rFonts w:ascii="Century Gothic" w:eastAsia="Century Gothic" w:hAnsi="Century Gothic" w:cs="Century Gothic"/>
            </w:rPr>
          </w:rPrChange>
        </w:rPr>
      </w:pPr>
      <w:r w:rsidRPr="002C71F7">
        <w:rPr>
          <w:rFonts w:ascii="Century Gothic" w:eastAsia="Century Gothic" w:hAnsi="Century Gothic" w:cs="Century Gothic"/>
          <w:strike/>
          <w:rPrChange w:id="1090" w:author="Anup Nair" w:date="2025-10-15T01:55:00Z" w16du:dateUtc="2025-10-15T05:55:00Z">
            <w:rPr>
              <w:rFonts w:ascii="Century Gothic" w:eastAsia="Century Gothic" w:hAnsi="Century Gothic" w:cs="Century Gothic"/>
            </w:rPr>
          </w:rPrChange>
        </w:rPr>
        <w:t>Query –</w:t>
      </w:r>
    </w:p>
    <w:p w14:paraId="6D821D33" w14:textId="2ED43C59" w:rsidR="005B10BB" w:rsidRPr="002C71F7" w:rsidRDefault="005B10BB" w:rsidP="00ED2608">
      <w:pPr>
        <w:spacing w:before="240" w:after="120"/>
        <w:rPr>
          <w:rFonts w:ascii="Century Gothic" w:eastAsia="Century Gothic" w:hAnsi="Century Gothic" w:cs="Century Gothic"/>
          <w:strike/>
          <w:rPrChange w:id="1091" w:author="Anup Nair" w:date="2025-10-15T01:55:00Z" w16du:dateUtc="2025-10-15T05:55:00Z">
            <w:rPr>
              <w:rFonts w:ascii="Century Gothic" w:eastAsia="Century Gothic" w:hAnsi="Century Gothic" w:cs="Century Gothic"/>
            </w:rPr>
          </w:rPrChange>
        </w:rPr>
      </w:pPr>
      <w:r w:rsidRPr="002C71F7">
        <w:rPr>
          <w:rFonts w:ascii="Century Gothic" w:eastAsia="Century Gothic" w:hAnsi="Century Gothic" w:cs="Century Gothic"/>
          <w:strike/>
          <w:highlight w:val="yellow"/>
          <w:rPrChange w:id="1092" w:author="Anup Nair" w:date="2025-10-15T01:55:00Z" w16du:dateUtc="2025-10-15T05:55:00Z">
            <w:rPr>
              <w:rFonts w:ascii="Century Gothic" w:eastAsia="Century Gothic" w:hAnsi="Century Gothic" w:cs="Century Gothic"/>
              <w:highlight w:val="yellow"/>
            </w:rPr>
          </w:rPrChange>
        </w:rPr>
        <w:t>SELECT STM_ID FROM CI_STM WHERE BATCH_CD = :batchCode AND BATCH_NBR = :batchNbr</w:t>
      </w:r>
      <w:r w:rsidR="00EF4F78" w:rsidRPr="002C71F7">
        <w:rPr>
          <w:rFonts w:ascii="Century Gothic" w:eastAsia="Century Gothic" w:hAnsi="Century Gothic" w:cs="Century Gothic"/>
          <w:strike/>
          <w:highlight w:val="yellow"/>
          <w:rPrChange w:id="1093" w:author="Anup Nair" w:date="2025-10-15T01:55:00Z" w16du:dateUtc="2025-10-15T05:55:00Z">
            <w:rPr>
              <w:rFonts w:ascii="Century Gothic" w:eastAsia="Century Gothic" w:hAnsi="Century Gothic" w:cs="Century Gothic"/>
              <w:highlight w:val="yellow"/>
            </w:rPr>
          </w:rPrChange>
        </w:rPr>
        <w:t xml:space="preserve"> and</w:t>
      </w:r>
      <w:r w:rsidR="00EF4F78" w:rsidRPr="002C71F7">
        <w:rPr>
          <w:rFonts w:ascii="Century Gothic" w:eastAsia="Century Gothic" w:hAnsi="Century Gothic" w:cs="Century Gothic"/>
          <w:strike/>
          <w:rPrChange w:id="1094" w:author="Anup Nair" w:date="2025-10-15T01:55:00Z" w16du:dateUtc="2025-10-15T05:55:00Z">
            <w:rPr>
              <w:rFonts w:ascii="Century Gothic" w:eastAsia="Century Gothic" w:hAnsi="Century Gothic" w:cs="Century Gothic"/>
            </w:rPr>
          </w:rPrChange>
        </w:rPr>
        <w:t xml:space="preserve"> </w:t>
      </w:r>
      <w:r w:rsidR="00EF4F78" w:rsidRPr="002C71F7">
        <w:rPr>
          <w:rFonts w:ascii="Century Gothic" w:eastAsia="Century Gothic" w:hAnsi="Century Gothic" w:cs="Century Gothic"/>
          <w:strike/>
          <w:highlight w:val="yellow"/>
          <w:rPrChange w:id="1095" w:author="Anup Nair" w:date="2025-10-15T01:55:00Z" w16du:dateUtc="2025-10-15T05:55:00Z">
            <w:rPr>
              <w:rFonts w:ascii="Century Gothic" w:eastAsia="Century Gothic" w:hAnsi="Century Gothic" w:cs="Century Gothic"/>
              <w:highlight w:val="yellow"/>
            </w:rPr>
          </w:rPrChange>
        </w:rPr>
        <w:t>stm_stat_flg = 'PN'</w:t>
      </w:r>
      <w:r w:rsidRPr="002C71F7">
        <w:rPr>
          <w:rFonts w:ascii="Century Gothic" w:eastAsia="Century Gothic" w:hAnsi="Century Gothic" w:cs="Century Gothic"/>
          <w:strike/>
          <w:highlight w:val="yellow"/>
          <w:rPrChange w:id="1096" w:author="Anup Nair" w:date="2025-10-15T01:55:00Z" w16du:dateUtc="2025-10-15T05:55:00Z">
            <w:rPr>
              <w:rFonts w:ascii="Century Gothic" w:eastAsia="Century Gothic" w:hAnsi="Century Gothic" w:cs="Century Gothic"/>
              <w:highlight w:val="yellow"/>
            </w:rPr>
          </w:rPrChange>
        </w:rPr>
        <w:t>;</w:t>
      </w:r>
    </w:p>
    <w:p w14:paraId="62056D52" w14:textId="4DEA4411" w:rsidR="00E94A3A" w:rsidRPr="002C71F7" w:rsidRDefault="00E13FBA" w:rsidP="00ED2608">
      <w:pPr>
        <w:spacing w:before="240" w:after="120"/>
        <w:rPr>
          <w:rFonts w:ascii="Century Gothic" w:eastAsia="Century Gothic" w:hAnsi="Century Gothic" w:cs="Century Gothic"/>
          <w:strike/>
          <w:rPrChange w:id="1097" w:author="Anup Nair" w:date="2025-10-15T01:55:00Z" w16du:dateUtc="2025-10-15T05:55:00Z">
            <w:rPr>
              <w:rFonts w:ascii="Century Gothic" w:eastAsia="Century Gothic" w:hAnsi="Century Gothic" w:cs="Century Gothic"/>
            </w:rPr>
          </w:rPrChange>
        </w:rPr>
      </w:pPr>
      <w:r w:rsidRPr="002C71F7">
        <w:rPr>
          <w:rFonts w:ascii="Century Gothic" w:eastAsia="Century Gothic" w:hAnsi="Century Gothic" w:cs="Century Gothic"/>
          <w:strike/>
          <w:rPrChange w:id="1098" w:author="Anup Nair" w:date="2025-10-15T01:55:00Z" w16du:dateUtc="2025-10-15T05:55:00Z">
            <w:rPr>
              <w:rFonts w:ascii="Century Gothic" w:eastAsia="Century Gothic" w:hAnsi="Century Gothic" w:cs="Century Gothic"/>
            </w:rPr>
          </w:rPrChange>
        </w:rPr>
        <w:t xml:space="preserve">For each statement Id, </w:t>
      </w:r>
      <w:r w:rsidR="00EF4F78" w:rsidRPr="002C71F7">
        <w:rPr>
          <w:rFonts w:ascii="Century Gothic" w:eastAsia="Century Gothic" w:hAnsi="Century Gothic" w:cs="Century Gothic"/>
          <w:strike/>
          <w:rPrChange w:id="1099" w:author="Anup Nair" w:date="2025-10-15T01:55:00Z" w16du:dateUtc="2025-10-15T05:55:00Z">
            <w:rPr>
              <w:rFonts w:ascii="Century Gothic" w:eastAsia="Century Gothic" w:hAnsi="Century Gothic" w:cs="Century Gothic"/>
            </w:rPr>
          </w:rPrChange>
        </w:rPr>
        <w:t xml:space="preserve">we </w:t>
      </w:r>
      <w:r w:rsidR="000C569D" w:rsidRPr="002C71F7">
        <w:rPr>
          <w:rFonts w:ascii="Century Gothic" w:eastAsia="Century Gothic" w:hAnsi="Century Gothic" w:cs="Century Gothic"/>
          <w:strike/>
          <w:rPrChange w:id="1100" w:author="Anup Nair" w:date="2025-10-15T01:55:00Z" w16du:dateUtc="2025-10-15T05:55:00Z">
            <w:rPr>
              <w:rFonts w:ascii="Century Gothic" w:eastAsia="Century Gothic" w:hAnsi="Century Gothic" w:cs="Century Gothic"/>
            </w:rPr>
          </w:rPrChange>
        </w:rPr>
        <w:t>need to call</w:t>
      </w:r>
      <w:r w:rsidR="00224EF2" w:rsidRPr="002C71F7">
        <w:rPr>
          <w:rFonts w:ascii="Century Gothic" w:eastAsia="Century Gothic" w:hAnsi="Century Gothic" w:cs="Century Gothic"/>
          <w:strike/>
          <w:rPrChange w:id="1101" w:author="Anup Nair" w:date="2025-10-15T01:55:00Z" w16du:dateUtc="2025-10-15T05:55:00Z">
            <w:rPr>
              <w:rFonts w:ascii="Century Gothic" w:eastAsia="Century Gothic" w:hAnsi="Century Gothic" w:cs="Century Gothic"/>
            </w:rPr>
          </w:rPrChange>
        </w:rPr>
        <w:t xml:space="preserve"> new</w:t>
      </w:r>
      <w:r w:rsidR="000C569D" w:rsidRPr="002C71F7">
        <w:rPr>
          <w:rFonts w:ascii="Century Gothic" w:eastAsia="Century Gothic" w:hAnsi="Century Gothic" w:cs="Century Gothic"/>
          <w:strike/>
          <w:rPrChange w:id="1102" w:author="Anup Nair" w:date="2025-10-15T01:55:00Z" w16du:dateUtc="2025-10-15T05:55:00Z">
            <w:rPr>
              <w:rFonts w:ascii="Century Gothic" w:eastAsia="Century Gothic" w:hAnsi="Century Gothic" w:cs="Century Gothic"/>
            </w:rPr>
          </w:rPrChange>
        </w:rPr>
        <w:t xml:space="preserve"> extract algorithm</w:t>
      </w:r>
      <w:r w:rsidR="002E6F4F" w:rsidRPr="002C71F7">
        <w:rPr>
          <w:rFonts w:ascii="Century Gothic" w:eastAsia="Century Gothic" w:hAnsi="Century Gothic" w:cs="Century Gothic"/>
          <w:strike/>
          <w:rPrChange w:id="1103" w:author="Anup Nair" w:date="2025-10-15T01:55:00Z" w16du:dateUtc="2025-10-15T05:55:00Z">
            <w:rPr>
              <w:rFonts w:ascii="Century Gothic" w:eastAsia="Century Gothic" w:hAnsi="Century Gothic" w:cs="Century Gothic"/>
            </w:rPr>
          </w:rPrChange>
        </w:rPr>
        <w:t xml:space="preserve"> (CM-STEX-PDF)</w:t>
      </w:r>
      <w:r w:rsidR="00EF4F78" w:rsidRPr="002C71F7">
        <w:rPr>
          <w:rFonts w:ascii="Century Gothic" w:eastAsia="Century Gothic" w:hAnsi="Century Gothic" w:cs="Century Gothic"/>
          <w:strike/>
          <w:rPrChange w:id="1104" w:author="Anup Nair" w:date="2025-10-15T01:55:00Z" w16du:dateUtc="2025-10-15T05:55:00Z">
            <w:rPr>
              <w:rFonts w:ascii="Century Gothic" w:eastAsia="Century Gothic" w:hAnsi="Century Gothic" w:cs="Century Gothic"/>
            </w:rPr>
          </w:rPrChange>
        </w:rPr>
        <w:t xml:space="preserve"> attached on Statement Route Type – CM-SPDF</w:t>
      </w:r>
      <w:r w:rsidR="00224EF2" w:rsidRPr="002C71F7">
        <w:rPr>
          <w:rFonts w:ascii="Century Gothic" w:eastAsia="Century Gothic" w:hAnsi="Century Gothic" w:cs="Century Gothic"/>
          <w:strike/>
          <w:rPrChange w:id="1105" w:author="Anup Nair" w:date="2025-10-15T01:55:00Z" w16du:dateUtc="2025-10-15T05:55:00Z">
            <w:rPr>
              <w:rFonts w:ascii="Century Gothic" w:eastAsia="Century Gothic" w:hAnsi="Century Gothic" w:cs="Century Gothic"/>
            </w:rPr>
          </w:rPrChange>
        </w:rPr>
        <w:t>.</w:t>
      </w:r>
    </w:p>
    <w:p w14:paraId="6B5DA53D" w14:textId="77777777" w:rsidR="00E2124E" w:rsidRDefault="00E2124E" w:rsidP="00ED2608">
      <w:pPr>
        <w:spacing w:before="240" w:after="120"/>
        <w:rPr>
          <w:rFonts w:ascii="Century Gothic" w:eastAsia="Century Gothic" w:hAnsi="Century Gothic" w:cs="Century Gothic"/>
        </w:rPr>
      </w:pPr>
    </w:p>
    <w:p w14:paraId="1B1DAACF" w14:textId="77777777" w:rsidR="00E2124E" w:rsidRDefault="00E2124E" w:rsidP="00ED2608">
      <w:pPr>
        <w:spacing w:before="240" w:after="120"/>
      </w:pPr>
    </w:p>
    <w:p w14:paraId="729120C0" w14:textId="33701D1F" w:rsidR="00F87799" w:rsidRDefault="00F87799" w:rsidP="00ED2608">
      <w:pPr>
        <w:pStyle w:val="Heading4"/>
      </w:pPr>
      <w:r>
        <w:t xml:space="preserve">Extract Algorithm - </w:t>
      </w:r>
      <w:r w:rsidR="005D094D">
        <w:t>CM-STEX-PDF</w:t>
      </w:r>
      <w:r w:rsidR="00626772">
        <w:t xml:space="preserve"> - </w:t>
      </w:r>
      <w:r w:rsidR="00626772" w:rsidRPr="00626772">
        <w:t>Extract data to create statement</w:t>
      </w:r>
      <w:r w:rsidR="00626772">
        <w:t xml:space="preserve"> PDF</w:t>
      </w:r>
    </w:p>
    <w:p w14:paraId="50BF1DA1" w14:textId="22584820" w:rsidR="0006A1DE" w:rsidRDefault="0006A1DE" w:rsidP="00ED2608">
      <w:pPr>
        <w:spacing w:before="240" w:after="120"/>
      </w:pPr>
      <w:r w:rsidRPr="4014D2C9">
        <w:rPr>
          <w:rFonts w:ascii="Century Gothic" w:eastAsia="Century Gothic" w:hAnsi="Century Gothic" w:cs="Century Gothic"/>
        </w:rPr>
        <w:t>Below is logic for Extract Algorithm based on Prime statement requirements –</w:t>
      </w:r>
    </w:p>
    <w:p w14:paraId="6D5056E9" w14:textId="113D5306" w:rsidR="007E7347" w:rsidRDefault="007E7347" w:rsidP="00ED2608">
      <w:pPr>
        <w:spacing w:before="240" w:after="120"/>
        <w:rPr>
          <w:rFonts w:ascii="Century Gothic" w:eastAsia="Century Gothic" w:hAnsi="Century Gothic" w:cs="Century Gothic"/>
        </w:rPr>
      </w:pPr>
      <w:r>
        <w:rPr>
          <w:rFonts w:ascii="Century Gothic" w:eastAsia="Century Gothic" w:hAnsi="Century Gothic" w:cs="Century Gothic"/>
        </w:rPr>
        <w:t>Algorithm processing logic –</w:t>
      </w:r>
    </w:p>
    <w:p w14:paraId="5F5483A6" w14:textId="51EFF87C" w:rsidR="007E7347" w:rsidRDefault="00B358FF" w:rsidP="00ED2608">
      <w:pPr>
        <w:spacing w:before="240" w:after="120"/>
        <w:rPr>
          <w:rFonts w:ascii="Century Gothic" w:eastAsia="Century Gothic" w:hAnsi="Century Gothic" w:cs="Century Gothic"/>
        </w:rPr>
      </w:pPr>
      <w:r>
        <w:rPr>
          <w:rFonts w:ascii="Century Gothic" w:eastAsia="Century Gothic" w:hAnsi="Century Gothic" w:cs="Century Gothic"/>
        </w:rPr>
        <w:t xml:space="preserve">Input for algorithm is </w:t>
      </w:r>
      <w:r w:rsidR="007D6780">
        <w:rPr>
          <w:rFonts w:ascii="Century Gothic" w:eastAsia="Century Gothic" w:hAnsi="Century Gothic" w:cs="Century Gothic"/>
        </w:rPr>
        <w:t xml:space="preserve">Statement ID - </w:t>
      </w:r>
      <w:r w:rsidR="006346C7" w:rsidRPr="006346C7">
        <w:rPr>
          <w:rFonts w:ascii="Century Gothic" w:eastAsia="Century Gothic" w:hAnsi="Century Gothic" w:cs="Century Gothic"/>
        </w:rPr>
        <w:t>CI_STM</w:t>
      </w:r>
      <w:r w:rsidR="006346C7">
        <w:rPr>
          <w:rFonts w:ascii="Century Gothic" w:eastAsia="Century Gothic" w:hAnsi="Century Gothic" w:cs="Century Gothic"/>
        </w:rPr>
        <w:t>.STM</w:t>
      </w:r>
      <w:r w:rsidR="00A50A90">
        <w:rPr>
          <w:rFonts w:ascii="Century Gothic" w:eastAsia="Century Gothic" w:hAnsi="Century Gothic" w:cs="Century Gothic"/>
        </w:rPr>
        <w:t>_ID.</w:t>
      </w:r>
    </w:p>
    <w:p w14:paraId="53F62C08" w14:textId="0C8493F6" w:rsidR="00A50A90" w:rsidRDefault="00A50A90" w:rsidP="00ED2608">
      <w:pPr>
        <w:spacing w:before="240" w:after="120"/>
        <w:rPr>
          <w:rFonts w:ascii="Century Gothic" w:eastAsia="Century Gothic" w:hAnsi="Century Gothic" w:cs="Century Gothic"/>
        </w:rPr>
      </w:pPr>
      <w:r>
        <w:rPr>
          <w:rFonts w:ascii="Century Gothic" w:eastAsia="Century Gothic" w:hAnsi="Century Gothic" w:cs="Century Gothic"/>
        </w:rPr>
        <w:t xml:space="preserve">Using this </w:t>
      </w:r>
      <w:r w:rsidR="00E10717">
        <w:rPr>
          <w:rFonts w:ascii="Century Gothic" w:eastAsia="Century Gothic" w:hAnsi="Century Gothic" w:cs="Century Gothic"/>
        </w:rPr>
        <w:t xml:space="preserve">Statement Id, </w:t>
      </w:r>
      <w:r w:rsidR="00DB6B68">
        <w:rPr>
          <w:rFonts w:ascii="Century Gothic" w:eastAsia="Century Gothic" w:hAnsi="Century Gothic" w:cs="Century Gothic"/>
        </w:rPr>
        <w:t xml:space="preserve">fetch the parent person </w:t>
      </w:r>
      <w:r w:rsidR="00D75A3D">
        <w:rPr>
          <w:rFonts w:ascii="Century Gothic" w:eastAsia="Century Gothic" w:hAnsi="Century Gothic" w:cs="Century Gothic"/>
        </w:rPr>
        <w:t>linked to this statement construct</w:t>
      </w:r>
    </w:p>
    <w:p w14:paraId="2E54F909" w14:textId="5F92C242" w:rsidR="00D75A3D" w:rsidRDefault="00D75A3D" w:rsidP="00ED2608">
      <w:pPr>
        <w:spacing w:before="240" w:after="120"/>
        <w:rPr>
          <w:rFonts w:ascii="Century Gothic" w:eastAsia="Century Gothic" w:hAnsi="Century Gothic" w:cs="Century Gothic"/>
        </w:rPr>
      </w:pPr>
      <w:r>
        <w:rPr>
          <w:rFonts w:ascii="Century Gothic" w:eastAsia="Century Gothic" w:hAnsi="Century Gothic" w:cs="Century Gothic"/>
        </w:rPr>
        <w:t>Query –</w:t>
      </w:r>
    </w:p>
    <w:p w14:paraId="2C23C880" w14:textId="7BD3749C" w:rsidR="006A01F4" w:rsidRPr="006A01F4" w:rsidRDefault="00031EF1" w:rsidP="00ED2608">
      <w:pPr>
        <w:rPr>
          <w:rFonts w:ascii="Century Gothic" w:eastAsia="Century Gothic" w:hAnsi="Century Gothic" w:cs="Century Gothic"/>
          <w:highlight w:val="yellow"/>
        </w:rPr>
      </w:pPr>
      <w:r w:rsidRPr="006A01F4">
        <w:rPr>
          <w:rFonts w:ascii="Century Gothic" w:eastAsia="Century Gothic" w:hAnsi="Century Gothic" w:cs="Century Gothic"/>
          <w:highlight w:val="yellow"/>
        </w:rPr>
        <w:t xml:space="preserve">SELECT STMCNST.PER_ID </w:t>
      </w:r>
      <w:r w:rsidR="006A01F4" w:rsidRPr="006A01F4">
        <w:rPr>
          <w:rFonts w:ascii="Century Gothic" w:eastAsia="Century Gothic" w:hAnsi="Century Gothic" w:cs="Century Gothic"/>
          <w:highlight w:val="yellow"/>
        </w:rPr>
        <w:t>AS PARENT_PERSON</w:t>
      </w:r>
    </w:p>
    <w:p w14:paraId="30DF4A55" w14:textId="1E187A98" w:rsidR="006A01F4" w:rsidRPr="006A01F4" w:rsidRDefault="00031EF1" w:rsidP="00ED2608">
      <w:pPr>
        <w:rPr>
          <w:rFonts w:ascii="Century Gothic" w:eastAsia="Century Gothic" w:hAnsi="Century Gothic" w:cs="Century Gothic"/>
          <w:highlight w:val="yellow"/>
        </w:rPr>
      </w:pPr>
      <w:r w:rsidRPr="006A01F4">
        <w:rPr>
          <w:rFonts w:ascii="Century Gothic" w:eastAsia="Century Gothic" w:hAnsi="Century Gothic" w:cs="Century Gothic"/>
          <w:highlight w:val="yellow"/>
        </w:rPr>
        <w:t xml:space="preserve">FROM CI_STM STM, CI_STM_CNST STMCNST </w:t>
      </w:r>
    </w:p>
    <w:p w14:paraId="7C10BE80" w14:textId="67E0A9CF" w:rsidR="00031EF1" w:rsidRPr="006A01F4" w:rsidRDefault="00031EF1" w:rsidP="00ED2608">
      <w:pPr>
        <w:rPr>
          <w:rFonts w:ascii="Century Gothic" w:eastAsia="Century Gothic" w:hAnsi="Century Gothic" w:cs="Century Gothic"/>
          <w:highlight w:val="yellow"/>
        </w:rPr>
      </w:pPr>
      <w:r w:rsidRPr="006A01F4">
        <w:rPr>
          <w:rFonts w:ascii="Century Gothic" w:eastAsia="Century Gothic" w:hAnsi="Century Gothic" w:cs="Century Gothic"/>
          <w:highlight w:val="yellow"/>
        </w:rPr>
        <w:t>WHERE STM.STM_CNST_ID = STMCNST.STM_CNST_ID</w:t>
      </w:r>
    </w:p>
    <w:p w14:paraId="21BBB9AF" w14:textId="2B4F9986" w:rsidR="00D75A3D" w:rsidRDefault="00031EF1" w:rsidP="00ED2608">
      <w:pPr>
        <w:rPr>
          <w:rFonts w:ascii="Century Gothic" w:eastAsia="Century Gothic" w:hAnsi="Century Gothic" w:cs="Century Gothic"/>
        </w:rPr>
      </w:pPr>
      <w:r w:rsidRPr="006A01F4">
        <w:rPr>
          <w:rFonts w:ascii="Century Gothic" w:eastAsia="Century Gothic" w:hAnsi="Century Gothic" w:cs="Century Gothic"/>
          <w:highlight w:val="yellow"/>
        </w:rPr>
        <w:t xml:space="preserve">AND STM.STM_ID = </w:t>
      </w:r>
      <w:r w:rsidR="006A01F4" w:rsidRPr="006A01F4">
        <w:rPr>
          <w:rFonts w:ascii="Century Gothic" w:eastAsia="Century Gothic" w:hAnsi="Century Gothic" w:cs="Century Gothic"/>
          <w:highlight w:val="yellow"/>
        </w:rPr>
        <w:t>:stmId;</w:t>
      </w:r>
    </w:p>
    <w:p w14:paraId="7E96DDC6" w14:textId="647F4254" w:rsidR="007C3464" w:rsidRDefault="007C3464" w:rsidP="00ED2608">
      <w:pPr>
        <w:spacing w:before="240" w:after="120"/>
        <w:rPr>
          <w:rFonts w:ascii="Century Gothic" w:eastAsia="Century Gothic" w:hAnsi="Century Gothic" w:cs="Century Gothic"/>
        </w:rPr>
      </w:pPr>
      <w:r>
        <w:rPr>
          <w:rFonts w:ascii="Century Gothic" w:eastAsia="Century Gothic" w:hAnsi="Century Gothic" w:cs="Century Gothic"/>
        </w:rPr>
        <w:t xml:space="preserve">To find the level of billing for this </w:t>
      </w:r>
      <w:r w:rsidR="00E14B8D">
        <w:rPr>
          <w:rFonts w:ascii="Century Gothic" w:eastAsia="Century Gothic" w:hAnsi="Century Gothic" w:cs="Century Gothic"/>
        </w:rPr>
        <w:t xml:space="preserve">parent person, </w:t>
      </w:r>
      <w:r w:rsidR="00054D27">
        <w:rPr>
          <w:rFonts w:ascii="Century Gothic" w:eastAsia="Century Gothic" w:hAnsi="Century Gothic" w:cs="Century Gothic"/>
        </w:rPr>
        <w:t>use the below query -</w:t>
      </w:r>
    </w:p>
    <w:p w14:paraId="5190AB9B" w14:textId="38163B1A" w:rsidR="66D22960" w:rsidRPr="007E7298" w:rsidRDefault="66D22960" w:rsidP="00ED2608">
      <w:pPr>
        <w:rPr>
          <w:highlight w:val="yellow"/>
        </w:rPr>
      </w:pPr>
      <w:r w:rsidRPr="007E7298">
        <w:rPr>
          <w:rFonts w:ascii="Century Gothic" w:eastAsia="Century Gothic" w:hAnsi="Century Gothic" w:cs="Century Gothic"/>
          <w:highlight w:val="yellow"/>
        </w:rPr>
        <w:t xml:space="preserve">SELECT DISTINCT billing_group_id, </w:t>
      </w:r>
    </w:p>
    <w:p w14:paraId="1248E957" w14:textId="0F8C868D" w:rsidR="66D22960" w:rsidRPr="007E7298" w:rsidRDefault="66D22960" w:rsidP="00ED2608">
      <w:pPr>
        <w:rPr>
          <w:highlight w:val="yellow"/>
        </w:rPr>
      </w:pPr>
      <w:r w:rsidRPr="007E7298">
        <w:rPr>
          <w:rFonts w:ascii="Century Gothic" w:eastAsia="Century Gothic" w:hAnsi="Century Gothic" w:cs="Century Gothic"/>
          <w:highlight w:val="yellow"/>
        </w:rPr>
        <w:t xml:space="preserve">CASE WHEN ( TRIM(bill_lvl_2) IS NOT NULL AND bill_lvl_3 IS NULL AND bill_lvl_4 IS NULL ) </w:t>
      </w:r>
    </w:p>
    <w:p w14:paraId="65294EB7" w14:textId="3B5627FD" w:rsidR="66D22960" w:rsidRPr="007E7298" w:rsidRDefault="66D22960" w:rsidP="00ED2608">
      <w:pPr>
        <w:rPr>
          <w:highlight w:val="yellow"/>
        </w:rPr>
      </w:pPr>
      <w:r w:rsidRPr="007E7298">
        <w:rPr>
          <w:rFonts w:ascii="Century Gothic" w:eastAsia="Century Gothic" w:hAnsi="Century Gothic" w:cs="Century Gothic"/>
          <w:highlight w:val="yellow"/>
        </w:rPr>
        <w:t xml:space="preserve">THEN 'CARRIER' </w:t>
      </w:r>
    </w:p>
    <w:p w14:paraId="5F3885A7" w14:textId="6DC28E5B" w:rsidR="66D22960" w:rsidRPr="007E7298" w:rsidRDefault="66D22960" w:rsidP="00ED2608">
      <w:pPr>
        <w:rPr>
          <w:highlight w:val="yellow"/>
        </w:rPr>
      </w:pPr>
      <w:r w:rsidRPr="007E7298">
        <w:rPr>
          <w:rFonts w:ascii="Century Gothic" w:eastAsia="Century Gothic" w:hAnsi="Century Gothic" w:cs="Century Gothic"/>
          <w:highlight w:val="yellow"/>
        </w:rPr>
        <w:t>WHEN ( TRIM(bill_lvl_</w:t>
      </w:r>
      <w:del w:id="1106" w:author="Ramachandran Ananthapadmanabhan" w:date="2025-10-03T21:38:00Z" w16du:dateUtc="2025-10-03T16:08:00Z">
        <w:r w:rsidRPr="007E7298">
          <w:rPr>
            <w:rFonts w:ascii="Century Gothic" w:eastAsia="Century Gothic" w:hAnsi="Century Gothic" w:cs="Century Gothic"/>
            <w:highlight w:val="yellow"/>
          </w:rPr>
          <w:delText>2</w:delText>
        </w:r>
      </w:del>
      <w:r w:rsidRPr="007E7298">
        <w:rPr>
          <w:rFonts w:ascii="Century Gothic" w:eastAsia="Century Gothic" w:hAnsi="Century Gothic" w:cs="Century Gothic"/>
          <w:highlight w:val="yellow"/>
        </w:rPr>
        <w:t>) IS NOT NULL AND bill_lvl_</w:t>
      </w:r>
      <w:r w:rsidRPr="007E7298" w:rsidDel="008C633F">
        <w:rPr>
          <w:rFonts w:ascii="Century Gothic" w:eastAsia="Century Gothic" w:hAnsi="Century Gothic" w:cs="Century Gothic"/>
          <w:highlight w:val="yellow"/>
        </w:rPr>
        <w:t>3</w:t>
      </w:r>
      <w:r w:rsidRPr="007E7298">
        <w:rPr>
          <w:rFonts w:ascii="Century Gothic" w:eastAsia="Century Gothic" w:hAnsi="Century Gothic" w:cs="Century Gothic"/>
          <w:highlight w:val="yellow"/>
        </w:rPr>
        <w:t xml:space="preserve"> IS NOT NULL AND bill_lvl_4 IS NULL ) </w:t>
      </w:r>
    </w:p>
    <w:p w14:paraId="22B62B52" w14:textId="42CAB742" w:rsidR="66D22960" w:rsidRPr="007E7298" w:rsidRDefault="66D22960" w:rsidP="00ED2608">
      <w:pPr>
        <w:rPr>
          <w:highlight w:val="yellow"/>
        </w:rPr>
      </w:pPr>
      <w:r w:rsidRPr="007E7298">
        <w:rPr>
          <w:rFonts w:ascii="Century Gothic" w:eastAsia="Century Gothic" w:hAnsi="Century Gothic" w:cs="Century Gothic"/>
          <w:highlight w:val="yellow"/>
        </w:rPr>
        <w:t xml:space="preserve">THEN 'ACCOUNT' </w:t>
      </w:r>
    </w:p>
    <w:p w14:paraId="4F504E53" w14:textId="50C048BA" w:rsidR="66D22960" w:rsidRPr="007E7298" w:rsidRDefault="66D22960" w:rsidP="00ED2608">
      <w:pPr>
        <w:rPr>
          <w:highlight w:val="yellow"/>
        </w:rPr>
      </w:pPr>
      <w:r w:rsidRPr="007E7298">
        <w:rPr>
          <w:rFonts w:ascii="Century Gothic" w:eastAsia="Century Gothic" w:hAnsi="Century Gothic" w:cs="Century Gothic"/>
          <w:highlight w:val="yellow"/>
        </w:rPr>
        <w:t xml:space="preserve">WHEN ( TRIM(bill_lvl_2) IS NOT NULL AND bill_lvl_3 IS NOT NULL AND bill_lvl_4 IS NOT NULL ) </w:t>
      </w:r>
    </w:p>
    <w:p w14:paraId="42B44FDC" w14:textId="5B28204E" w:rsidR="66D22960" w:rsidRPr="007E7298" w:rsidRDefault="66D22960" w:rsidP="00ED2608">
      <w:pPr>
        <w:rPr>
          <w:highlight w:val="yellow"/>
        </w:rPr>
      </w:pPr>
      <w:r w:rsidRPr="007E7298">
        <w:rPr>
          <w:rFonts w:ascii="Century Gothic" w:eastAsia="Century Gothic" w:hAnsi="Century Gothic" w:cs="Century Gothic"/>
          <w:highlight w:val="yellow"/>
        </w:rPr>
        <w:t xml:space="preserve">THEN 'GROUP' END AS lvl </w:t>
      </w:r>
    </w:p>
    <w:p w14:paraId="0882F139" w14:textId="49B01624" w:rsidR="66D22960" w:rsidRPr="007E7298" w:rsidRDefault="66D22960" w:rsidP="00ED2608">
      <w:pPr>
        <w:rPr>
          <w:highlight w:val="yellow"/>
        </w:rPr>
      </w:pPr>
      <w:r w:rsidRPr="007E7298">
        <w:rPr>
          <w:rFonts w:ascii="Century Gothic" w:eastAsia="Century Gothic" w:hAnsi="Century Gothic" w:cs="Century Gothic"/>
          <w:highlight w:val="yellow"/>
        </w:rPr>
        <w:t xml:space="preserve">FROM c1_bill_lvl </w:t>
      </w:r>
    </w:p>
    <w:p w14:paraId="71F37D08" w14:textId="76EEFB35" w:rsidR="66D22960" w:rsidRDefault="66D22960" w:rsidP="00ED2608">
      <w:r w:rsidRPr="007E7298">
        <w:rPr>
          <w:rFonts w:ascii="Century Gothic" w:eastAsia="Century Gothic" w:hAnsi="Century Gothic" w:cs="Century Gothic"/>
          <w:highlight w:val="yellow"/>
        </w:rPr>
        <w:t>WHERE</w:t>
      </w:r>
      <w:ins w:id="1107" w:author="Ramachandran Ananthapadmanabhan" w:date="2025-10-03T21:44:00Z" w16du:dateUtc="2025-10-03T16:14:00Z">
        <w:r w:rsidR="00102D93">
          <w:rPr>
            <w:rFonts w:ascii="Century Gothic" w:eastAsia="Century Gothic" w:hAnsi="Century Gothic" w:cs="Century Gothic"/>
            <w:highlight w:val="yellow"/>
          </w:rPr>
          <w:t xml:space="preserve"> rownum=1 and </w:t>
        </w:r>
      </w:ins>
      <w:r w:rsidRPr="007E7298">
        <w:rPr>
          <w:rFonts w:ascii="Century Gothic" w:eastAsia="Century Gothic" w:hAnsi="Century Gothic" w:cs="Century Gothic"/>
          <w:highlight w:val="yellow"/>
        </w:rPr>
        <w:t xml:space="preserve"> bo_status_cd = 'ACTIVE' AND bill_lvl_1 = 'CLAIM' AND </w:t>
      </w:r>
      <w:r w:rsidR="00612363" w:rsidRPr="007E7298">
        <w:rPr>
          <w:rFonts w:ascii="Century Gothic" w:eastAsia="Century Gothic" w:hAnsi="Century Gothic" w:cs="Century Gothic"/>
          <w:highlight w:val="yellow"/>
        </w:rPr>
        <w:t>parent_per_id =:</w:t>
      </w:r>
      <w:r w:rsidR="00586591" w:rsidRPr="007E7298">
        <w:rPr>
          <w:rFonts w:ascii="Century Gothic" w:eastAsia="Century Gothic" w:hAnsi="Century Gothic" w:cs="Century Gothic"/>
          <w:highlight w:val="yellow"/>
        </w:rPr>
        <w:t>parent_Person</w:t>
      </w:r>
      <w:r w:rsidRPr="007E7298">
        <w:rPr>
          <w:rFonts w:ascii="Century Gothic" w:eastAsia="Century Gothic" w:hAnsi="Century Gothic" w:cs="Century Gothic"/>
          <w:highlight w:val="yellow"/>
        </w:rPr>
        <w:t>;</w:t>
      </w:r>
    </w:p>
    <w:p w14:paraId="2E5D22A5" w14:textId="23E6D140" w:rsidR="21BAFAFF" w:rsidRDefault="21BAFAFF" w:rsidP="00ED2608">
      <w:pPr>
        <w:spacing w:before="240" w:after="120"/>
        <w:rPr>
          <w:rFonts w:ascii="Century Gothic" w:eastAsia="Century Gothic" w:hAnsi="Century Gothic" w:cs="Century Gothic"/>
        </w:rPr>
      </w:pPr>
    </w:p>
    <w:p w14:paraId="7F5DBE1A" w14:textId="77777777" w:rsidR="004A6CDE" w:rsidRDefault="004A6CDE" w:rsidP="00ED2608">
      <w:pPr>
        <w:spacing w:before="240" w:after="120"/>
        <w:rPr>
          <w:rFonts w:ascii="Century Gothic" w:eastAsia="Century Gothic" w:hAnsi="Century Gothic" w:cs="Century Gothic"/>
        </w:rPr>
      </w:pPr>
      <w:r w:rsidRPr="203768D1">
        <w:rPr>
          <w:rFonts w:ascii="Century Gothic" w:eastAsia="Century Gothic" w:hAnsi="Century Gothic" w:cs="Century Gothic"/>
        </w:rPr>
        <w:t>Based on where the billing is happening, statement consolidation can happen at different levels.</w:t>
      </w:r>
    </w:p>
    <w:p w14:paraId="4A52F53D" w14:textId="77777777" w:rsidR="004A6CDE" w:rsidRDefault="004A6CDE" w:rsidP="00ED2608">
      <w:pPr>
        <w:spacing w:before="240" w:after="120" w:line="259" w:lineRule="auto"/>
        <w:rPr>
          <w:rFonts w:ascii="Century Gothic" w:eastAsia="Century Gothic" w:hAnsi="Century Gothic" w:cs="Century Gothic"/>
        </w:rPr>
      </w:pPr>
      <w:r w:rsidRPr="203768D1">
        <w:rPr>
          <w:rFonts w:ascii="Century Gothic" w:eastAsia="Century Gothic" w:hAnsi="Century Gothic" w:cs="Century Gothic"/>
        </w:rPr>
        <w:t>Possible combinations -</w:t>
      </w:r>
    </w:p>
    <w:tbl>
      <w:tblPr>
        <w:tblStyle w:val="TableGrid"/>
        <w:tblW w:w="0" w:type="auto"/>
        <w:tblLayout w:type="fixed"/>
        <w:tblLook w:val="06A0" w:firstRow="1" w:lastRow="0" w:firstColumn="1" w:lastColumn="0" w:noHBand="1" w:noVBand="1"/>
      </w:tblPr>
      <w:tblGrid>
        <w:gridCol w:w="2700"/>
        <w:gridCol w:w="2700"/>
        <w:gridCol w:w="2700"/>
        <w:gridCol w:w="2700"/>
      </w:tblGrid>
      <w:tr w:rsidR="004A6CDE" w14:paraId="785124DB" w14:textId="77777777" w:rsidTr="00640E2A">
        <w:trPr>
          <w:trHeight w:val="300"/>
        </w:trPr>
        <w:tc>
          <w:tcPr>
            <w:tcW w:w="2700" w:type="dxa"/>
            <w:shd w:val="clear" w:color="auto" w:fill="A6A6A6" w:themeFill="background1" w:themeFillShade="A6"/>
          </w:tcPr>
          <w:p w14:paraId="6B97007F" w14:textId="77777777" w:rsidR="004A6CDE" w:rsidRDefault="004A6CDE" w:rsidP="00ED2608">
            <w:pPr>
              <w:rPr>
                <w:rFonts w:ascii="Century Gothic" w:eastAsia="Century Gothic" w:hAnsi="Century Gothic" w:cs="Century Gothic"/>
                <w:b/>
                <w:bCs/>
              </w:rPr>
            </w:pPr>
            <w:r w:rsidRPr="203768D1">
              <w:rPr>
                <w:rFonts w:ascii="Century Gothic" w:eastAsia="Century Gothic" w:hAnsi="Century Gothic" w:cs="Century Gothic"/>
                <w:b/>
                <w:bCs/>
              </w:rPr>
              <w:t>Billing Level</w:t>
            </w:r>
          </w:p>
        </w:tc>
        <w:tc>
          <w:tcPr>
            <w:tcW w:w="2700" w:type="dxa"/>
            <w:shd w:val="clear" w:color="auto" w:fill="A6A6A6" w:themeFill="background1" w:themeFillShade="A6"/>
          </w:tcPr>
          <w:p w14:paraId="1AFAF217" w14:textId="77777777" w:rsidR="004A6CDE" w:rsidRDefault="004A6CDE" w:rsidP="00ED2608">
            <w:pPr>
              <w:rPr>
                <w:rFonts w:ascii="Century Gothic" w:eastAsia="Century Gothic" w:hAnsi="Century Gothic" w:cs="Century Gothic"/>
                <w:b/>
                <w:bCs/>
              </w:rPr>
            </w:pPr>
            <w:r w:rsidRPr="203768D1">
              <w:rPr>
                <w:rFonts w:ascii="Century Gothic" w:eastAsia="Century Gothic" w:hAnsi="Century Gothic" w:cs="Century Gothic"/>
                <w:b/>
                <w:bCs/>
              </w:rPr>
              <w:t>Account level</w:t>
            </w:r>
          </w:p>
        </w:tc>
        <w:tc>
          <w:tcPr>
            <w:tcW w:w="2700" w:type="dxa"/>
            <w:shd w:val="clear" w:color="auto" w:fill="A6A6A6" w:themeFill="background1" w:themeFillShade="A6"/>
          </w:tcPr>
          <w:p w14:paraId="282609D7" w14:textId="77777777" w:rsidR="004A6CDE" w:rsidRDefault="004A6CDE" w:rsidP="00ED2608">
            <w:pPr>
              <w:rPr>
                <w:rFonts w:ascii="Century Gothic" w:eastAsia="Century Gothic" w:hAnsi="Century Gothic" w:cs="Century Gothic"/>
                <w:b/>
                <w:bCs/>
              </w:rPr>
            </w:pPr>
            <w:r w:rsidRPr="203768D1">
              <w:rPr>
                <w:rFonts w:ascii="Century Gothic" w:eastAsia="Century Gothic" w:hAnsi="Century Gothic" w:cs="Century Gothic"/>
                <w:b/>
                <w:bCs/>
              </w:rPr>
              <w:t>Carrier level</w:t>
            </w:r>
          </w:p>
        </w:tc>
        <w:tc>
          <w:tcPr>
            <w:tcW w:w="2700" w:type="dxa"/>
            <w:shd w:val="clear" w:color="auto" w:fill="A6A6A6" w:themeFill="background1" w:themeFillShade="A6"/>
          </w:tcPr>
          <w:p w14:paraId="56543A65" w14:textId="77777777" w:rsidR="004A6CDE" w:rsidRDefault="004A6CDE" w:rsidP="00ED2608">
            <w:pPr>
              <w:rPr>
                <w:rFonts w:ascii="Century Gothic" w:eastAsia="Century Gothic" w:hAnsi="Century Gothic" w:cs="Century Gothic"/>
                <w:b/>
                <w:bCs/>
              </w:rPr>
            </w:pPr>
            <w:r w:rsidRPr="203768D1">
              <w:rPr>
                <w:rFonts w:ascii="Century Gothic" w:eastAsia="Century Gothic" w:hAnsi="Century Gothic" w:cs="Century Gothic"/>
                <w:b/>
                <w:bCs/>
              </w:rPr>
              <w:t>Parent (Client) level</w:t>
            </w:r>
          </w:p>
        </w:tc>
      </w:tr>
      <w:tr w:rsidR="004A6CDE" w14:paraId="768C4208" w14:textId="77777777" w:rsidTr="00640E2A">
        <w:trPr>
          <w:trHeight w:val="300"/>
        </w:trPr>
        <w:tc>
          <w:tcPr>
            <w:tcW w:w="2700" w:type="dxa"/>
          </w:tcPr>
          <w:p w14:paraId="5BFFE28A"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Group level</w:t>
            </w:r>
          </w:p>
        </w:tc>
        <w:tc>
          <w:tcPr>
            <w:tcW w:w="2700" w:type="dxa"/>
          </w:tcPr>
          <w:p w14:paraId="02A2A114"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Yes</w:t>
            </w:r>
          </w:p>
        </w:tc>
        <w:tc>
          <w:tcPr>
            <w:tcW w:w="2700" w:type="dxa"/>
          </w:tcPr>
          <w:p w14:paraId="340A20AF"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Yes</w:t>
            </w:r>
          </w:p>
        </w:tc>
        <w:tc>
          <w:tcPr>
            <w:tcW w:w="2700" w:type="dxa"/>
          </w:tcPr>
          <w:p w14:paraId="039497B2" w14:textId="1B890617" w:rsidR="004A6CDE" w:rsidRDefault="000A2A2E" w:rsidP="00ED2608">
            <w:pPr>
              <w:rPr>
                <w:rFonts w:ascii="Century Gothic" w:eastAsia="Century Gothic" w:hAnsi="Century Gothic" w:cs="Century Gothic"/>
              </w:rPr>
            </w:pPr>
            <w:r>
              <w:rPr>
                <w:rFonts w:ascii="Century Gothic" w:eastAsia="Century Gothic" w:hAnsi="Century Gothic" w:cs="Century Gothic"/>
              </w:rPr>
              <w:t>No</w:t>
            </w:r>
          </w:p>
        </w:tc>
      </w:tr>
      <w:tr w:rsidR="004A6CDE" w14:paraId="68B43B05" w14:textId="77777777" w:rsidTr="00640E2A">
        <w:trPr>
          <w:trHeight w:val="300"/>
        </w:trPr>
        <w:tc>
          <w:tcPr>
            <w:tcW w:w="2700" w:type="dxa"/>
          </w:tcPr>
          <w:p w14:paraId="7DCE19D9"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Account Level</w:t>
            </w:r>
          </w:p>
        </w:tc>
        <w:tc>
          <w:tcPr>
            <w:tcW w:w="2700" w:type="dxa"/>
          </w:tcPr>
          <w:p w14:paraId="66C29E3A"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No</w:t>
            </w:r>
          </w:p>
        </w:tc>
        <w:tc>
          <w:tcPr>
            <w:tcW w:w="2700" w:type="dxa"/>
          </w:tcPr>
          <w:p w14:paraId="533D15C6"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Yes</w:t>
            </w:r>
          </w:p>
        </w:tc>
        <w:tc>
          <w:tcPr>
            <w:tcW w:w="2700" w:type="dxa"/>
          </w:tcPr>
          <w:p w14:paraId="69792CB0" w14:textId="6D567EC1" w:rsidR="004A6CDE" w:rsidRDefault="000A2A2E" w:rsidP="00ED2608">
            <w:pPr>
              <w:rPr>
                <w:rFonts w:ascii="Century Gothic" w:eastAsia="Century Gothic" w:hAnsi="Century Gothic" w:cs="Century Gothic"/>
              </w:rPr>
            </w:pPr>
            <w:r>
              <w:rPr>
                <w:rFonts w:ascii="Century Gothic" w:eastAsia="Century Gothic" w:hAnsi="Century Gothic" w:cs="Century Gothic"/>
              </w:rPr>
              <w:t>No</w:t>
            </w:r>
          </w:p>
        </w:tc>
      </w:tr>
      <w:tr w:rsidR="004A6CDE" w14:paraId="03E82DB1" w14:textId="77777777" w:rsidTr="00640E2A">
        <w:trPr>
          <w:trHeight w:val="300"/>
        </w:trPr>
        <w:tc>
          <w:tcPr>
            <w:tcW w:w="2700" w:type="dxa"/>
          </w:tcPr>
          <w:p w14:paraId="65491BE9"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Carrier Level</w:t>
            </w:r>
          </w:p>
        </w:tc>
        <w:tc>
          <w:tcPr>
            <w:tcW w:w="2700" w:type="dxa"/>
          </w:tcPr>
          <w:p w14:paraId="40C0A577"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No</w:t>
            </w:r>
          </w:p>
        </w:tc>
        <w:tc>
          <w:tcPr>
            <w:tcW w:w="2700" w:type="dxa"/>
          </w:tcPr>
          <w:p w14:paraId="3998AEAE"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No</w:t>
            </w:r>
          </w:p>
        </w:tc>
        <w:tc>
          <w:tcPr>
            <w:tcW w:w="2700" w:type="dxa"/>
          </w:tcPr>
          <w:p w14:paraId="31722AFE"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Yes</w:t>
            </w:r>
          </w:p>
        </w:tc>
      </w:tr>
    </w:tbl>
    <w:p w14:paraId="7D2D837D" w14:textId="77777777" w:rsidR="004A6CDE" w:rsidRDefault="004A6CDE" w:rsidP="00ED2608">
      <w:pPr>
        <w:spacing w:before="240" w:after="120"/>
        <w:rPr>
          <w:rFonts w:ascii="Century Gothic" w:eastAsia="Century Gothic" w:hAnsi="Century Gothic" w:cs="Century Gothic"/>
        </w:rPr>
      </w:pPr>
      <w:r w:rsidRPr="203768D1">
        <w:rPr>
          <w:rFonts w:ascii="Century Gothic" w:eastAsia="Century Gothic" w:hAnsi="Century Gothic" w:cs="Century Gothic"/>
        </w:rPr>
        <w:t xml:space="preserve"> </w:t>
      </w:r>
    </w:p>
    <w:p w14:paraId="561A4859" w14:textId="77777777" w:rsidR="004A6CDE" w:rsidRDefault="004A6CDE" w:rsidP="00ED2608">
      <w:pPr>
        <w:spacing w:before="240" w:after="120"/>
      </w:pPr>
      <w:r w:rsidRPr="203768D1">
        <w:rPr>
          <w:rFonts w:ascii="Century Gothic" w:eastAsia="Century Gothic" w:hAnsi="Century Gothic" w:cs="Century Gothic"/>
        </w:rPr>
        <w:t>Along with consolidated statements, we also need to include individual PDF’s</w:t>
      </w:r>
    </w:p>
    <w:p w14:paraId="49565493" w14:textId="77777777" w:rsidR="004A6CDE" w:rsidRDefault="004A6CDE" w:rsidP="00ED2608">
      <w:pPr>
        <w:spacing w:before="240" w:after="120"/>
        <w:rPr>
          <w:rFonts w:ascii="Century Gothic" w:eastAsia="Century Gothic" w:hAnsi="Century Gothic" w:cs="Century Gothic"/>
        </w:rPr>
      </w:pPr>
      <w:r w:rsidRPr="203768D1">
        <w:rPr>
          <w:rFonts w:ascii="Century Gothic" w:eastAsia="Century Gothic" w:hAnsi="Century Gothic" w:cs="Century Gothic"/>
        </w:rPr>
        <w:t>Possible combinations -</w:t>
      </w:r>
    </w:p>
    <w:tbl>
      <w:tblPr>
        <w:tblStyle w:val="TableGrid"/>
        <w:tblW w:w="0" w:type="auto"/>
        <w:tblLayout w:type="fixed"/>
        <w:tblLook w:val="06A0" w:firstRow="1" w:lastRow="0" w:firstColumn="1" w:lastColumn="0" w:noHBand="1" w:noVBand="1"/>
      </w:tblPr>
      <w:tblGrid>
        <w:gridCol w:w="2596"/>
        <w:gridCol w:w="2663"/>
      </w:tblGrid>
      <w:tr w:rsidR="004A6CDE" w14:paraId="57B44ABA" w14:textId="77777777" w:rsidTr="00640E2A">
        <w:trPr>
          <w:trHeight w:val="300"/>
        </w:trPr>
        <w:tc>
          <w:tcPr>
            <w:tcW w:w="2596" w:type="dxa"/>
            <w:shd w:val="clear" w:color="auto" w:fill="A6A6A6" w:themeFill="background1" w:themeFillShade="A6"/>
          </w:tcPr>
          <w:p w14:paraId="0FF767DE"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Billing Level</w:t>
            </w:r>
          </w:p>
        </w:tc>
        <w:tc>
          <w:tcPr>
            <w:tcW w:w="2663" w:type="dxa"/>
            <w:shd w:val="clear" w:color="auto" w:fill="A6A6A6" w:themeFill="background1" w:themeFillShade="A6"/>
          </w:tcPr>
          <w:p w14:paraId="215868AC"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Individual PDF’s</w:t>
            </w:r>
          </w:p>
        </w:tc>
      </w:tr>
      <w:tr w:rsidR="004A6CDE" w14:paraId="47DD5D21" w14:textId="77777777" w:rsidTr="00640E2A">
        <w:trPr>
          <w:trHeight w:val="300"/>
        </w:trPr>
        <w:tc>
          <w:tcPr>
            <w:tcW w:w="2596" w:type="dxa"/>
          </w:tcPr>
          <w:p w14:paraId="3AA39CE9"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Group level</w:t>
            </w:r>
          </w:p>
        </w:tc>
        <w:tc>
          <w:tcPr>
            <w:tcW w:w="2663" w:type="dxa"/>
          </w:tcPr>
          <w:p w14:paraId="31C75A3B"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Group Level PDF’s</w:t>
            </w:r>
          </w:p>
        </w:tc>
      </w:tr>
      <w:tr w:rsidR="004A6CDE" w14:paraId="3F4F2B57" w14:textId="77777777" w:rsidTr="00640E2A">
        <w:trPr>
          <w:trHeight w:val="300"/>
        </w:trPr>
        <w:tc>
          <w:tcPr>
            <w:tcW w:w="2596" w:type="dxa"/>
          </w:tcPr>
          <w:p w14:paraId="124A90B6"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Account Level</w:t>
            </w:r>
          </w:p>
        </w:tc>
        <w:tc>
          <w:tcPr>
            <w:tcW w:w="2663" w:type="dxa"/>
          </w:tcPr>
          <w:p w14:paraId="519E41CD"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Account Level PDF’s</w:t>
            </w:r>
          </w:p>
        </w:tc>
      </w:tr>
      <w:tr w:rsidR="004A6CDE" w14:paraId="7FD30D6A" w14:textId="77777777" w:rsidTr="00640E2A">
        <w:trPr>
          <w:trHeight w:val="300"/>
        </w:trPr>
        <w:tc>
          <w:tcPr>
            <w:tcW w:w="2596" w:type="dxa"/>
          </w:tcPr>
          <w:p w14:paraId="5B3E8896"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Carrier Level</w:t>
            </w:r>
          </w:p>
        </w:tc>
        <w:tc>
          <w:tcPr>
            <w:tcW w:w="2663" w:type="dxa"/>
          </w:tcPr>
          <w:p w14:paraId="090AD67C" w14:textId="77777777" w:rsidR="004A6CDE" w:rsidRDefault="004A6CDE" w:rsidP="00ED2608">
            <w:pPr>
              <w:rPr>
                <w:rFonts w:ascii="Century Gothic" w:eastAsia="Century Gothic" w:hAnsi="Century Gothic" w:cs="Century Gothic"/>
              </w:rPr>
            </w:pPr>
            <w:r w:rsidRPr="203768D1">
              <w:rPr>
                <w:rFonts w:ascii="Century Gothic" w:eastAsia="Century Gothic" w:hAnsi="Century Gothic" w:cs="Century Gothic"/>
              </w:rPr>
              <w:t>Carrier Level PDF’s</w:t>
            </w:r>
          </w:p>
        </w:tc>
      </w:tr>
    </w:tbl>
    <w:p w14:paraId="12F5F425" w14:textId="77777777" w:rsidR="00586591" w:rsidRDefault="00586591" w:rsidP="00ED2608">
      <w:pPr>
        <w:spacing w:before="240" w:after="120"/>
        <w:rPr>
          <w:rFonts w:ascii="Century Gothic" w:eastAsia="Century Gothic" w:hAnsi="Century Gothic" w:cs="Century Gothic"/>
        </w:rPr>
      </w:pPr>
    </w:p>
    <w:p w14:paraId="2E6AC347" w14:textId="77777777" w:rsidR="00586591" w:rsidRDefault="00586591" w:rsidP="00ED2608">
      <w:pPr>
        <w:spacing w:before="240" w:after="120"/>
        <w:rPr>
          <w:rFonts w:ascii="Century Gothic" w:eastAsia="Century Gothic" w:hAnsi="Century Gothic" w:cs="Century Gothic"/>
        </w:rPr>
      </w:pPr>
    </w:p>
    <w:p w14:paraId="67F81886" w14:textId="21782E7B" w:rsidR="21BAFAFF" w:rsidRDefault="004D5A32" w:rsidP="00ED2608">
      <w:pPr>
        <w:spacing w:before="240" w:after="120"/>
        <w:rPr>
          <w:rFonts w:ascii="Century Gothic" w:eastAsia="Century Gothic" w:hAnsi="Century Gothic" w:cs="Century Gothic"/>
        </w:rPr>
      </w:pPr>
      <w:r>
        <w:rPr>
          <w:rFonts w:ascii="Century Gothic" w:eastAsia="Century Gothic" w:hAnsi="Century Gothic" w:cs="Century Gothic"/>
        </w:rPr>
        <w:t>To construct consolidated page, we can use below query –</w:t>
      </w:r>
    </w:p>
    <w:p w14:paraId="0A82B4A8" w14:textId="72F059A0" w:rsidR="004D5A32" w:rsidRDefault="005C1D98" w:rsidP="00ED2608">
      <w:pPr>
        <w:spacing w:before="240" w:after="120"/>
        <w:rPr>
          <w:rFonts w:ascii="Century Gothic" w:eastAsia="Century Gothic" w:hAnsi="Century Gothic" w:cs="Century Gothic"/>
        </w:rPr>
      </w:pPr>
      <w:r>
        <w:rPr>
          <w:rFonts w:ascii="Century Gothic" w:eastAsia="Century Gothic" w:hAnsi="Century Gothic" w:cs="Century Gothic"/>
        </w:rPr>
        <w:t>If bill level = ‘GROUP’ –</w:t>
      </w:r>
    </w:p>
    <w:p w14:paraId="1B1E4945" w14:textId="77777777" w:rsidR="00370582" w:rsidRPr="00370582" w:rsidRDefault="00370582" w:rsidP="00ED2608">
      <w:pPr>
        <w:rPr>
          <w:rFonts w:ascii="Century Gothic" w:eastAsia="Century Gothic" w:hAnsi="Century Gothic" w:cs="Century Gothic"/>
        </w:rPr>
      </w:pPr>
      <w:r w:rsidRPr="00370582">
        <w:rPr>
          <w:rFonts w:ascii="Century Gothic" w:eastAsia="Century Gothic" w:hAnsi="Century Gothic" w:cs="Century Gothic"/>
        </w:rPr>
        <w:t xml:space="preserve">select * from </w:t>
      </w:r>
    </w:p>
    <w:p w14:paraId="73EDA472" w14:textId="77777777" w:rsidR="00F20042" w:rsidRPr="00F20042" w:rsidRDefault="00370582" w:rsidP="00ED2608">
      <w:pPr>
        <w:rPr>
          <w:rFonts w:ascii="Century Gothic" w:eastAsia="Century Gothic" w:hAnsi="Century Gothic" w:cs="Century Gothic"/>
        </w:rPr>
      </w:pPr>
      <w:r w:rsidRPr="00370582">
        <w:rPr>
          <w:rFonts w:ascii="Century Gothic" w:eastAsia="Century Gothic" w:hAnsi="Century Gothic" w:cs="Century Gothic"/>
        </w:rPr>
        <w:t>(</w:t>
      </w:r>
      <w:r w:rsidR="00F20042" w:rsidRPr="00F20042">
        <w:rPr>
          <w:rFonts w:ascii="Century Gothic" w:eastAsia="Century Gothic" w:hAnsi="Century Gothic" w:cs="Century Gothic"/>
        </w:rPr>
        <w:t xml:space="preserve">SELECT 'INDIVIDUAL' AS CONSOLIDATION, bill_lvl_1, bill_lvl_2, bill_lvl_3, bill_lvl_4, </w:t>
      </w:r>
      <w:r w:rsidRPr="00370582">
        <w:rPr>
          <w:rFonts w:ascii="Century Gothic" w:eastAsia="Century Gothic" w:hAnsi="Century Gothic" w:cs="Century Gothic"/>
        </w:rPr>
        <w:t xml:space="preserve"> </w:t>
      </w:r>
      <w:r w:rsidR="00F20042" w:rsidRPr="00F20042">
        <w:rPr>
          <w:rFonts w:ascii="Century Gothic" w:eastAsia="Century Gothic" w:hAnsi="Century Gothic" w:cs="Century Gothic"/>
        </w:rPr>
        <w:t xml:space="preserve">count(1) </w:t>
      </w:r>
      <w:r w:rsidRPr="00370582">
        <w:rPr>
          <w:rFonts w:ascii="Century Gothic" w:eastAsia="Century Gothic" w:hAnsi="Century Gothic" w:cs="Century Gothic"/>
        </w:rPr>
        <w:t xml:space="preserve"> </w:t>
      </w:r>
    </w:p>
    <w:p w14:paraId="7ECA9515" w14:textId="77777777" w:rsidR="00F20042" w:rsidRPr="00F20042" w:rsidRDefault="00F20042" w:rsidP="00ED2608">
      <w:pPr>
        <w:rPr>
          <w:rFonts w:ascii="Century Gothic" w:eastAsia="Century Gothic" w:hAnsi="Century Gothic" w:cs="Century Gothic"/>
        </w:rPr>
      </w:pPr>
      <w:r w:rsidRPr="00F20042">
        <w:rPr>
          <w:rFonts w:ascii="Century Gothic" w:eastAsia="Century Gothic" w:hAnsi="Century Gothic" w:cs="Century Gothic"/>
        </w:rPr>
        <w:t xml:space="preserve">FROM C1_BILL_LVL where bill_lvl_1 = 'CLAIM' and parent_per_id = </w:t>
      </w:r>
      <w:r w:rsidR="00370582" w:rsidRPr="00370582">
        <w:rPr>
          <w:rFonts w:ascii="Century Gothic" w:eastAsia="Century Gothic" w:hAnsi="Century Gothic" w:cs="Century Gothic"/>
        </w:rPr>
        <w:t xml:space="preserve">'3080257458' </w:t>
      </w:r>
      <w:r w:rsidRPr="00F20042">
        <w:rPr>
          <w:rFonts w:ascii="Century Gothic" w:eastAsia="Century Gothic" w:hAnsi="Century Gothic" w:cs="Century Gothic"/>
        </w:rPr>
        <w:t xml:space="preserve"> </w:t>
      </w:r>
    </w:p>
    <w:p w14:paraId="3CC64795" w14:textId="77777777" w:rsidR="00F20042" w:rsidRPr="00F20042" w:rsidRDefault="00F20042" w:rsidP="00ED2608">
      <w:pPr>
        <w:rPr>
          <w:rFonts w:ascii="Century Gothic" w:eastAsia="Century Gothic" w:hAnsi="Century Gothic" w:cs="Century Gothic"/>
        </w:rPr>
      </w:pPr>
      <w:r w:rsidRPr="00F20042">
        <w:rPr>
          <w:rFonts w:ascii="Century Gothic" w:eastAsia="Century Gothic" w:hAnsi="Century Gothic" w:cs="Century Gothic"/>
        </w:rPr>
        <w:t>group by bill_lvl_1, bill_lvl_2, bill_lvl_3, bill_lvl_4</w:t>
      </w:r>
    </w:p>
    <w:p w14:paraId="1DB4E9D6" w14:textId="77777777" w:rsidR="00370582" w:rsidRPr="00370582" w:rsidRDefault="00370582" w:rsidP="00ED2608">
      <w:pPr>
        <w:rPr>
          <w:rFonts w:ascii="Century Gothic" w:eastAsia="Century Gothic" w:hAnsi="Century Gothic" w:cs="Century Gothic"/>
        </w:rPr>
      </w:pPr>
      <w:r w:rsidRPr="00370582">
        <w:rPr>
          <w:rFonts w:ascii="Century Gothic" w:eastAsia="Century Gothic" w:hAnsi="Century Gothic" w:cs="Century Gothic"/>
        </w:rPr>
        <w:t xml:space="preserve">UNION </w:t>
      </w:r>
    </w:p>
    <w:p w14:paraId="407B6DE4" w14:textId="77777777" w:rsidR="00370582" w:rsidRPr="00370582" w:rsidRDefault="00370582" w:rsidP="00ED2608">
      <w:pPr>
        <w:rPr>
          <w:rFonts w:ascii="Century Gothic" w:eastAsia="Century Gothic" w:hAnsi="Century Gothic" w:cs="Century Gothic"/>
        </w:rPr>
      </w:pPr>
      <w:r w:rsidRPr="00370582">
        <w:rPr>
          <w:rFonts w:ascii="Century Gothic" w:eastAsia="Century Gothic" w:hAnsi="Century Gothic" w:cs="Century Gothic"/>
        </w:rPr>
        <w:t xml:space="preserve">-- acct level </w:t>
      </w:r>
    </w:p>
    <w:p w14:paraId="5A3391AD" w14:textId="77777777" w:rsidR="00F20042" w:rsidRPr="00F20042" w:rsidRDefault="00F20042" w:rsidP="00ED2608">
      <w:pPr>
        <w:rPr>
          <w:rFonts w:ascii="Century Gothic" w:eastAsia="Century Gothic" w:hAnsi="Century Gothic" w:cs="Century Gothic"/>
        </w:rPr>
      </w:pPr>
      <w:r w:rsidRPr="00F20042">
        <w:rPr>
          <w:rFonts w:ascii="Century Gothic" w:eastAsia="Century Gothic" w:hAnsi="Century Gothic" w:cs="Century Gothic"/>
        </w:rPr>
        <w:t xml:space="preserve">SELECT 'CONSOLIDATED - ALL GROUPS' AS CONSOLIDATION, bill_lvl_1, bill_lvl_2, bill_lvl_3, '', count(1) </w:t>
      </w:r>
      <w:r w:rsidR="00370582" w:rsidRPr="00370582">
        <w:rPr>
          <w:rFonts w:ascii="Century Gothic" w:eastAsia="Century Gothic" w:hAnsi="Century Gothic" w:cs="Century Gothic"/>
        </w:rPr>
        <w:t xml:space="preserve"> </w:t>
      </w:r>
    </w:p>
    <w:p w14:paraId="07688F7D" w14:textId="77777777" w:rsidR="00F20042" w:rsidRPr="00F20042" w:rsidRDefault="00F20042" w:rsidP="00ED2608">
      <w:pPr>
        <w:rPr>
          <w:rFonts w:ascii="Century Gothic" w:eastAsia="Century Gothic" w:hAnsi="Century Gothic" w:cs="Century Gothic"/>
        </w:rPr>
      </w:pPr>
      <w:r w:rsidRPr="00F20042">
        <w:rPr>
          <w:rFonts w:ascii="Century Gothic" w:eastAsia="Century Gothic" w:hAnsi="Century Gothic" w:cs="Century Gothic"/>
        </w:rPr>
        <w:t xml:space="preserve">FROM C1_BILL_LVL where bill_lvl_1 = 'CLAIM' and parent_per_id = </w:t>
      </w:r>
      <w:r w:rsidR="00370582" w:rsidRPr="00370582">
        <w:rPr>
          <w:rFonts w:ascii="Century Gothic" w:eastAsia="Century Gothic" w:hAnsi="Century Gothic" w:cs="Century Gothic"/>
        </w:rPr>
        <w:t xml:space="preserve">'3080257458'  </w:t>
      </w:r>
      <w:r w:rsidRPr="00F20042">
        <w:rPr>
          <w:rFonts w:ascii="Century Gothic" w:eastAsia="Century Gothic" w:hAnsi="Century Gothic" w:cs="Century Gothic"/>
        </w:rPr>
        <w:t xml:space="preserve"> </w:t>
      </w:r>
    </w:p>
    <w:p w14:paraId="515568A1" w14:textId="77777777" w:rsidR="00370582" w:rsidRPr="00370582" w:rsidRDefault="00370582" w:rsidP="00ED2608">
      <w:pPr>
        <w:rPr>
          <w:rFonts w:ascii="Century Gothic" w:eastAsia="Century Gothic" w:hAnsi="Century Gothic" w:cs="Century Gothic"/>
        </w:rPr>
      </w:pPr>
      <w:r w:rsidRPr="00370582">
        <w:rPr>
          <w:rFonts w:ascii="Century Gothic" w:eastAsia="Century Gothic" w:hAnsi="Century Gothic" w:cs="Century Gothic"/>
        </w:rPr>
        <w:t xml:space="preserve">group by bill_lvl_1, bill_lvl_2, bill_lvl_3 </w:t>
      </w:r>
    </w:p>
    <w:p w14:paraId="549BC77F" w14:textId="77777777" w:rsidR="00370582" w:rsidRPr="00370582" w:rsidRDefault="00370582" w:rsidP="00ED2608">
      <w:pPr>
        <w:rPr>
          <w:rFonts w:ascii="Century Gothic" w:eastAsia="Century Gothic" w:hAnsi="Century Gothic" w:cs="Century Gothic"/>
        </w:rPr>
      </w:pPr>
      <w:r w:rsidRPr="00370582">
        <w:rPr>
          <w:rFonts w:ascii="Century Gothic" w:eastAsia="Century Gothic" w:hAnsi="Century Gothic" w:cs="Century Gothic"/>
        </w:rPr>
        <w:t xml:space="preserve">UNION </w:t>
      </w:r>
    </w:p>
    <w:p w14:paraId="77413943" w14:textId="77777777" w:rsidR="00370582" w:rsidRPr="00370582" w:rsidRDefault="00370582" w:rsidP="00ED2608">
      <w:pPr>
        <w:rPr>
          <w:rFonts w:ascii="Century Gothic" w:eastAsia="Century Gothic" w:hAnsi="Century Gothic" w:cs="Century Gothic"/>
        </w:rPr>
      </w:pPr>
      <w:r w:rsidRPr="00370582">
        <w:rPr>
          <w:rFonts w:ascii="Century Gothic" w:eastAsia="Century Gothic" w:hAnsi="Century Gothic" w:cs="Century Gothic"/>
        </w:rPr>
        <w:t xml:space="preserve">-- carrier level </w:t>
      </w:r>
    </w:p>
    <w:p w14:paraId="1C3EAF49" w14:textId="77777777" w:rsidR="00F20042" w:rsidRPr="00F20042" w:rsidRDefault="00F20042" w:rsidP="00ED2608">
      <w:pPr>
        <w:rPr>
          <w:rFonts w:ascii="Century Gothic" w:eastAsia="Century Gothic" w:hAnsi="Century Gothic" w:cs="Century Gothic"/>
        </w:rPr>
      </w:pPr>
      <w:r w:rsidRPr="00F20042">
        <w:rPr>
          <w:rFonts w:ascii="Century Gothic" w:eastAsia="Century Gothic" w:hAnsi="Century Gothic" w:cs="Century Gothic"/>
        </w:rPr>
        <w:t xml:space="preserve">SELECT 'CONSOLIDATED - ALL ACCOUNTS AND GROUPS' AS CONSOLIDATION, bill_lvl_1, bill_lvl_2, '','', count(1) </w:t>
      </w:r>
      <w:r w:rsidR="00370582" w:rsidRPr="00370582">
        <w:rPr>
          <w:rFonts w:ascii="Century Gothic" w:eastAsia="Century Gothic" w:hAnsi="Century Gothic" w:cs="Century Gothic"/>
        </w:rPr>
        <w:t xml:space="preserve"> </w:t>
      </w:r>
    </w:p>
    <w:p w14:paraId="2BD74562" w14:textId="77777777" w:rsidR="00F20042" w:rsidRPr="00F20042" w:rsidRDefault="00F20042" w:rsidP="00ED2608">
      <w:pPr>
        <w:rPr>
          <w:rFonts w:ascii="Century Gothic" w:eastAsia="Century Gothic" w:hAnsi="Century Gothic" w:cs="Century Gothic"/>
        </w:rPr>
      </w:pPr>
      <w:r w:rsidRPr="00F20042">
        <w:rPr>
          <w:rFonts w:ascii="Century Gothic" w:eastAsia="Century Gothic" w:hAnsi="Century Gothic" w:cs="Century Gothic"/>
        </w:rPr>
        <w:t xml:space="preserve">FROM C1_BILL_LVL where bill_lvl_1 = 'CLAIM' and parent_per_id = </w:t>
      </w:r>
      <w:r w:rsidR="00370582" w:rsidRPr="00370582">
        <w:rPr>
          <w:rFonts w:ascii="Century Gothic" w:eastAsia="Century Gothic" w:hAnsi="Century Gothic" w:cs="Century Gothic"/>
        </w:rPr>
        <w:t xml:space="preserve">'3080257458' </w:t>
      </w:r>
      <w:r w:rsidRPr="00F20042">
        <w:rPr>
          <w:rFonts w:ascii="Century Gothic" w:eastAsia="Century Gothic" w:hAnsi="Century Gothic" w:cs="Century Gothic"/>
        </w:rPr>
        <w:t xml:space="preserve"> </w:t>
      </w:r>
    </w:p>
    <w:p w14:paraId="7C8D8D7A" w14:textId="77777777" w:rsidR="00370582" w:rsidRPr="00370582" w:rsidRDefault="00F20042" w:rsidP="00ED2608">
      <w:pPr>
        <w:rPr>
          <w:rFonts w:ascii="Century Gothic" w:eastAsia="Century Gothic" w:hAnsi="Century Gothic" w:cs="Century Gothic"/>
        </w:rPr>
      </w:pPr>
      <w:r w:rsidRPr="00F20042">
        <w:rPr>
          <w:rFonts w:ascii="Century Gothic" w:eastAsia="Century Gothic" w:hAnsi="Century Gothic" w:cs="Century Gothic"/>
        </w:rPr>
        <w:t>group by bill_lvl_1, bill_lvl_2</w:t>
      </w:r>
      <w:r w:rsidR="00370582" w:rsidRPr="00370582">
        <w:rPr>
          <w:rFonts w:ascii="Century Gothic" w:eastAsia="Century Gothic" w:hAnsi="Century Gothic" w:cs="Century Gothic"/>
        </w:rPr>
        <w:t>)</w:t>
      </w:r>
    </w:p>
    <w:p w14:paraId="6A2B7FC2" w14:textId="5D796918" w:rsidR="005C1D98" w:rsidRDefault="00370582" w:rsidP="00ED2608">
      <w:pPr>
        <w:rPr>
          <w:ins w:id="1108" w:author="Anup Nair" w:date="2025-10-10T00:17:00Z" w16du:dateUtc="2025-10-10T04:17:00Z"/>
          <w:rFonts w:ascii="Century Gothic" w:eastAsia="Century Gothic" w:hAnsi="Century Gothic" w:cs="Century Gothic"/>
        </w:rPr>
      </w:pPr>
      <w:r w:rsidRPr="00370582">
        <w:rPr>
          <w:rFonts w:ascii="Century Gothic" w:eastAsia="Century Gothic" w:hAnsi="Century Gothic" w:cs="Century Gothic"/>
        </w:rPr>
        <w:t>order by bill_lvl_2, bill_lvl_3, bill_lvl_4</w:t>
      </w:r>
      <w:r w:rsidR="00F20042" w:rsidRPr="00F20042">
        <w:rPr>
          <w:rFonts w:ascii="Century Gothic" w:eastAsia="Century Gothic" w:hAnsi="Century Gothic" w:cs="Century Gothic"/>
        </w:rPr>
        <w:t>;</w:t>
      </w:r>
    </w:p>
    <w:p w14:paraId="0013D319" w14:textId="77777777" w:rsidR="21BAFAFF" w:rsidRDefault="21BAFAFF" w:rsidP="00ED2608">
      <w:pPr>
        <w:rPr>
          <w:rFonts w:ascii="Century Gothic" w:eastAsia="Century Gothic" w:hAnsi="Century Gothic" w:cs="Century Gothic"/>
        </w:rPr>
      </w:pPr>
    </w:p>
    <w:p w14:paraId="3F7D650E" w14:textId="3E68CFDA" w:rsidR="21BAFAFF" w:rsidRDefault="00532744" w:rsidP="00ED2608">
      <w:pPr>
        <w:spacing w:before="240" w:after="120"/>
        <w:rPr>
          <w:rFonts w:ascii="Century Gothic" w:eastAsia="Century Gothic" w:hAnsi="Century Gothic" w:cs="Century Gothic"/>
        </w:rPr>
      </w:pPr>
      <w:r>
        <w:rPr>
          <w:rFonts w:ascii="Century Gothic" w:eastAsia="Century Gothic" w:hAnsi="Century Gothic" w:cs="Century Gothic"/>
        </w:rPr>
        <w:t>Query output –</w:t>
      </w:r>
    </w:p>
    <w:p w14:paraId="1CDFF469" w14:textId="35BCA3A2" w:rsidR="00532744" w:rsidRDefault="00E54FBA" w:rsidP="00ED2608">
      <w:pPr>
        <w:spacing w:before="240" w:after="120"/>
        <w:rPr>
          <w:rFonts w:ascii="Century Gothic" w:eastAsia="Century Gothic" w:hAnsi="Century Gothic" w:cs="Century Gothic"/>
        </w:rPr>
      </w:pPr>
      <w:r w:rsidRPr="00E54FBA">
        <w:rPr>
          <w:rFonts w:ascii="Century Gothic" w:eastAsia="Century Gothic" w:hAnsi="Century Gothic" w:cs="Century Gothic"/>
          <w:noProof/>
        </w:rPr>
        <w:drawing>
          <wp:inline distT="0" distB="0" distL="0" distR="0" wp14:anchorId="20DE3BAB" wp14:editId="0634DBC8">
            <wp:extent cx="6629400" cy="889000"/>
            <wp:effectExtent l="0" t="0" r="0" b="6350"/>
            <wp:docPr id="1061033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3612" name="Picture 1" descr="A screenshot of a computer&#10;&#10;AI-generated content may be incorrect."/>
                    <pic:cNvPicPr/>
                  </pic:nvPicPr>
                  <pic:blipFill>
                    <a:blip r:embed="rId25"/>
                    <a:stretch>
                      <a:fillRect/>
                    </a:stretch>
                  </pic:blipFill>
                  <pic:spPr>
                    <a:xfrm>
                      <a:off x="0" y="0"/>
                      <a:ext cx="6629400" cy="889000"/>
                    </a:xfrm>
                    <a:prstGeom prst="rect">
                      <a:avLst/>
                    </a:prstGeom>
                  </pic:spPr>
                </pic:pic>
              </a:graphicData>
            </a:graphic>
          </wp:inline>
        </w:drawing>
      </w:r>
    </w:p>
    <w:p w14:paraId="0385A71C" w14:textId="49BD7672" w:rsidR="00532744" w:rsidRDefault="00A23A5F" w:rsidP="00ED2608">
      <w:pPr>
        <w:spacing w:before="240" w:after="120"/>
        <w:rPr>
          <w:rFonts w:ascii="Century Gothic" w:eastAsia="Century Gothic" w:hAnsi="Century Gothic" w:cs="Century Gothic"/>
        </w:rPr>
      </w:pPr>
      <w:r>
        <w:rPr>
          <w:rFonts w:ascii="Century Gothic" w:eastAsia="Century Gothic" w:hAnsi="Century Gothic" w:cs="Century Gothic"/>
        </w:rPr>
        <w:t>In above example, we will have</w:t>
      </w:r>
    </w:p>
    <w:p w14:paraId="4EA6DE85" w14:textId="1BEC400F" w:rsidR="00A23A5F" w:rsidRDefault="00A21FDC" w:rsidP="00ED2608">
      <w:pPr>
        <w:spacing w:before="240" w:after="120"/>
        <w:rPr>
          <w:rFonts w:ascii="Century Gothic" w:eastAsia="Century Gothic" w:hAnsi="Century Gothic" w:cs="Century Gothic"/>
        </w:rPr>
      </w:pPr>
      <w:r>
        <w:rPr>
          <w:rFonts w:ascii="Century Gothic" w:eastAsia="Century Gothic" w:hAnsi="Century Gothic" w:cs="Century Gothic"/>
        </w:rPr>
        <w:t>4 individual bills at group level</w:t>
      </w:r>
      <w:r w:rsidR="009F487F">
        <w:rPr>
          <w:rFonts w:ascii="Century Gothic" w:eastAsia="Century Gothic" w:hAnsi="Century Gothic" w:cs="Century Gothic"/>
        </w:rPr>
        <w:t xml:space="preserve"> (Row # </w:t>
      </w:r>
      <w:r w:rsidR="006D7DD4">
        <w:rPr>
          <w:rFonts w:ascii="Century Gothic" w:eastAsia="Century Gothic" w:hAnsi="Century Gothic" w:cs="Century Gothic"/>
        </w:rPr>
        <w:t>1</w:t>
      </w:r>
      <w:r w:rsidR="009F487F">
        <w:rPr>
          <w:rFonts w:ascii="Century Gothic" w:eastAsia="Century Gothic" w:hAnsi="Century Gothic" w:cs="Century Gothic"/>
        </w:rPr>
        <w:t>,</w:t>
      </w:r>
      <w:r w:rsidR="006D7DD4">
        <w:rPr>
          <w:rFonts w:ascii="Century Gothic" w:eastAsia="Century Gothic" w:hAnsi="Century Gothic" w:cs="Century Gothic"/>
        </w:rPr>
        <w:t>2</w:t>
      </w:r>
      <w:r w:rsidR="009F487F">
        <w:rPr>
          <w:rFonts w:ascii="Century Gothic" w:eastAsia="Century Gothic" w:hAnsi="Century Gothic" w:cs="Century Gothic"/>
        </w:rPr>
        <w:t>,</w:t>
      </w:r>
      <w:r w:rsidR="000831BB">
        <w:rPr>
          <w:rFonts w:ascii="Century Gothic" w:eastAsia="Century Gothic" w:hAnsi="Century Gothic" w:cs="Century Gothic"/>
        </w:rPr>
        <w:t>4</w:t>
      </w:r>
      <w:r w:rsidR="009F487F">
        <w:rPr>
          <w:rFonts w:ascii="Century Gothic" w:eastAsia="Century Gothic" w:hAnsi="Century Gothic" w:cs="Century Gothic"/>
        </w:rPr>
        <w:t xml:space="preserve"> and </w:t>
      </w:r>
      <w:r w:rsidR="000831BB">
        <w:rPr>
          <w:rFonts w:ascii="Century Gothic" w:eastAsia="Century Gothic" w:hAnsi="Century Gothic" w:cs="Century Gothic"/>
        </w:rPr>
        <w:t>6</w:t>
      </w:r>
      <w:r w:rsidR="009F487F">
        <w:rPr>
          <w:rFonts w:ascii="Century Gothic" w:eastAsia="Century Gothic" w:hAnsi="Century Gothic" w:cs="Century Gothic"/>
        </w:rPr>
        <w:t>)</w:t>
      </w:r>
      <w:r w:rsidR="00640E2A">
        <w:rPr>
          <w:rFonts w:ascii="Century Gothic" w:eastAsia="Century Gothic" w:hAnsi="Century Gothic" w:cs="Century Gothic"/>
        </w:rPr>
        <w:t xml:space="preserve"> - </w:t>
      </w:r>
      <w:r w:rsidR="00640E2A" w:rsidRPr="009D10EC">
        <w:rPr>
          <w:rFonts w:ascii="Century Gothic" w:eastAsia="Century Gothic" w:hAnsi="Century Gothic" w:cs="Century Gothic"/>
          <w:highlight w:val="yellow"/>
        </w:rPr>
        <w:t>get from f1_outmsg table</w:t>
      </w:r>
    </w:p>
    <w:p w14:paraId="4AF52737" w14:textId="53DCEF92" w:rsidR="00A21FDC" w:rsidRDefault="009F487F" w:rsidP="00ED2608">
      <w:pPr>
        <w:spacing w:before="240" w:after="120"/>
        <w:rPr>
          <w:rFonts w:ascii="Century Gothic" w:eastAsia="Century Gothic" w:hAnsi="Century Gothic" w:cs="Century Gothic"/>
        </w:rPr>
      </w:pPr>
      <w:r>
        <w:rPr>
          <w:rFonts w:ascii="Century Gothic" w:eastAsia="Century Gothic" w:hAnsi="Century Gothic" w:cs="Century Gothic"/>
        </w:rPr>
        <w:t xml:space="preserve">2 consolidated </w:t>
      </w:r>
      <w:r w:rsidR="00AF3F89">
        <w:rPr>
          <w:rFonts w:ascii="Century Gothic" w:eastAsia="Century Gothic" w:hAnsi="Century Gothic" w:cs="Century Gothic"/>
        </w:rPr>
        <w:t xml:space="preserve">at account level (Row # 3 and </w:t>
      </w:r>
      <w:r w:rsidR="000831BB">
        <w:rPr>
          <w:rFonts w:ascii="Century Gothic" w:eastAsia="Century Gothic" w:hAnsi="Century Gothic" w:cs="Century Gothic"/>
        </w:rPr>
        <w:t>6</w:t>
      </w:r>
      <w:r w:rsidR="00AF3F89">
        <w:rPr>
          <w:rFonts w:ascii="Century Gothic" w:eastAsia="Century Gothic" w:hAnsi="Century Gothic" w:cs="Century Gothic"/>
        </w:rPr>
        <w:t>)</w:t>
      </w:r>
      <w:r w:rsidR="00640E2A">
        <w:rPr>
          <w:rFonts w:ascii="Century Gothic" w:eastAsia="Century Gothic" w:hAnsi="Century Gothic" w:cs="Century Gothic"/>
        </w:rPr>
        <w:t xml:space="preserve"> - </w:t>
      </w:r>
      <w:r w:rsidR="00640E2A" w:rsidRPr="00640E2A">
        <w:rPr>
          <w:rFonts w:ascii="Century Gothic" w:eastAsia="Century Gothic" w:hAnsi="Century Gothic" w:cs="Century Gothic"/>
          <w:highlight w:val="yellow"/>
        </w:rPr>
        <w:t>need to build</w:t>
      </w:r>
    </w:p>
    <w:p w14:paraId="119EBED2" w14:textId="212A168A" w:rsidR="00AF3F89" w:rsidRDefault="000831BB" w:rsidP="00ED2608">
      <w:pPr>
        <w:spacing w:before="240" w:after="120"/>
        <w:rPr>
          <w:rFonts w:ascii="Century Gothic" w:eastAsia="Century Gothic" w:hAnsi="Century Gothic" w:cs="Century Gothic"/>
        </w:rPr>
      </w:pPr>
      <w:r>
        <w:rPr>
          <w:rFonts w:ascii="Century Gothic" w:eastAsia="Century Gothic" w:hAnsi="Century Gothic" w:cs="Century Gothic"/>
        </w:rPr>
        <w:t>1</w:t>
      </w:r>
      <w:r w:rsidR="00AF3F89">
        <w:rPr>
          <w:rFonts w:ascii="Century Gothic" w:eastAsia="Century Gothic" w:hAnsi="Century Gothic" w:cs="Century Gothic"/>
        </w:rPr>
        <w:t xml:space="preserve"> consolidated at </w:t>
      </w:r>
      <w:r w:rsidR="00E95439">
        <w:rPr>
          <w:rFonts w:ascii="Century Gothic" w:eastAsia="Century Gothic" w:hAnsi="Century Gothic" w:cs="Century Gothic"/>
        </w:rPr>
        <w:t>carrier</w:t>
      </w:r>
      <w:r w:rsidR="00AF3F89">
        <w:rPr>
          <w:rFonts w:ascii="Century Gothic" w:eastAsia="Century Gothic" w:hAnsi="Century Gothic" w:cs="Century Gothic"/>
        </w:rPr>
        <w:t xml:space="preserve"> level (Row # </w:t>
      </w:r>
      <w:r>
        <w:rPr>
          <w:rFonts w:ascii="Century Gothic" w:eastAsia="Century Gothic" w:hAnsi="Century Gothic" w:cs="Century Gothic"/>
        </w:rPr>
        <w:t>7</w:t>
      </w:r>
      <w:r w:rsidR="00AF3F89">
        <w:rPr>
          <w:rFonts w:ascii="Century Gothic" w:eastAsia="Century Gothic" w:hAnsi="Century Gothic" w:cs="Century Gothic"/>
        </w:rPr>
        <w:t>)</w:t>
      </w:r>
      <w:r w:rsidR="00640E2A">
        <w:rPr>
          <w:rFonts w:ascii="Century Gothic" w:eastAsia="Century Gothic" w:hAnsi="Century Gothic" w:cs="Century Gothic"/>
        </w:rPr>
        <w:t xml:space="preserve"> - </w:t>
      </w:r>
      <w:r w:rsidR="00640E2A" w:rsidRPr="00640E2A">
        <w:rPr>
          <w:rFonts w:ascii="Century Gothic" w:eastAsia="Century Gothic" w:hAnsi="Century Gothic" w:cs="Century Gothic"/>
          <w:highlight w:val="yellow"/>
        </w:rPr>
        <w:t>need to build</w:t>
      </w:r>
    </w:p>
    <w:p w14:paraId="5F0D9DB8" w14:textId="40A7ADD9" w:rsidR="007F3BDF" w:rsidRDefault="003E54F1" w:rsidP="00ED2608">
      <w:pPr>
        <w:spacing w:before="240" w:after="120"/>
        <w:rPr>
          <w:rFonts w:ascii="Century Gothic" w:eastAsia="Century Gothic" w:hAnsi="Century Gothic" w:cs="Century Gothic"/>
        </w:rPr>
      </w:pPr>
      <w:r>
        <w:rPr>
          <w:rFonts w:ascii="Century Gothic" w:eastAsia="Century Gothic" w:hAnsi="Century Gothic" w:cs="Century Gothic"/>
        </w:rPr>
        <w:t>The Order of pages in Statement would be –</w:t>
      </w:r>
    </w:p>
    <w:p w14:paraId="1EEEB544" w14:textId="2CA79D3B" w:rsidR="006D4804" w:rsidRDefault="003E54F1" w:rsidP="00ED2608">
      <w:pPr>
        <w:spacing w:before="240" w:after="120"/>
        <w:rPr>
          <w:rFonts w:ascii="Century Gothic" w:eastAsia="Century Gothic" w:hAnsi="Century Gothic" w:cs="Century Gothic"/>
        </w:rPr>
      </w:pPr>
      <w:r>
        <w:rPr>
          <w:rFonts w:ascii="Century Gothic" w:eastAsia="Century Gothic" w:hAnsi="Century Gothic" w:cs="Century Gothic"/>
        </w:rPr>
        <w:t xml:space="preserve">7, 6, </w:t>
      </w:r>
      <w:r w:rsidR="00E21732">
        <w:rPr>
          <w:rFonts w:ascii="Century Gothic" w:eastAsia="Century Gothic" w:hAnsi="Century Gothic" w:cs="Century Gothic"/>
        </w:rPr>
        <w:t>5, 4, 3, 2, 1</w:t>
      </w:r>
    </w:p>
    <w:p w14:paraId="48BA79F7" w14:textId="77777777" w:rsidR="00144E93" w:rsidRDefault="00144E93" w:rsidP="00ED2608">
      <w:pPr>
        <w:spacing w:before="240" w:after="120"/>
        <w:rPr>
          <w:rFonts w:ascii="Century Gothic" w:eastAsia="Century Gothic" w:hAnsi="Century Gothic" w:cs="Century Gothic"/>
        </w:rPr>
      </w:pPr>
    </w:p>
    <w:p w14:paraId="27470725" w14:textId="77777777" w:rsidR="00144E93" w:rsidRDefault="00144E93" w:rsidP="00ED2608">
      <w:pPr>
        <w:spacing w:before="240" w:after="120"/>
        <w:rPr>
          <w:rFonts w:ascii="Century Gothic" w:eastAsia="Century Gothic" w:hAnsi="Century Gothic" w:cs="Century Gothic"/>
        </w:rPr>
      </w:pPr>
    </w:p>
    <w:p w14:paraId="07D2CDF2" w14:textId="77777777" w:rsidR="00144E93" w:rsidRDefault="00144E93" w:rsidP="00ED2608">
      <w:pPr>
        <w:spacing w:before="240" w:after="120"/>
        <w:rPr>
          <w:rFonts w:ascii="Century Gothic" w:eastAsia="Century Gothic" w:hAnsi="Century Gothic" w:cs="Century Gothic"/>
        </w:rPr>
      </w:pPr>
    </w:p>
    <w:p w14:paraId="42D90A71" w14:textId="77777777" w:rsidR="00144E93" w:rsidRDefault="00144E93" w:rsidP="00ED2608">
      <w:pPr>
        <w:spacing w:before="240" w:after="120"/>
        <w:rPr>
          <w:rFonts w:ascii="Century Gothic" w:eastAsia="Century Gothic" w:hAnsi="Century Gothic" w:cs="Century Gothic"/>
        </w:rPr>
      </w:pPr>
    </w:p>
    <w:p w14:paraId="7DA550D6" w14:textId="77777777" w:rsidR="00144E93" w:rsidRDefault="00144E93" w:rsidP="00ED2608">
      <w:pPr>
        <w:spacing w:before="240" w:after="120"/>
        <w:rPr>
          <w:rFonts w:ascii="Century Gothic" w:eastAsia="Century Gothic" w:hAnsi="Century Gothic" w:cs="Century Gothic"/>
        </w:rPr>
      </w:pPr>
    </w:p>
    <w:p w14:paraId="3592A32C" w14:textId="77777777" w:rsidR="00144E93" w:rsidRDefault="00144E93" w:rsidP="00ED2608">
      <w:pPr>
        <w:spacing w:before="240" w:after="120"/>
        <w:rPr>
          <w:rFonts w:ascii="Century Gothic" w:eastAsia="Century Gothic" w:hAnsi="Century Gothic" w:cs="Century Gothic"/>
        </w:rPr>
      </w:pPr>
    </w:p>
    <w:p w14:paraId="465FDA6B" w14:textId="77777777" w:rsidR="00144E93" w:rsidRDefault="00144E93" w:rsidP="00ED2608">
      <w:pPr>
        <w:spacing w:before="240" w:after="120"/>
        <w:rPr>
          <w:rFonts w:ascii="Century Gothic" w:eastAsia="Century Gothic" w:hAnsi="Century Gothic" w:cs="Century Gothic"/>
        </w:rPr>
      </w:pPr>
    </w:p>
    <w:p w14:paraId="1DCE76DB" w14:textId="77777777" w:rsidR="00144E93" w:rsidRDefault="00144E93" w:rsidP="00ED2608">
      <w:pPr>
        <w:spacing w:before="240" w:after="120"/>
        <w:rPr>
          <w:rFonts w:ascii="Century Gothic" w:eastAsia="Century Gothic" w:hAnsi="Century Gothic" w:cs="Century Gothic"/>
        </w:rPr>
      </w:pPr>
    </w:p>
    <w:p w14:paraId="55504199" w14:textId="50643D71" w:rsidR="00144E93" w:rsidRDefault="00144E93" w:rsidP="00ED2608">
      <w:pPr>
        <w:spacing w:before="240" w:after="120"/>
        <w:rPr>
          <w:rFonts w:ascii="Century Gothic" w:eastAsia="Century Gothic" w:hAnsi="Century Gothic" w:cs="Century Gothic"/>
        </w:rPr>
      </w:pPr>
      <w:r>
        <w:rPr>
          <w:rFonts w:ascii="Century Gothic" w:eastAsia="Century Gothic" w:hAnsi="Century Gothic" w:cs="Century Gothic"/>
        </w:rPr>
        <w:t>If bill level = ‘ACCOUNT’ –</w:t>
      </w:r>
    </w:p>
    <w:p w14:paraId="34EFD774" w14:textId="77777777" w:rsidR="00E91A48" w:rsidRPr="00E91A48" w:rsidRDefault="00E91A48" w:rsidP="00ED2608">
      <w:pPr>
        <w:rPr>
          <w:rFonts w:ascii="Century Gothic" w:eastAsia="Century Gothic" w:hAnsi="Century Gothic" w:cs="Century Gothic"/>
        </w:rPr>
      </w:pPr>
      <w:r w:rsidRPr="00E91A48">
        <w:rPr>
          <w:rFonts w:ascii="Century Gothic" w:eastAsia="Century Gothic" w:hAnsi="Century Gothic" w:cs="Century Gothic"/>
        </w:rPr>
        <w:t xml:space="preserve">select * from </w:t>
      </w:r>
    </w:p>
    <w:p w14:paraId="70294AFD" w14:textId="77777777" w:rsidR="00E91A48" w:rsidRPr="00E91A48" w:rsidRDefault="00E91A48" w:rsidP="00ED2608">
      <w:pPr>
        <w:rPr>
          <w:rFonts w:ascii="Century Gothic" w:eastAsia="Century Gothic" w:hAnsi="Century Gothic" w:cs="Century Gothic"/>
        </w:rPr>
      </w:pPr>
      <w:r w:rsidRPr="00E91A48">
        <w:rPr>
          <w:rFonts w:ascii="Century Gothic" w:eastAsia="Century Gothic" w:hAnsi="Century Gothic" w:cs="Century Gothic"/>
        </w:rPr>
        <w:t>(</w:t>
      </w:r>
    </w:p>
    <w:p w14:paraId="7B2EC18B" w14:textId="77777777" w:rsidR="00E91A48" w:rsidRPr="00E91A48" w:rsidRDefault="00E91A48" w:rsidP="00ED2608">
      <w:pPr>
        <w:rPr>
          <w:rFonts w:ascii="Century Gothic" w:eastAsia="Century Gothic" w:hAnsi="Century Gothic" w:cs="Century Gothic"/>
        </w:rPr>
      </w:pPr>
      <w:r w:rsidRPr="00E91A48">
        <w:rPr>
          <w:rFonts w:ascii="Century Gothic" w:eastAsia="Century Gothic" w:hAnsi="Century Gothic" w:cs="Century Gothic"/>
        </w:rPr>
        <w:t xml:space="preserve">-- acct level </w:t>
      </w:r>
    </w:p>
    <w:p w14:paraId="4BC3F897" w14:textId="77777777" w:rsidR="00144E93" w:rsidRPr="00144E93" w:rsidRDefault="00144E93" w:rsidP="00ED2608">
      <w:pPr>
        <w:rPr>
          <w:rFonts w:ascii="Century Gothic" w:eastAsia="Century Gothic" w:hAnsi="Century Gothic" w:cs="Century Gothic"/>
        </w:rPr>
      </w:pPr>
      <w:r w:rsidRPr="00144E93">
        <w:rPr>
          <w:rFonts w:ascii="Century Gothic" w:eastAsia="Century Gothic" w:hAnsi="Century Gothic" w:cs="Century Gothic"/>
        </w:rPr>
        <w:t xml:space="preserve">SELECT 'INDIVIDUAL' AS CONSOLIDATION, bill_lvl_1, bill_lvl_2, bill_lvl_3, '', count(1) </w:t>
      </w:r>
      <w:r w:rsidR="00E91A48" w:rsidRPr="00E91A48">
        <w:rPr>
          <w:rFonts w:ascii="Century Gothic" w:eastAsia="Century Gothic" w:hAnsi="Century Gothic" w:cs="Century Gothic"/>
        </w:rPr>
        <w:t xml:space="preserve"> </w:t>
      </w:r>
    </w:p>
    <w:p w14:paraId="3824A5E0" w14:textId="77777777" w:rsidR="00144E93" w:rsidRPr="00144E93" w:rsidRDefault="00144E93" w:rsidP="00ED2608">
      <w:pPr>
        <w:rPr>
          <w:rFonts w:ascii="Century Gothic" w:eastAsia="Century Gothic" w:hAnsi="Century Gothic" w:cs="Century Gothic"/>
        </w:rPr>
      </w:pPr>
      <w:r w:rsidRPr="00144E93">
        <w:rPr>
          <w:rFonts w:ascii="Century Gothic" w:eastAsia="Century Gothic" w:hAnsi="Century Gothic" w:cs="Century Gothic"/>
        </w:rPr>
        <w:t xml:space="preserve">FROM C1_BILL_LVL where bill_lvl_1 = 'CLAIM' and parent_per_id = '5827036433' </w:t>
      </w:r>
      <w:r w:rsidR="00E91A48" w:rsidRPr="00E91A48">
        <w:rPr>
          <w:rFonts w:ascii="Century Gothic" w:eastAsia="Century Gothic" w:hAnsi="Century Gothic" w:cs="Century Gothic"/>
        </w:rPr>
        <w:t xml:space="preserve">  </w:t>
      </w:r>
    </w:p>
    <w:p w14:paraId="70FC673A" w14:textId="77777777" w:rsidR="00E91A48" w:rsidRPr="00E91A48" w:rsidRDefault="00E91A48" w:rsidP="00ED2608">
      <w:pPr>
        <w:rPr>
          <w:rFonts w:ascii="Century Gothic" w:eastAsia="Century Gothic" w:hAnsi="Century Gothic" w:cs="Century Gothic"/>
        </w:rPr>
      </w:pPr>
      <w:r w:rsidRPr="00E91A48">
        <w:rPr>
          <w:rFonts w:ascii="Century Gothic" w:eastAsia="Century Gothic" w:hAnsi="Century Gothic" w:cs="Century Gothic"/>
        </w:rPr>
        <w:t xml:space="preserve">group by bill_lvl_1, bill_lvl_2, bill_lvl_3 </w:t>
      </w:r>
    </w:p>
    <w:p w14:paraId="1E1108A5" w14:textId="77777777" w:rsidR="00E91A48" w:rsidRPr="00E91A48" w:rsidRDefault="00E91A48" w:rsidP="00ED2608">
      <w:pPr>
        <w:rPr>
          <w:rFonts w:ascii="Century Gothic" w:eastAsia="Century Gothic" w:hAnsi="Century Gothic" w:cs="Century Gothic"/>
        </w:rPr>
      </w:pPr>
      <w:r w:rsidRPr="00E91A48">
        <w:rPr>
          <w:rFonts w:ascii="Century Gothic" w:eastAsia="Century Gothic" w:hAnsi="Century Gothic" w:cs="Century Gothic"/>
        </w:rPr>
        <w:t xml:space="preserve">UNION </w:t>
      </w:r>
    </w:p>
    <w:p w14:paraId="0E855D10" w14:textId="77777777" w:rsidR="00E91A48" w:rsidRPr="00E91A48" w:rsidRDefault="00E91A48" w:rsidP="00ED2608">
      <w:pPr>
        <w:rPr>
          <w:rFonts w:ascii="Century Gothic" w:eastAsia="Century Gothic" w:hAnsi="Century Gothic" w:cs="Century Gothic"/>
        </w:rPr>
      </w:pPr>
      <w:r w:rsidRPr="00E91A48">
        <w:rPr>
          <w:rFonts w:ascii="Century Gothic" w:eastAsia="Century Gothic" w:hAnsi="Century Gothic" w:cs="Century Gothic"/>
        </w:rPr>
        <w:t xml:space="preserve">-- carrier level </w:t>
      </w:r>
    </w:p>
    <w:p w14:paraId="2D4FEE5A" w14:textId="77777777" w:rsidR="00144E93" w:rsidRPr="00144E93" w:rsidRDefault="00144E93" w:rsidP="00ED2608">
      <w:pPr>
        <w:rPr>
          <w:rFonts w:ascii="Century Gothic" w:eastAsia="Century Gothic" w:hAnsi="Century Gothic" w:cs="Century Gothic"/>
        </w:rPr>
      </w:pPr>
      <w:r w:rsidRPr="00144E93">
        <w:rPr>
          <w:rFonts w:ascii="Century Gothic" w:eastAsia="Century Gothic" w:hAnsi="Century Gothic" w:cs="Century Gothic"/>
        </w:rPr>
        <w:t xml:space="preserve">SELECT 'CONSOLIDATED - ALL </w:t>
      </w:r>
      <w:r w:rsidR="00E91A48" w:rsidRPr="00E91A48">
        <w:rPr>
          <w:rFonts w:ascii="Century Gothic" w:eastAsia="Century Gothic" w:hAnsi="Century Gothic" w:cs="Century Gothic"/>
        </w:rPr>
        <w:t>ACCOUNTS AND GROUPS'</w:t>
      </w:r>
      <w:r w:rsidRPr="00144E93">
        <w:rPr>
          <w:rFonts w:ascii="Century Gothic" w:eastAsia="Century Gothic" w:hAnsi="Century Gothic" w:cs="Century Gothic"/>
        </w:rPr>
        <w:t xml:space="preserve"> AS CONSOLIDATION, bill_lvl_1, bill_lvl_2, '','', count(1) </w:t>
      </w:r>
      <w:r w:rsidR="00E91A48" w:rsidRPr="00E91A48">
        <w:rPr>
          <w:rFonts w:ascii="Century Gothic" w:eastAsia="Century Gothic" w:hAnsi="Century Gothic" w:cs="Century Gothic"/>
        </w:rPr>
        <w:t xml:space="preserve"> </w:t>
      </w:r>
    </w:p>
    <w:p w14:paraId="6E77CDBB" w14:textId="77777777" w:rsidR="00144E93" w:rsidRPr="00144E93" w:rsidRDefault="00144E93" w:rsidP="00ED2608">
      <w:pPr>
        <w:rPr>
          <w:rFonts w:ascii="Century Gothic" w:eastAsia="Century Gothic" w:hAnsi="Century Gothic" w:cs="Century Gothic"/>
        </w:rPr>
      </w:pPr>
      <w:r w:rsidRPr="00144E93">
        <w:rPr>
          <w:rFonts w:ascii="Century Gothic" w:eastAsia="Century Gothic" w:hAnsi="Century Gothic" w:cs="Century Gothic"/>
        </w:rPr>
        <w:t xml:space="preserve">FROM C1_BILL_LVL where bill_lvl_1 = 'CLAIM' and parent_per_id = '5827036433' </w:t>
      </w:r>
      <w:r w:rsidR="00E91A48" w:rsidRPr="00E91A48">
        <w:rPr>
          <w:rFonts w:ascii="Century Gothic" w:eastAsia="Century Gothic" w:hAnsi="Century Gothic" w:cs="Century Gothic"/>
        </w:rPr>
        <w:t xml:space="preserve"> </w:t>
      </w:r>
    </w:p>
    <w:p w14:paraId="051C7360" w14:textId="77777777" w:rsidR="00E91A48" w:rsidRPr="00E91A48" w:rsidRDefault="00144E93" w:rsidP="00ED2608">
      <w:pPr>
        <w:rPr>
          <w:rFonts w:ascii="Century Gothic" w:eastAsia="Century Gothic" w:hAnsi="Century Gothic" w:cs="Century Gothic"/>
        </w:rPr>
      </w:pPr>
      <w:r w:rsidRPr="00144E93">
        <w:rPr>
          <w:rFonts w:ascii="Century Gothic" w:eastAsia="Century Gothic" w:hAnsi="Century Gothic" w:cs="Century Gothic"/>
        </w:rPr>
        <w:t>group by bill_lvl_1, bill_lvl_2</w:t>
      </w:r>
      <w:r w:rsidR="00E91A48" w:rsidRPr="00E91A48">
        <w:rPr>
          <w:rFonts w:ascii="Century Gothic" w:eastAsia="Century Gothic" w:hAnsi="Century Gothic" w:cs="Century Gothic"/>
        </w:rPr>
        <w:t>)</w:t>
      </w:r>
    </w:p>
    <w:p w14:paraId="13FCC7D0" w14:textId="2F82E7D8" w:rsidR="00144E93" w:rsidRDefault="00E91A48" w:rsidP="00ED2608">
      <w:pPr>
        <w:rPr>
          <w:rFonts w:ascii="Century Gothic" w:eastAsia="Century Gothic" w:hAnsi="Century Gothic" w:cs="Century Gothic"/>
        </w:rPr>
      </w:pPr>
      <w:r w:rsidRPr="00E91A48">
        <w:rPr>
          <w:rFonts w:ascii="Century Gothic" w:eastAsia="Century Gothic" w:hAnsi="Century Gothic" w:cs="Century Gothic"/>
        </w:rPr>
        <w:t>order by bill_lvl_2, bill_lvl_3</w:t>
      </w:r>
      <w:r w:rsidR="00144E93" w:rsidRPr="00144E93">
        <w:rPr>
          <w:rFonts w:ascii="Century Gothic" w:eastAsia="Century Gothic" w:hAnsi="Century Gothic" w:cs="Century Gothic"/>
        </w:rPr>
        <w:t>;</w:t>
      </w:r>
    </w:p>
    <w:p w14:paraId="049E235B" w14:textId="349D5CC5" w:rsidR="21BAFAFF" w:rsidRDefault="007C6ABA" w:rsidP="00ED2608">
      <w:pPr>
        <w:spacing w:before="240" w:after="120"/>
        <w:rPr>
          <w:rFonts w:ascii="Century Gothic" w:eastAsia="Century Gothic" w:hAnsi="Century Gothic" w:cs="Century Gothic"/>
        </w:rPr>
      </w:pPr>
      <w:r>
        <w:rPr>
          <w:rFonts w:ascii="Century Gothic" w:eastAsia="Century Gothic" w:hAnsi="Century Gothic" w:cs="Century Gothic"/>
        </w:rPr>
        <w:t>Query output –</w:t>
      </w:r>
    </w:p>
    <w:p w14:paraId="74717895" w14:textId="2769ED78" w:rsidR="007C6ABA" w:rsidRDefault="00396A65" w:rsidP="00ED2608">
      <w:pPr>
        <w:spacing w:before="240" w:after="120"/>
        <w:rPr>
          <w:rFonts w:ascii="Century Gothic" w:eastAsia="Century Gothic" w:hAnsi="Century Gothic" w:cs="Century Gothic"/>
        </w:rPr>
      </w:pPr>
      <w:r w:rsidRPr="00396A65">
        <w:rPr>
          <w:rFonts w:ascii="Century Gothic" w:eastAsia="Century Gothic" w:hAnsi="Century Gothic" w:cs="Century Gothic"/>
          <w:noProof/>
        </w:rPr>
        <w:drawing>
          <wp:inline distT="0" distB="0" distL="0" distR="0" wp14:anchorId="25C7E225" wp14:editId="17D2B62E">
            <wp:extent cx="6629400" cy="662940"/>
            <wp:effectExtent l="0" t="0" r="0" b="3810"/>
            <wp:docPr id="49055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53464" name=""/>
                    <pic:cNvPicPr/>
                  </pic:nvPicPr>
                  <pic:blipFill>
                    <a:blip r:embed="rId26"/>
                    <a:stretch>
                      <a:fillRect/>
                    </a:stretch>
                  </pic:blipFill>
                  <pic:spPr>
                    <a:xfrm>
                      <a:off x="0" y="0"/>
                      <a:ext cx="6629400" cy="662940"/>
                    </a:xfrm>
                    <a:prstGeom prst="rect">
                      <a:avLst/>
                    </a:prstGeom>
                  </pic:spPr>
                </pic:pic>
              </a:graphicData>
            </a:graphic>
          </wp:inline>
        </w:drawing>
      </w:r>
    </w:p>
    <w:p w14:paraId="296E0612" w14:textId="44C39586" w:rsidR="007C6ABA" w:rsidRDefault="007C6ABA" w:rsidP="00ED2608">
      <w:pPr>
        <w:spacing w:before="240" w:after="120"/>
        <w:rPr>
          <w:rFonts w:ascii="Century Gothic" w:eastAsia="Century Gothic" w:hAnsi="Century Gothic" w:cs="Century Gothic"/>
        </w:rPr>
      </w:pPr>
      <w:r>
        <w:rPr>
          <w:rFonts w:ascii="Century Gothic" w:eastAsia="Century Gothic" w:hAnsi="Century Gothic" w:cs="Century Gothic"/>
        </w:rPr>
        <w:t>In this case,</w:t>
      </w:r>
    </w:p>
    <w:p w14:paraId="3D17742B" w14:textId="458D4651" w:rsidR="007C6ABA" w:rsidRDefault="007C6ABA" w:rsidP="00ED2608">
      <w:pPr>
        <w:spacing w:before="240" w:after="120"/>
        <w:rPr>
          <w:rFonts w:ascii="Century Gothic" w:eastAsia="Century Gothic" w:hAnsi="Century Gothic" w:cs="Century Gothic"/>
        </w:rPr>
      </w:pPr>
      <w:r>
        <w:rPr>
          <w:rFonts w:ascii="Century Gothic" w:eastAsia="Century Gothic" w:hAnsi="Century Gothic" w:cs="Century Gothic"/>
        </w:rPr>
        <w:t>We will generate</w:t>
      </w:r>
    </w:p>
    <w:p w14:paraId="6C0A0F74" w14:textId="4E5FB7B6" w:rsidR="007C6ABA" w:rsidRDefault="00C200E6" w:rsidP="00ED2608">
      <w:pPr>
        <w:spacing w:before="240" w:after="120"/>
        <w:rPr>
          <w:rFonts w:ascii="Century Gothic" w:eastAsia="Century Gothic" w:hAnsi="Century Gothic" w:cs="Century Gothic"/>
        </w:rPr>
      </w:pPr>
      <w:r>
        <w:rPr>
          <w:rFonts w:ascii="Century Gothic" w:eastAsia="Century Gothic" w:hAnsi="Century Gothic" w:cs="Century Gothic"/>
        </w:rPr>
        <w:t xml:space="preserve">2 individual </w:t>
      </w:r>
      <w:r w:rsidR="00A42A12">
        <w:rPr>
          <w:rFonts w:ascii="Century Gothic" w:eastAsia="Century Gothic" w:hAnsi="Century Gothic" w:cs="Century Gothic"/>
        </w:rPr>
        <w:t xml:space="preserve">account level bills (Row # </w:t>
      </w:r>
      <w:r w:rsidR="00396A65">
        <w:rPr>
          <w:rFonts w:ascii="Century Gothic" w:eastAsia="Century Gothic" w:hAnsi="Century Gothic" w:cs="Century Gothic"/>
        </w:rPr>
        <w:t>1</w:t>
      </w:r>
      <w:r w:rsidR="00A42A12">
        <w:rPr>
          <w:rFonts w:ascii="Century Gothic" w:eastAsia="Century Gothic" w:hAnsi="Century Gothic" w:cs="Century Gothic"/>
        </w:rPr>
        <w:t xml:space="preserve"> and </w:t>
      </w:r>
      <w:r w:rsidR="00396A65">
        <w:rPr>
          <w:rFonts w:ascii="Century Gothic" w:eastAsia="Century Gothic" w:hAnsi="Century Gothic" w:cs="Century Gothic"/>
        </w:rPr>
        <w:t>3</w:t>
      </w:r>
      <w:r w:rsidR="00A42A12">
        <w:rPr>
          <w:rFonts w:ascii="Century Gothic" w:eastAsia="Century Gothic" w:hAnsi="Century Gothic" w:cs="Century Gothic"/>
        </w:rPr>
        <w:t>)</w:t>
      </w:r>
      <w:r w:rsidR="003A42A7">
        <w:rPr>
          <w:rFonts w:ascii="Century Gothic" w:eastAsia="Century Gothic" w:hAnsi="Century Gothic" w:cs="Century Gothic"/>
        </w:rPr>
        <w:t xml:space="preserve"> </w:t>
      </w:r>
      <w:r w:rsidR="009D10EC">
        <w:rPr>
          <w:rFonts w:ascii="Century Gothic" w:eastAsia="Century Gothic" w:hAnsi="Century Gothic" w:cs="Century Gothic"/>
        </w:rPr>
        <w:t>–</w:t>
      </w:r>
      <w:r w:rsidR="003A42A7">
        <w:rPr>
          <w:rFonts w:ascii="Century Gothic" w:eastAsia="Century Gothic" w:hAnsi="Century Gothic" w:cs="Century Gothic"/>
        </w:rPr>
        <w:t xml:space="preserve"> </w:t>
      </w:r>
      <w:r w:rsidR="009D10EC" w:rsidRPr="009D10EC">
        <w:rPr>
          <w:rFonts w:ascii="Century Gothic" w:eastAsia="Century Gothic" w:hAnsi="Century Gothic" w:cs="Century Gothic"/>
          <w:highlight w:val="yellow"/>
        </w:rPr>
        <w:t>get from f1_outmsg table</w:t>
      </w:r>
    </w:p>
    <w:p w14:paraId="6041F58C" w14:textId="22902A1A" w:rsidR="00A42A12" w:rsidRDefault="001E18B7" w:rsidP="00ED2608">
      <w:pPr>
        <w:spacing w:before="240" w:after="120"/>
        <w:rPr>
          <w:rFonts w:ascii="Century Gothic" w:eastAsia="Century Gothic" w:hAnsi="Century Gothic" w:cs="Century Gothic"/>
        </w:rPr>
      </w:pPr>
      <w:r>
        <w:rPr>
          <w:rFonts w:ascii="Century Gothic" w:eastAsia="Century Gothic" w:hAnsi="Century Gothic" w:cs="Century Gothic"/>
        </w:rPr>
        <w:t xml:space="preserve">2 </w:t>
      </w:r>
      <w:r w:rsidR="00226E36">
        <w:rPr>
          <w:rFonts w:ascii="Century Gothic" w:eastAsia="Century Gothic" w:hAnsi="Century Gothic" w:cs="Century Gothic"/>
        </w:rPr>
        <w:t xml:space="preserve">consolidated </w:t>
      </w:r>
      <w:r w:rsidR="00DB522B">
        <w:rPr>
          <w:rFonts w:ascii="Century Gothic" w:eastAsia="Century Gothic" w:hAnsi="Century Gothic" w:cs="Century Gothic"/>
        </w:rPr>
        <w:t>carrier level</w:t>
      </w:r>
      <w:r w:rsidR="00E95439">
        <w:rPr>
          <w:rFonts w:ascii="Century Gothic" w:eastAsia="Century Gothic" w:hAnsi="Century Gothic" w:cs="Century Gothic"/>
        </w:rPr>
        <w:t xml:space="preserve"> (Row # </w:t>
      </w:r>
      <w:r w:rsidR="00396A65">
        <w:rPr>
          <w:rFonts w:ascii="Century Gothic" w:eastAsia="Century Gothic" w:hAnsi="Century Gothic" w:cs="Century Gothic"/>
        </w:rPr>
        <w:t>2</w:t>
      </w:r>
      <w:r w:rsidR="00E95439">
        <w:rPr>
          <w:rFonts w:ascii="Century Gothic" w:eastAsia="Century Gothic" w:hAnsi="Century Gothic" w:cs="Century Gothic"/>
        </w:rPr>
        <w:t xml:space="preserve"> and </w:t>
      </w:r>
      <w:r w:rsidR="00396A65">
        <w:rPr>
          <w:rFonts w:ascii="Century Gothic" w:eastAsia="Century Gothic" w:hAnsi="Century Gothic" w:cs="Century Gothic"/>
        </w:rPr>
        <w:t>4</w:t>
      </w:r>
      <w:r w:rsidR="00E95439">
        <w:rPr>
          <w:rFonts w:ascii="Century Gothic" w:eastAsia="Century Gothic" w:hAnsi="Century Gothic" w:cs="Century Gothic"/>
        </w:rPr>
        <w:t>)</w:t>
      </w:r>
      <w:r w:rsidR="009D10EC">
        <w:rPr>
          <w:rFonts w:ascii="Century Gothic" w:eastAsia="Century Gothic" w:hAnsi="Century Gothic" w:cs="Century Gothic"/>
        </w:rPr>
        <w:t xml:space="preserve"> </w:t>
      </w:r>
      <w:r w:rsidR="00640E2A">
        <w:rPr>
          <w:rFonts w:ascii="Century Gothic" w:eastAsia="Century Gothic" w:hAnsi="Century Gothic" w:cs="Century Gothic"/>
        </w:rPr>
        <w:t>–</w:t>
      </w:r>
      <w:r w:rsidR="009D10EC">
        <w:rPr>
          <w:rFonts w:ascii="Century Gothic" w:eastAsia="Century Gothic" w:hAnsi="Century Gothic" w:cs="Century Gothic"/>
        </w:rPr>
        <w:t xml:space="preserve"> </w:t>
      </w:r>
      <w:r w:rsidR="00640E2A" w:rsidRPr="00640E2A">
        <w:rPr>
          <w:rFonts w:ascii="Century Gothic" w:eastAsia="Century Gothic" w:hAnsi="Century Gothic" w:cs="Century Gothic"/>
          <w:highlight w:val="yellow"/>
        </w:rPr>
        <w:t>need to build</w:t>
      </w:r>
    </w:p>
    <w:p w14:paraId="5FCE3596" w14:textId="6FC8E8BC" w:rsidR="21BAFAFF" w:rsidRDefault="0077298C" w:rsidP="00ED2608">
      <w:pPr>
        <w:spacing w:before="240" w:after="120"/>
        <w:rPr>
          <w:rFonts w:ascii="Century Gothic" w:eastAsia="Century Gothic" w:hAnsi="Century Gothic" w:cs="Century Gothic"/>
        </w:rPr>
      </w:pPr>
      <w:r>
        <w:rPr>
          <w:rFonts w:ascii="Century Gothic" w:eastAsia="Century Gothic" w:hAnsi="Century Gothic" w:cs="Century Gothic"/>
        </w:rPr>
        <w:t>Order of pages in Statement would be –</w:t>
      </w:r>
    </w:p>
    <w:p w14:paraId="4C218E1B" w14:textId="359E6BA2" w:rsidR="0077298C" w:rsidRDefault="0077298C" w:rsidP="00ED2608">
      <w:pPr>
        <w:spacing w:before="240" w:after="120"/>
        <w:rPr>
          <w:rFonts w:ascii="Century Gothic" w:eastAsia="Century Gothic" w:hAnsi="Century Gothic" w:cs="Century Gothic"/>
        </w:rPr>
      </w:pPr>
      <w:r>
        <w:rPr>
          <w:rFonts w:ascii="Century Gothic" w:eastAsia="Century Gothic" w:hAnsi="Century Gothic" w:cs="Century Gothic"/>
        </w:rPr>
        <w:t>4, 3, 2,1</w:t>
      </w:r>
    </w:p>
    <w:p w14:paraId="70FFA0B2" w14:textId="77777777" w:rsidR="0077298C" w:rsidRDefault="0077298C" w:rsidP="00ED2608">
      <w:pPr>
        <w:spacing w:before="240" w:after="120"/>
        <w:rPr>
          <w:rFonts w:ascii="Century Gothic" w:eastAsia="Century Gothic" w:hAnsi="Century Gothic" w:cs="Century Gothic"/>
        </w:rPr>
      </w:pPr>
    </w:p>
    <w:p w14:paraId="7DFD2E53" w14:textId="2DE3858B" w:rsidR="0F2DB0FF" w:rsidRDefault="007B2734" w:rsidP="00ED2608">
      <w:pPr>
        <w:spacing w:before="240" w:after="120"/>
        <w:rPr>
          <w:rFonts w:ascii="Century Gothic" w:eastAsia="Century Gothic" w:hAnsi="Century Gothic" w:cs="Century Gothic"/>
        </w:rPr>
      </w:pPr>
      <w:r>
        <w:rPr>
          <w:rFonts w:ascii="Century Gothic" w:eastAsia="Century Gothic" w:hAnsi="Century Gothic" w:cs="Century Gothic"/>
        </w:rPr>
        <w:t>We only need to create xml for consolidated pages.</w:t>
      </w:r>
    </w:p>
    <w:p w14:paraId="6665A211" w14:textId="7E4E0041" w:rsidR="007B2734" w:rsidRDefault="007B2734" w:rsidP="00ED2608">
      <w:pPr>
        <w:spacing w:before="240" w:after="120"/>
        <w:rPr>
          <w:rFonts w:ascii="Century Gothic" w:eastAsia="Century Gothic" w:hAnsi="Century Gothic" w:cs="Century Gothic"/>
        </w:rPr>
      </w:pPr>
      <w:r>
        <w:rPr>
          <w:rFonts w:ascii="Century Gothic" w:eastAsia="Century Gothic" w:hAnsi="Century Gothic" w:cs="Century Gothic"/>
        </w:rPr>
        <w:t>Individual level PDF can be retrieved from below table –</w:t>
      </w:r>
    </w:p>
    <w:p w14:paraId="64BA2E35" w14:textId="3510E7C4" w:rsidR="00B73686" w:rsidRDefault="00B73686" w:rsidP="00ED2608">
      <w:pPr>
        <w:spacing w:before="240" w:after="120"/>
        <w:rPr>
          <w:rFonts w:ascii="Century Gothic" w:eastAsia="Century Gothic" w:hAnsi="Century Gothic" w:cs="Century Gothic"/>
        </w:rPr>
      </w:pPr>
      <w:r>
        <w:rPr>
          <w:rFonts w:ascii="Century Gothic" w:eastAsia="Century Gothic" w:hAnsi="Century Gothic" w:cs="Century Gothic"/>
        </w:rPr>
        <w:t>Query -</w:t>
      </w:r>
    </w:p>
    <w:p w14:paraId="5B0E802A" w14:textId="29C32A80" w:rsidR="007B2734" w:rsidRDefault="007B2734" w:rsidP="00ED2608">
      <w:pPr>
        <w:spacing w:before="240" w:after="120"/>
        <w:rPr>
          <w:rFonts w:ascii="Century Gothic" w:eastAsia="Century Gothic" w:hAnsi="Century Gothic" w:cs="Century Gothic"/>
        </w:rPr>
      </w:pPr>
      <w:r w:rsidRPr="00B73686">
        <w:rPr>
          <w:rFonts w:ascii="Century Gothic" w:eastAsia="Century Gothic" w:hAnsi="Century Gothic" w:cs="Century Gothic"/>
          <w:highlight w:val="yellow"/>
        </w:rPr>
        <w:t xml:space="preserve">Select </w:t>
      </w:r>
      <w:r w:rsidR="0069631E" w:rsidRPr="00B73686">
        <w:rPr>
          <w:rFonts w:ascii="Century Gothic" w:eastAsia="Century Gothic" w:hAnsi="Century Gothic" w:cs="Century Gothic"/>
          <w:highlight w:val="yellow"/>
        </w:rPr>
        <w:t>XML_SOURCE</w:t>
      </w:r>
      <w:r w:rsidRPr="00B73686">
        <w:rPr>
          <w:rFonts w:ascii="Century Gothic" w:eastAsia="Century Gothic" w:hAnsi="Century Gothic" w:cs="Century Gothic"/>
          <w:highlight w:val="yellow"/>
        </w:rPr>
        <w:t xml:space="preserve"> from f1_outmsg where </w:t>
      </w:r>
      <w:r w:rsidR="00877154" w:rsidRPr="00B73686">
        <w:rPr>
          <w:rFonts w:ascii="Century Gothic" w:eastAsia="Century Gothic" w:hAnsi="Century Gothic" w:cs="Century Gothic"/>
          <w:highlight w:val="yellow"/>
        </w:rPr>
        <w:t>OUTMSG_ID = :billID</w:t>
      </w:r>
    </w:p>
    <w:p w14:paraId="36C69309" w14:textId="0FD7ACC0" w:rsidR="0F2DB0FF" w:rsidRDefault="0F2DB0FF" w:rsidP="00ED2608">
      <w:pPr>
        <w:spacing w:before="240" w:after="120"/>
        <w:rPr>
          <w:rFonts w:ascii="Century Gothic" w:eastAsia="Century Gothic" w:hAnsi="Century Gothic" w:cs="Century Gothic"/>
        </w:rPr>
      </w:pPr>
    </w:p>
    <w:p w14:paraId="4355467F" w14:textId="7B3EC6EE" w:rsidR="0F2DB0FF" w:rsidRDefault="0F2DB0FF" w:rsidP="00ED2608">
      <w:pPr>
        <w:spacing w:before="240" w:after="120"/>
        <w:rPr>
          <w:rFonts w:ascii="Century Gothic" w:eastAsia="Century Gothic" w:hAnsi="Century Gothic" w:cs="Century Gothic"/>
        </w:rPr>
      </w:pPr>
    </w:p>
    <w:p w14:paraId="081E09D9" w14:textId="77777777" w:rsidR="002722B2" w:rsidRDefault="002722B2" w:rsidP="00ED2608">
      <w:pPr>
        <w:spacing w:before="240" w:after="120"/>
        <w:rPr>
          <w:rFonts w:ascii="Century Gothic" w:eastAsia="Century Gothic" w:hAnsi="Century Gothic" w:cs="Century Gothic"/>
        </w:rPr>
      </w:pPr>
    </w:p>
    <w:p w14:paraId="44F58D9B" w14:textId="77777777" w:rsidR="002722B2" w:rsidRDefault="002722B2" w:rsidP="00ED2608">
      <w:pPr>
        <w:spacing w:before="240" w:after="120"/>
        <w:rPr>
          <w:rFonts w:ascii="Century Gothic" w:eastAsia="Century Gothic" w:hAnsi="Century Gothic" w:cs="Century Gothic"/>
        </w:rPr>
      </w:pPr>
    </w:p>
    <w:p w14:paraId="5DAB82BF" w14:textId="77777777" w:rsidR="002722B2" w:rsidRDefault="002722B2" w:rsidP="00ED2608">
      <w:pPr>
        <w:spacing w:before="240" w:after="120"/>
        <w:rPr>
          <w:rFonts w:ascii="Century Gothic" w:eastAsia="Century Gothic" w:hAnsi="Century Gothic" w:cs="Century Gothic"/>
        </w:rPr>
      </w:pPr>
    </w:p>
    <w:p w14:paraId="73F1988F" w14:textId="77777777" w:rsidR="002722B2" w:rsidRDefault="002722B2" w:rsidP="00ED2608">
      <w:pPr>
        <w:spacing w:before="240" w:after="120"/>
        <w:rPr>
          <w:rFonts w:ascii="Century Gothic" w:eastAsia="Century Gothic" w:hAnsi="Century Gothic" w:cs="Century Gothic"/>
        </w:rPr>
      </w:pPr>
    </w:p>
    <w:p w14:paraId="2F495231" w14:textId="160E7BE6" w:rsidR="00DE6EF9" w:rsidRPr="00DB0743" w:rsidRDefault="00DC0FA5" w:rsidP="00ED2608">
      <w:pPr>
        <w:pStyle w:val="Heading4"/>
      </w:pPr>
      <w:r w:rsidRPr="00DB0743">
        <w:t>Building</w:t>
      </w:r>
      <w:r w:rsidR="00DB0743" w:rsidRPr="00DB0743">
        <w:t xml:space="preserve"> </w:t>
      </w:r>
      <w:r w:rsidR="005B39EF" w:rsidRPr="00DB0743">
        <w:t>Consolidated</w:t>
      </w:r>
      <w:r w:rsidR="00DB0743" w:rsidRPr="00DB0743">
        <w:t xml:space="preserve"> Pages</w:t>
      </w:r>
    </w:p>
    <w:p w14:paraId="20BF9C95" w14:textId="64F893C1" w:rsidR="002722B2" w:rsidRDefault="0077298C" w:rsidP="0F2DB0FF">
      <w:pPr>
        <w:spacing w:before="240" w:after="120"/>
        <w:rPr>
          <w:rFonts w:ascii="Century Gothic" w:eastAsia="Century Gothic" w:hAnsi="Century Gothic" w:cs="Century Gothic"/>
        </w:rPr>
      </w:pPr>
      <w:r>
        <w:rPr>
          <w:rFonts w:ascii="Century Gothic" w:eastAsia="Century Gothic" w:hAnsi="Century Gothic" w:cs="Century Gothic"/>
        </w:rPr>
        <w:t xml:space="preserve">To </w:t>
      </w:r>
      <w:r w:rsidR="009A01F4">
        <w:rPr>
          <w:rFonts w:ascii="Century Gothic" w:eastAsia="Century Gothic" w:hAnsi="Century Gothic" w:cs="Century Gothic"/>
        </w:rPr>
        <w:t>get quantity and different cost –</w:t>
      </w:r>
    </w:p>
    <w:p w14:paraId="103158A8" w14:textId="7F085271" w:rsidR="005421D0" w:rsidRDefault="002B109A" w:rsidP="0F2DB0FF">
      <w:pPr>
        <w:spacing w:before="240" w:after="120"/>
        <w:rPr>
          <w:rFonts w:ascii="Century Gothic" w:eastAsia="Century Gothic" w:hAnsi="Century Gothic" w:cs="Century Gothic"/>
        </w:rPr>
      </w:pPr>
      <w:r>
        <w:rPr>
          <w:rFonts w:ascii="Century Gothic" w:eastAsia="Century Gothic" w:hAnsi="Century Gothic" w:cs="Century Gothic"/>
        </w:rPr>
        <w:t xml:space="preserve">In this query, we are passing all the </w:t>
      </w:r>
      <w:r w:rsidR="00CD5451">
        <w:rPr>
          <w:rFonts w:ascii="Century Gothic" w:eastAsia="Century Gothic" w:hAnsi="Century Gothic" w:cs="Century Gothic"/>
        </w:rPr>
        <w:t>bills which qualify for consolidation</w:t>
      </w:r>
      <w:r w:rsidR="00850850">
        <w:rPr>
          <w:rFonts w:ascii="Century Gothic" w:eastAsia="Century Gothic" w:hAnsi="Century Gothic" w:cs="Century Gothic"/>
        </w:rPr>
        <w:t>.</w:t>
      </w:r>
    </w:p>
    <w:p w14:paraId="7DB38A21"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SELECT</w:t>
      </w:r>
    </w:p>
    <w:p w14:paraId="6BC722A6"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LN.DESCR_ON_BILL, BCHAR.ADHOC_CHAR_VAL CHANNEL--, SUM(LN.CALC_AMT) AS COST</w:t>
      </w:r>
    </w:p>
    <w:p w14:paraId="51893483"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FROM CI_BILL BILL, CI_BSEG_CALC_LN LN, CI_BSEG BSEG, CI_BSEG_CALC CALC, CI_BILL_CHG_CHAR BCHAR </w:t>
      </w:r>
    </w:p>
    <w:p w14:paraId="17B06952"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WHERE </w:t>
      </w:r>
    </w:p>
    <w:p w14:paraId="65C53F8F"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BILL.BILL_ID = BSEG.BILL_ID AND </w:t>
      </w:r>
    </w:p>
    <w:p w14:paraId="5B2449CF"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BSEG.BILL_ID in (</w:t>
      </w:r>
    </w:p>
    <w:p w14:paraId="1A306384"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select distinct dtl.bill_id from CI_STM STM, CI_STM_CNST const, ci_stm_dtl dtl, ci_bill bill, ci_acct_per aper, ci_per_per per , C1_BILL_LVL BL</w:t>
      </w:r>
    </w:p>
    <w:p w14:paraId="4D668636"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where STM.STM_CNST_ID = const.STM_CNST_ID </w:t>
      </w:r>
    </w:p>
    <w:p w14:paraId="7137957D"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stm.stm_id = dtl.stm_id</w:t>
      </w:r>
    </w:p>
    <w:p w14:paraId="7C6ECE5F"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dtl.bill_id = bill.bill_id</w:t>
      </w:r>
    </w:p>
    <w:p w14:paraId="41F01D5B"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aper.acct_id = bill.acct_id</w:t>
      </w:r>
    </w:p>
    <w:p w14:paraId="33A2F5DD"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aper.per_id = per.per_id2</w:t>
      </w:r>
    </w:p>
    <w:p w14:paraId="0DBEF5E8"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and BL.bill_lvl_1 = 'CLAIM' </w:t>
      </w:r>
    </w:p>
    <w:p w14:paraId="71EC77DB"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and BL.parent_per_id = const.per_id </w:t>
      </w:r>
    </w:p>
    <w:p w14:paraId="17BEFDB4"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bl.billing_group_id = aper.per_id</w:t>
      </w:r>
    </w:p>
    <w:p w14:paraId="1517A0A9"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const.per_id = '6334202423'</w:t>
      </w:r>
    </w:p>
    <w:p w14:paraId="467B24B3" w14:textId="4DB33942"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and bl.bill_lvl_2 = </w:t>
      </w:r>
      <w:r w:rsidR="00B64C84">
        <w:rPr>
          <w:rFonts w:ascii="Century Gothic" w:eastAsia="Century Gothic" w:hAnsi="Century Gothic" w:cs="Century Gothic"/>
        </w:rPr>
        <w:t>:</w:t>
      </w:r>
      <w:r w:rsidR="00B64C84" w:rsidRPr="00B64C84">
        <w:rPr>
          <w:rFonts w:ascii="Century Gothic" w:eastAsia="Century Gothic" w:hAnsi="Century Gothic" w:cs="Century Gothic"/>
        </w:rPr>
        <w:t xml:space="preserve"> </w:t>
      </w:r>
      <w:r w:rsidR="00B64C84" w:rsidRPr="00E91A48">
        <w:rPr>
          <w:rFonts w:ascii="Century Gothic" w:eastAsia="Century Gothic" w:hAnsi="Century Gothic" w:cs="Century Gothic"/>
        </w:rPr>
        <w:t>bill_lvl_</w:t>
      </w:r>
      <w:r w:rsidR="00B64C84">
        <w:rPr>
          <w:rFonts w:ascii="Century Gothic" w:eastAsia="Century Gothic" w:hAnsi="Century Gothic" w:cs="Century Gothic"/>
        </w:rPr>
        <w:t>2</w:t>
      </w:r>
      <w:r w:rsidR="00B64C84" w:rsidRPr="00E91A48">
        <w:rPr>
          <w:rFonts w:ascii="Century Gothic" w:eastAsia="Century Gothic" w:hAnsi="Century Gothic" w:cs="Century Gothic"/>
        </w:rPr>
        <w:t xml:space="preserve"> </w:t>
      </w:r>
      <w:r w:rsidR="00B64C84">
        <w:rPr>
          <w:rFonts w:ascii="Century Gothic" w:eastAsia="Century Gothic" w:hAnsi="Century Gothic" w:cs="Century Gothic"/>
        </w:rPr>
        <w:t xml:space="preserve"> </w:t>
      </w:r>
      <w:r w:rsidR="00B64C84">
        <w:rPr>
          <w:rFonts w:ascii="Century Gothic" w:eastAsia="Century Gothic" w:hAnsi="Century Gothic" w:cs="Century Gothic"/>
        </w:rPr>
        <w:tab/>
      </w:r>
      <w:r w:rsidR="00B64C84">
        <w:rPr>
          <w:rFonts w:ascii="Century Gothic" w:eastAsia="Century Gothic" w:hAnsi="Century Gothic" w:cs="Century Gothic"/>
        </w:rPr>
        <w:tab/>
      </w:r>
      <w:r w:rsidR="00B64C84">
        <w:rPr>
          <w:rFonts w:ascii="Century Gothic" w:eastAsia="Century Gothic" w:hAnsi="Century Gothic" w:cs="Century Gothic"/>
        </w:rPr>
        <w:tab/>
        <w:t>--</w:t>
      </w:r>
      <w:r w:rsidRPr="00DE6EF9">
        <w:rPr>
          <w:rFonts w:ascii="Century Gothic" w:eastAsia="Century Gothic" w:hAnsi="Century Gothic" w:cs="Century Gothic"/>
        </w:rPr>
        <w:t>'MKC0146                       '</w:t>
      </w:r>
    </w:p>
    <w:p w14:paraId="7D3BAE6E" w14:textId="2DE6AEB0"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and BL.bill_lvl_3 = </w:t>
      </w:r>
      <w:r w:rsidR="00B64C84">
        <w:rPr>
          <w:rFonts w:ascii="Century Gothic" w:eastAsia="Century Gothic" w:hAnsi="Century Gothic" w:cs="Century Gothic"/>
        </w:rPr>
        <w:t>:</w:t>
      </w:r>
      <w:r w:rsidR="00B64C84" w:rsidRPr="00B64C84">
        <w:rPr>
          <w:rFonts w:ascii="Century Gothic" w:eastAsia="Century Gothic" w:hAnsi="Century Gothic" w:cs="Century Gothic"/>
        </w:rPr>
        <w:t xml:space="preserve"> </w:t>
      </w:r>
      <w:r w:rsidR="00B64C84" w:rsidRPr="00E91A48">
        <w:rPr>
          <w:rFonts w:ascii="Century Gothic" w:eastAsia="Century Gothic" w:hAnsi="Century Gothic" w:cs="Century Gothic"/>
        </w:rPr>
        <w:t xml:space="preserve">bill_lvl_3 </w:t>
      </w:r>
      <w:r w:rsidR="00B64C84">
        <w:rPr>
          <w:rFonts w:ascii="Century Gothic" w:eastAsia="Century Gothic" w:hAnsi="Century Gothic" w:cs="Century Gothic"/>
        </w:rPr>
        <w:t xml:space="preserve"> </w:t>
      </w:r>
      <w:r w:rsidR="00B64C84">
        <w:rPr>
          <w:rFonts w:ascii="Century Gothic" w:eastAsia="Century Gothic" w:hAnsi="Century Gothic" w:cs="Century Gothic"/>
        </w:rPr>
        <w:tab/>
      </w:r>
      <w:r w:rsidR="00B64C84">
        <w:rPr>
          <w:rFonts w:ascii="Century Gothic" w:eastAsia="Century Gothic" w:hAnsi="Century Gothic" w:cs="Century Gothic"/>
        </w:rPr>
        <w:tab/>
      </w:r>
      <w:r w:rsidR="00B64C84">
        <w:rPr>
          <w:rFonts w:ascii="Century Gothic" w:eastAsia="Century Gothic" w:hAnsi="Century Gothic" w:cs="Century Gothic"/>
        </w:rPr>
        <w:tab/>
        <w:t>--</w:t>
      </w:r>
      <w:r w:rsidRPr="00DE6EF9">
        <w:rPr>
          <w:rFonts w:ascii="Century Gothic" w:eastAsia="Century Gothic" w:hAnsi="Century Gothic" w:cs="Century Gothic"/>
        </w:rPr>
        <w:t>'MK00000149                    '</w:t>
      </w:r>
      <w:r w:rsidR="000538A4">
        <w:rPr>
          <w:rFonts w:ascii="Century Gothic" w:eastAsia="Century Gothic" w:hAnsi="Century Gothic" w:cs="Century Gothic"/>
        </w:rPr>
        <w:t xml:space="preserve"> </w:t>
      </w:r>
      <w:r w:rsidR="00F24659">
        <w:rPr>
          <w:rFonts w:ascii="Century Gothic" w:eastAsia="Century Gothic" w:hAnsi="Century Gothic" w:cs="Century Gothic"/>
        </w:rPr>
        <w:t xml:space="preserve">– Based on level of </w:t>
      </w:r>
      <w:r w:rsidR="0080776B">
        <w:rPr>
          <w:rFonts w:ascii="Century Gothic" w:eastAsia="Century Gothic" w:hAnsi="Century Gothic" w:cs="Century Gothic"/>
        </w:rPr>
        <w:t>consolidation</w:t>
      </w:r>
    </w:p>
    <w:p w14:paraId="0B1B2014" w14:textId="5BD12339"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 </w:t>
      </w:r>
    </w:p>
    <w:p w14:paraId="2AAA5E22"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AND BSEG.BSEG_ID = CALC.BSEG_ID </w:t>
      </w:r>
    </w:p>
    <w:p w14:paraId="64EA0109"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AND CALC.BSEG_ID = LN.BSEG_ID </w:t>
      </w:r>
    </w:p>
    <w:p w14:paraId="0036A970"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CALC.BILLABLE_CHG_ID = BCHAR.BILLABLE_CHG_ID</w:t>
      </w:r>
    </w:p>
    <w:p w14:paraId="4C0EE822"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TRIM(BCHAR.CHAR_TYPE_CD) = 'CM-CLMC'</w:t>
      </w:r>
    </w:p>
    <w:p w14:paraId="72EC2DE7"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AND TRIM(BCHAR.ADHOC_CHAR_VAL) = 'Retail'-- :CHANNEL</w:t>
      </w:r>
    </w:p>
    <w:p w14:paraId="69A9DF11" w14:textId="77777777"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--AND BCHAR.CHAR_TYPE_CD = :channel </w:t>
      </w:r>
    </w:p>
    <w:p w14:paraId="34DF7B99" w14:textId="38E8EB64" w:rsidR="00DE6EF9" w:rsidRPr="00DE6EF9" w:rsidRDefault="00DE6EF9" w:rsidP="00DE6EF9">
      <w:pPr>
        <w:rPr>
          <w:rFonts w:ascii="Century Gothic" w:eastAsia="Century Gothic" w:hAnsi="Century Gothic" w:cs="Century Gothic"/>
        </w:rPr>
      </w:pPr>
      <w:r w:rsidRPr="00DE6EF9">
        <w:rPr>
          <w:rFonts w:ascii="Century Gothic" w:eastAsia="Century Gothic" w:hAnsi="Century Gothic" w:cs="Century Gothic"/>
        </w:rPr>
        <w:t xml:space="preserve">GROUP BY LN.DESCR_ON_BILL, BCHAR.ADHOC_CHAR_VAL </w:t>
      </w:r>
    </w:p>
    <w:p w14:paraId="712AEBC9" w14:textId="27C001EB" w:rsidR="009A01F4" w:rsidRDefault="00DE6EF9" w:rsidP="00DE6EF9">
      <w:pPr>
        <w:rPr>
          <w:rFonts w:ascii="Century Gothic" w:eastAsia="Century Gothic" w:hAnsi="Century Gothic" w:cs="Century Gothic"/>
        </w:rPr>
      </w:pPr>
      <w:r w:rsidRPr="00DE6EF9">
        <w:rPr>
          <w:rFonts w:ascii="Century Gothic" w:eastAsia="Century Gothic" w:hAnsi="Century Gothic" w:cs="Century Gothic"/>
        </w:rPr>
        <w:t>ORDER BY LN.DESCR_ON_BILL, BCHAR.ADHOC_CHAR_VAL</w:t>
      </w:r>
    </w:p>
    <w:p w14:paraId="1F13E992" w14:textId="77777777" w:rsidR="002722B2" w:rsidRDefault="002722B2" w:rsidP="0F2DB0FF">
      <w:pPr>
        <w:spacing w:before="240" w:after="120"/>
        <w:rPr>
          <w:rFonts w:ascii="Century Gothic" w:eastAsia="Century Gothic" w:hAnsi="Century Gothic" w:cs="Century Gothic"/>
        </w:rPr>
      </w:pPr>
    </w:p>
    <w:p w14:paraId="6791758D" w14:textId="5998E540" w:rsidR="005A5146" w:rsidRDefault="005A5146" w:rsidP="0F2DB0FF">
      <w:pPr>
        <w:spacing w:before="240" w:after="120"/>
        <w:rPr>
          <w:rFonts w:ascii="Century Gothic" w:eastAsia="Century Gothic" w:hAnsi="Century Gothic" w:cs="Century Gothic"/>
        </w:rPr>
      </w:pPr>
      <w:r>
        <w:rPr>
          <w:rFonts w:ascii="Century Gothic" w:eastAsia="Century Gothic" w:hAnsi="Century Gothic" w:cs="Century Gothic"/>
        </w:rPr>
        <w:t xml:space="preserve">We need to add below 2 </w:t>
      </w:r>
      <w:r w:rsidR="002F1EC0">
        <w:rPr>
          <w:rFonts w:ascii="Century Gothic" w:eastAsia="Century Gothic" w:hAnsi="Century Gothic" w:cs="Century Gothic"/>
        </w:rPr>
        <w:t xml:space="preserve">new xml tags in </w:t>
      </w:r>
      <w:r w:rsidR="00FA0173">
        <w:rPr>
          <w:rFonts w:ascii="Century Gothic" w:eastAsia="Century Gothic" w:hAnsi="Century Gothic" w:cs="Century Gothic"/>
        </w:rPr>
        <w:t>statement pages –</w:t>
      </w:r>
    </w:p>
    <w:p w14:paraId="6DBEADF4" w14:textId="77777777" w:rsidR="00FA0173" w:rsidRDefault="00FA0173" w:rsidP="0F2DB0FF">
      <w:pPr>
        <w:spacing w:before="240" w:after="120"/>
        <w:rPr>
          <w:rFonts w:ascii="Century Gothic" w:eastAsia="Century Gothic" w:hAnsi="Century Gothic" w:cs="Century Gothic"/>
        </w:rPr>
      </w:pPr>
    </w:p>
    <w:p w14:paraId="57775923" w14:textId="09165A28" w:rsidR="005A5146" w:rsidRPr="005A5146" w:rsidRDefault="005A5146" w:rsidP="005A5146">
      <w:pPr>
        <w:spacing w:before="240" w:after="120"/>
        <w:rPr>
          <w:rFonts w:ascii="Century Gothic" w:eastAsia="Century Gothic" w:hAnsi="Century Gothic" w:cs="Century Gothic"/>
        </w:rPr>
      </w:pPr>
      <w:r w:rsidRPr="005A5146">
        <w:rPr>
          <w:rFonts w:ascii="Century Gothic" w:eastAsia="Century Gothic" w:hAnsi="Century Gothic" w:cs="Century Gothic"/>
        </w:rPr>
        <w:t>&lt;consolidated&gt; - To store the consolidation level</w:t>
      </w:r>
      <w:r w:rsidR="00F41CAB">
        <w:rPr>
          <w:rFonts w:ascii="Century Gothic" w:eastAsia="Century Gothic" w:hAnsi="Century Gothic" w:cs="Century Gothic"/>
        </w:rPr>
        <w:t xml:space="preserve"> – get this value</w:t>
      </w:r>
      <w:r w:rsidR="004A4718">
        <w:rPr>
          <w:rFonts w:ascii="Century Gothic" w:eastAsia="Century Gothic" w:hAnsi="Century Gothic" w:cs="Century Gothic"/>
        </w:rPr>
        <w:t xml:space="preserve"> from above query for group level.</w:t>
      </w:r>
    </w:p>
    <w:p w14:paraId="18A36B4F" w14:textId="3E936494" w:rsidR="005A5146" w:rsidRPr="005A5146" w:rsidRDefault="005A5146" w:rsidP="005A5146">
      <w:pPr>
        <w:spacing w:before="240" w:after="120"/>
        <w:rPr>
          <w:rFonts w:ascii="Century Gothic" w:eastAsia="Century Gothic" w:hAnsi="Century Gothic" w:cs="Century Gothic"/>
        </w:rPr>
      </w:pPr>
      <w:r w:rsidRPr="005A5146">
        <w:rPr>
          <w:rFonts w:ascii="Century Gothic" w:eastAsia="Century Gothic" w:hAnsi="Century Gothic" w:cs="Century Gothic"/>
        </w:rPr>
        <w:t>&lt;pageNo&gt; - To store the page number.</w:t>
      </w:r>
      <w:r w:rsidR="004A4718" w:rsidRPr="004A4718">
        <w:rPr>
          <w:rFonts w:ascii="Century Gothic" w:eastAsia="Century Gothic" w:hAnsi="Century Gothic" w:cs="Century Gothic"/>
        </w:rPr>
        <w:t xml:space="preserve"> </w:t>
      </w:r>
      <w:r w:rsidR="004A4718">
        <w:rPr>
          <w:rFonts w:ascii="Century Gothic" w:eastAsia="Century Gothic" w:hAnsi="Century Gothic" w:cs="Century Gothic"/>
        </w:rPr>
        <w:t>– get this value from above query for group level.</w:t>
      </w:r>
    </w:p>
    <w:p w14:paraId="2F0E74E4" w14:textId="77777777" w:rsidR="002722B2" w:rsidRDefault="002722B2" w:rsidP="0F2DB0FF">
      <w:pPr>
        <w:spacing w:before="240" w:after="120"/>
        <w:rPr>
          <w:rFonts w:ascii="Century Gothic" w:eastAsia="Century Gothic" w:hAnsi="Century Gothic" w:cs="Century Gothic"/>
        </w:rPr>
      </w:pPr>
    </w:p>
    <w:p w14:paraId="7F4AACBC" w14:textId="77777777" w:rsidR="009926C1" w:rsidRDefault="009926C1" w:rsidP="0F2DB0FF">
      <w:pPr>
        <w:spacing w:before="240" w:after="120"/>
        <w:rPr>
          <w:rFonts w:ascii="Century Gothic" w:eastAsia="Century Gothic" w:hAnsi="Century Gothic" w:cs="Century Gothic"/>
        </w:rPr>
      </w:pPr>
    </w:p>
    <w:p w14:paraId="5EF4EB12" w14:textId="77777777" w:rsidR="009926C1" w:rsidRDefault="009926C1" w:rsidP="0F2DB0FF">
      <w:pPr>
        <w:spacing w:before="240" w:after="120"/>
        <w:rPr>
          <w:rFonts w:ascii="Century Gothic" w:eastAsia="Century Gothic" w:hAnsi="Century Gothic" w:cs="Century Gothic"/>
        </w:rPr>
      </w:pPr>
    </w:p>
    <w:p w14:paraId="5EF57012" w14:textId="77777777" w:rsidR="002722B2" w:rsidRDefault="002722B2" w:rsidP="0F2DB0FF">
      <w:pPr>
        <w:spacing w:before="240" w:after="120"/>
        <w:rPr>
          <w:rFonts w:ascii="Century Gothic" w:eastAsia="Century Gothic" w:hAnsi="Century Gothic" w:cs="Century Gothic"/>
        </w:rPr>
      </w:pPr>
    </w:p>
    <w:p w14:paraId="411D98C1" w14:textId="77777777" w:rsidR="002722B2" w:rsidRDefault="002722B2" w:rsidP="0F2DB0FF">
      <w:pPr>
        <w:spacing w:before="240" w:after="120"/>
        <w:rPr>
          <w:rFonts w:ascii="Century Gothic" w:eastAsia="Century Gothic" w:hAnsi="Century Gothic" w:cs="Century Gothic"/>
        </w:rPr>
      </w:pPr>
    </w:p>
    <w:p w14:paraId="313C4B86" w14:textId="77777777" w:rsidR="002722B2" w:rsidRDefault="002722B2" w:rsidP="0F2DB0FF">
      <w:pPr>
        <w:spacing w:before="240" w:after="120"/>
        <w:rPr>
          <w:rFonts w:ascii="Century Gothic" w:eastAsia="Century Gothic" w:hAnsi="Century Gothic" w:cs="Century Gothic"/>
        </w:rPr>
      </w:pPr>
    </w:p>
    <w:p w14:paraId="4F7B12C7" w14:textId="77777777" w:rsidR="002722B2" w:rsidRDefault="002722B2" w:rsidP="0F2DB0FF">
      <w:pPr>
        <w:spacing w:before="240" w:after="120"/>
        <w:rPr>
          <w:rFonts w:ascii="Century Gothic" w:eastAsia="Century Gothic" w:hAnsi="Century Gothic" w:cs="Century Gothic"/>
        </w:rPr>
      </w:pPr>
    </w:p>
    <w:p w14:paraId="17452D44" w14:textId="77777777" w:rsidR="002722B2" w:rsidRDefault="002722B2" w:rsidP="0F2DB0FF">
      <w:pPr>
        <w:spacing w:before="240" w:after="120"/>
        <w:rPr>
          <w:rFonts w:ascii="Century Gothic" w:eastAsia="Century Gothic" w:hAnsi="Century Gothic" w:cs="Century Gothic"/>
        </w:rPr>
      </w:pPr>
    </w:p>
    <w:tbl>
      <w:tblPr>
        <w:tblStyle w:val="TableGrid"/>
        <w:tblW w:w="0" w:type="auto"/>
        <w:tblInd w:w="720" w:type="dxa"/>
        <w:tblLayout w:type="fixed"/>
        <w:tblLook w:val="04A0" w:firstRow="1" w:lastRow="0" w:firstColumn="1" w:lastColumn="0" w:noHBand="0" w:noVBand="1"/>
      </w:tblPr>
      <w:tblGrid>
        <w:gridCol w:w="2514"/>
        <w:gridCol w:w="1621"/>
        <w:gridCol w:w="2070"/>
        <w:gridCol w:w="3505"/>
      </w:tblGrid>
      <w:tr w:rsidR="002722B2" w14:paraId="6617BD3F" w14:textId="77777777" w:rsidTr="00640E2A">
        <w:tc>
          <w:tcPr>
            <w:tcW w:w="2514" w:type="dxa"/>
          </w:tcPr>
          <w:p w14:paraId="639AFFD3" w14:textId="77777777" w:rsidR="002722B2" w:rsidRDefault="002722B2" w:rsidP="00640E2A">
            <w:pPr>
              <w:pStyle w:val="BodyText"/>
            </w:pPr>
            <w:r>
              <w:t>Variable Name</w:t>
            </w:r>
          </w:p>
        </w:tc>
        <w:tc>
          <w:tcPr>
            <w:tcW w:w="1621" w:type="dxa"/>
          </w:tcPr>
          <w:p w14:paraId="4C551E7D" w14:textId="77777777" w:rsidR="002722B2" w:rsidRDefault="002722B2" w:rsidP="00640E2A">
            <w:pPr>
              <w:pStyle w:val="BodyText"/>
            </w:pPr>
            <w:r>
              <w:t>Sample Value from PDF</w:t>
            </w:r>
          </w:p>
        </w:tc>
        <w:tc>
          <w:tcPr>
            <w:tcW w:w="2070" w:type="dxa"/>
          </w:tcPr>
          <w:p w14:paraId="787F7D45" w14:textId="77777777" w:rsidR="002722B2" w:rsidRDefault="002722B2" w:rsidP="00640E2A">
            <w:pPr>
              <w:pStyle w:val="BodyText"/>
            </w:pPr>
            <w:ins w:id="1109" w:author="Pallavi Tonpe" w:date="2025-08-31T23:14:00Z" w16du:dateUtc="2025-09-01T03:14:00Z">
              <w:r>
                <w:t>XML Element</w:t>
              </w:r>
            </w:ins>
          </w:p>
        </w:tc>
        <w:tc>
          <w:tcPr>
            <w:tcW w:w="3505" w:type="dxa"/>
          </w:tcPr>
          <w:p w14:paraId="4DF5B46E" w14:textId="77777777" w:rsidR="002722B2" w:rsidRDefault="002722B2" w:rsidP="00640E2A">
            <w:pPr>
              <w:pStyle w:val="BodyText"/>
            </w:pPr>
            <w:r>
              <w:t xml:space="preserve">Mapping </w:t>
            </w:r>
          </w:p>
        </w:tc>
      </w:tr>
      <w:tr w:rsidR="002722B2" w14:paraId="4B226117" w14:textId="77777777" w:rsidTr="00640E2A">
        <w:tc>
          <w:tcPr>
            <w:tcW w:w="2514" w:type="dxa"/>
          </w:tcPr>
          <w:p w14:paraId="37C3F932" w14:textId="77777777" w:rsidR="002722B2" w:rsidRDefault="002722B2" w:rsidP="00640E2A">
            <w:pPr>
              <w:pStyle w:val="BodyText"/>
            </w:pPr>
            <w:r>
              <w:t>Logo Code</w:t>
            </w:r>
          </w:p>
        </w:tc>
        <w:tc>
          <w:tcPr>
            <w:tcW w:w="1621" w:type="dxa"/>
          </w:tcPr>
          <w:p w14:paraId="743BCECC" w14:textId="77777777" w:rsidR="002722B2" w:rsidRDefault="002722B2" w:rsidP="00640E2A">
            <w:pPr>
              <w:pStyle w:val="BodyText"/>
            </w:pPr>
            <w:r>
              <w:t>Prime Therapeutics</w:t>
            </w:r>
          </w:p>
        </w:tc>
        <w:tc>
          <w:tcPr>
            <w:tcW w:w="2070" w:type="dxa"/>
          </w:tcPr>
          <w:p w14:paraId="35796DEF" w14:textId="77777777" w:rsidR="002722B2" w:rsidRDefault="002722B2" w:rsidP="00640E2A">
            <w:pPr>
              <w:pStyle w:val="BodyText"/>
            </w:pPr>
            <w:ins w:id="1110" w:author="Pallavi Tonpe" w:date="2025-08-31T23:17:00Z" w16du:dateUtc="2025-09-01T03:17:00Z">
              <w:r>
                <w:t>logoCd</w:t>
              </w:r>
            </w:ins>
          </w:p>
        </w:tc>
        <w:tc>
          <w:tcPr>
            <w:tcW w:w="3505" w:type="dxa"/>
          </w:tcPr>
          <w:p w14:paraId="0E7B2D30" w14:textId="77777777" w:rsidR="002722B2" w:rsidRDefault="002722B2" w:rsidP="00640E2A">
            <w:pPr>
              <w:pStyle w:val="BodyText"/>
            </w:pPr>
            <w:r>
              <w:t xml:space="preserve">Refer extendable lookup </w:t>
            </w:r>
            <w:ins w:id="1111" w:author="Pallavi Tonpe" w:date="2025-09-03T01:09:00Z">
              <w:r w:rsidRPr="001565F7">
                <w:t>CM-MarketsExtLookup</w:t>
              </w:r>
            </w:ins>
          </w:p>
          <w:p w14:paraId="2681493B" w14:textId="77777777" w:rsidR="002722B2" w:rsidRDefault="002722B2" w:rsidP="00640E2A">
            <w:pPr>
              <w:pStyle w:val="BodyText"/>
              <w:rPr>
                <w:ins w:id="1112" w:author="Pallavi Tonpe" w:date="2025-08-31T23:17:00Z" w16du:dateUtc="2025-09-01T03:17:00Z"/>
              </w:rPr>
            </w:pPr>
            <w:r>
              <w:t>For Logo Code</w:t>
            </w:r>
          </w:p>
          <w:p w14:paraId="48E31827" w14:textId="77777777" w:rsidR="002722B2" w:rsidRDefault="002722B2" w:rsidP="00640E2A">
            <w:pPr>
              <w:pStyle w:val="BodyText"/>
            </w:pPr>
            <w:ins w:id="1113" w:author="Pallavi Tonpe" w:date="2025-08-31T23:17:00Z" w16du:dateUtc="2025-09-01T03:17:00Z">
              <w:r>
                <w:t xml:space="preserve">From Bil’s Account – Main Person- Get Parent Person. </w:t>
              </w:r>
            </w:ins>
            <w:ins w:id="1114" w:author="Pallavi Tonpe" w:date="2025-08-31T23:18:00Z" w16du:dateUtc="2025-09-01T03:18:00Z">
              <w:r>
                <w:t>From Parent customer get the Industry characteristic and for this value check the logo code</w:t>
              </w:r>
            </w:ins>
          </w:p>
        </w:tc>
      </w:tr>
      <w:tr w:rsidR="002722B2" w14:paraId="0C98592F" w14:textId="77777777" w:rsidTr="00640E2A">
        <w:tc>
          <w:tcPr>
            <w:tcW w:w="2514" w:type="dxa"/>
          </w:tcPr>
          <w:p w14:paraId="00F38FCB" w14:textId="77777777" w:rsidR="002722B2" w:rsidRDefault="002722B2" w:rsidP="00640E2A">
            <w:pPr>
              <w:pStyle w:val="BodyText"/>
            </w:pPr>
            <w:r>
              <w:t>Prime Address</w:t>
            </w:r>
          </w:p>
        </w:tc>
        <w:tc>
          <w:tcPr>
            <w:tcW w:w="1621" w:type="dxa"/>
          </w:tcPr>
          <w:p w14:paraId="1AE00975" w14:textId="77777777" w:rsidR="002722B2" w:rsidRDefault="002722B2" w:rsidP="00640E2A">
            <w:pPr>
              <w:pStyle w:val="BodyText"/>
            </w:pPr>
            <w:r w:rsidRPr="00400047">
              <w:t>Prime Therapeutics LLC</w:t>
            </w:r>
          </w:p>
          <w:p w14:paraId="1FD79583" w14:textId="77777777" w:rsidR="002722B2" w:rsidRDefault="002722B2" w:rsidP="00640E2A">
            <w:pPr>
              <w:pStyle w:val="BodyText"/>
            </w:pPr>
            <w:r w:rsidRPr="00F444AA">
              <w:t>2900 Ames Crossing Road, Suite 200</w:t>
            </w:r>
          </w:p>
          <w:p w14:paraId="2C8F96EC" w14:textId="77777777" w:rsidR="002722B2" w:rsidRDefault="002722B2" w:rsidP="00640E2A">
            <w:pPr>
              <w:pStyle w:val="BodyText"/>
            </w:pPr>
            <w:r w:rsidRPr="009F6F5E">
              <w:t>Eagan, MN  55121</w:t>
            </w:r>
          </w:p>
          <w:p w14:paraId="1B9DB324" w14:textId="77777777" w:rsidR="002722B2" w:rsidRDefault="002722B2" w:rsidP="00640E2A">
            <w:pPr>
              <w:pStyle w:val="BodyText"/>
            </w:pPr>
            <w:del w:id="1115" w:author="Pallavi Tonpe" w:date="2025-08-31T23:20:00Z" w16du:dateUtc="2025-09-01T03:20:00Z">
              <w:r w:rsidDel="00AD19E4">
                <w:fldChar w:fldCharType="begin"/>
              </w:r>
              <w:r w:rsidDel="00AD19E4">
                <w:delInstrText>HYPERLINK "http://www.primetherapeutics.com"</w:delInstrText>
              </w:r>
              <w:r w:rsidDel="00AD19E4">
                <w:fldChar w:fldCharType="separate"/>
              </w:r>
              <w:r w:rsidRPr="00EE21B1" w:rsidDel="00AD19E4">
                <w:rPr>
                  <w:rStyle w:val="Hyperlink"/>
                </w:rPr>
                <w:delText>www.primetherapeutics.com</w:delText>
              </w:r>
              <w:r w:rsidDel="00AD19E4">
                <w:fldChar w:fldCharType="end"/>
              </w:r>
            </w:del>
          </w:p>
        </w:tc>
        <w:tc>
          <w:tcPr>
            <w:tcW w:w="2070" w:type="dxa"/>
          </w:tcPr>
          <w:p w14:paraId="0BEE2E48" w14:textId="77777777" w:rsidR="002722B2" w:rsidRDefault="002722B2" w:rsidP="00640E2A">
            <w:pPr>
              <w:pStyle w:val="BodyText"/>
            </w:pPr>
            <w:ins w:id="1116" w:author="Pallavi Tonpe" w:date="2025-08-31T23:24:00Z" w16du:dateUtc="2025-09-01T03:24:00Z">
              <w:r>
                <w:t>primeAdress G</w:t>
              </w:r>
            </w:ins>
            <w:ins w:id="1117" w:author="Pallavi Tonpe" w:date="2025-08-31T23:19:00Z" w16du:dateUtc="2025-09-01T03:19:00Z">
              <w:r>
                <w:t>roup</w:t>
              </w:r>
            </w:ins>
          </w:p>
        </w:tc>
        <w:tc>
          <w:tcPr>
            <w:tcW w:w="3505" w:type="dxa"/>
          </w:tcPr>
          <w:p w14:paraId="4B7232D8" w14:textId="77777777" w:rsidR="002722B2" w:rsidRDefault="002722B2" w:rsidP="00640E2A">
            <w:pPr>
              <w:pStyle w:val="BodyText"/>
            </w:pPr>
            <w:r>
              <w:t>Refer extendable lookup</w:t>
            </w:r>
            <w:ins w:id="1118" w:author="Pallavi Tonpe" w:date="2025-09-03T01:09:00Z" w16du:dateUtc="2025-09-03T05:09:00Z">
              <w:r>
                <w:t xml:space="preserve"> </w:t>
              </w:r>
            </w:ins>
            <w:ins w:id="1119" w:author="Pallavi Tonpe" w:date="2025-09-03T01:09:00Z">
              <w:r w:rsidRPr="001565F7">
                <w:t>CM-MarketsExtLookup</w:t>
              </w:r>
            </w:ins>
            <w:ins w:id="1120" w:author="Pallavi Tonpe" w:date="2025-08-31T23:18:00Z" w16du:dateUtc="2025-09-01T03:18:00Z">
              <w:r>
                <w:t xml:space="preserve">, using Industry of Parent </w:t>
              </w:r>
            </w:ins>
            <w:ins w:id="1121" w:author="Pallavi Tonpe" w:date="2025-08-31T23:19:00Z" w16du:dateUtc="2025-09-01T03:19:00Z">
              <w:r>
                <w:t>customer as the extendable lookup value</w:t>
              </w:r>
            </w:ins>
          </w:p>
          <w:p w14:paraId="771570E1" w14:textId="77777777" w:rsidR="002722B2" w:rsidRDefault="002722B2" w:rsidP="00640E2A">
            <w:pPr>
              <w:pStyle w:val="BodyText"/>
            </w:pPr>
            <w:r>
              <w:t>For “Prime Address”</w:t>
            </w:r>
          </w:p>
        </w:tc>
      </w:tr>
      <w:tr w:rsidR="002722B2" w14:paraId="2132A62B" w14:textId="77777777" w:rsidTr="00640E2A">
        <w:tc>
          <w:tcPr>
            <w:tcW w:w="2514" w:type="dxa"/>
          </w:tcPr>
          <w:p w14:paraId="4BA213D9" w14:textId="77777777" w:rsidR="002722B2" w:rsidRDefault="002722B2" w:rsidP="00640E2A">
            <w:pPr>
              <w:pStyle w:val="BodyText"/>
            </w:pPr>
            <w:ins w:id="1122" w:author="Pallavi Tonpe" w:date="2025-08-31T23:29:00Z" w16du:dateUtc="2025-09-01T03:29:00Z">
              <w:r>
                <w:t>Prime Email</w:t>
              </w:r>
            </w:ins>
          </w:p>
        </w:tc>
        <w:tc>
          <w:tcPr>
            <w:tcW w:w="1621" w:type="dxa"/>
          </w:tcPr>
          <w:p w14:paraId="23E05961" w14:textId="77777777" w:rsidR="002722B2" w:rsidRPr="00A76D64" w:rsidRDefault="002722B2" w:rsidP="00640E2A">
            <w:pPr>
              <w:pStyle w:val="BodyText"/>
            </w:pPr>
            <w:ins w:id="1123" w:author="Pallavi Tonpe" w:date="2025-08-31T23:20:00Z" w16du:dateUtc="2025-09-01T03:20:00Z">
              <w:r>
                <w:fldChar w:fldCharType="begin"/>
              </w:r>
              <w:r>
                <w:instrText>HYPERLINK "http://www.primetherapeutics.com"</w:instrText>
              </w:r>
              <w:r>
                <w:fldChar w:fldCharType="separate"/>
              </w:r>
              <w:r w:rsidRPr="00EE21B1">
                <w:rPr>
                  <w:rStyle w:val="Hyperlink"/>
                </w:rPr>
                <w:t>www.primetherapeutics.com</w:t>
              </w:r>
              <w:r>
                <w:fldChar w:fldCharType="end"/>
              </w:r>
            </w:ins>
          </w:p>
        </w:tc>
        <w:tc>
          <w:tcPr>
            <w:tcW w:w="2070" w:type="dxa"/>
          </w:tcPr>
          <w:p w14:paraId="70D1A724" w14:textId="77777777" w:rsidR="002722B2" w:rsidRDefault="002722B2" w:rsidP="00640E2A">
            <w:pPr>
              <w:pStyle w:val="BodyText"/>
            </w:pPr>
            <w:ins w:id="1124" w:author="Pallavi Tonpe" w:date="2025-08-31T23:24:00Z" w16du:dateUtc="2025-09-01T03:24:00Z">
              <w:r>
                <w:t>emailId</w:t>
              </w:r>
            </w:ins>
          </w:p>
        </w:tc>
        <w:tc>
          <w:tcPr>
            <w:tcW w:w="3505" w:type="dxa"/>
          </w:tcPr>
          <w:p w14:paraId="3606062B" w14:textId="77777777" w:rsidR="002722B2" w:rsidRDefault="002722B2" w:rsidP="00640E2A">
            <w:pPr>
              <w:pStyle w:val="BodyText"/>
              <w:rPr>
                <w:ins w:id="1125" w:author="Pallavi Tonpe" w:date="2025-09-03T19:06:00Z" w16du:dateUtc="2025-09-03T23:06:00Z"/>
              </w:rPr>
            </w:pPr>
            <w:ins w:id="1126" w:author="Pallavi Tonpe" w:date="2025-09-03T19:06:00Z" w16du:dateUtc="2025-09-03T23:06:00Z">
              <w:r>
                <w:t xml:space="preserve">Refer extendable lookup </w:t>
              </w:r>
              <w:r w:rsidRPr="001565F7">
                <w:t>CM-MarketsExtLookup</w:t>
              </w:r>
              <w:r>
                <w:t>, using Industry of Parent customer as the extendable lookup value</w:t>
              </w:r>
            </w:ins>
          </w:p>
          <w:p w14:paraId="20275D4A" w14:textId="77777777" w:rsidR="002722B2" w:rsidRDefault="002722B2" w:rsidP="00640E2A">
            <w:pPr>
              <w:pStyle w:val="BodyText"/>
            </w:pPr>
          </w:p>
        </w:tc>
      </w:tr>
      <w:tr w:rsidR="002722B2" w14:paraId="0DA852BE" w14:textId="77777777" w:rsidTr="00640E2A">
        <w:tc>
          <w:tcPr>
            <w:tcW w:w="2514" w:type="dxa"/>
          </w:tcPr>
          <w:p w14:paraId="2F1D81A2" w14:textId="77777777" w:rsidR="002722B2" w:rsidRDefault="002722B2" w:rsidP="00640E2A">
            <w:pPr>
              <w:pStyle w:val="BodyText"/>
              <w:rPr>
                <w:ins w:id="1127" w:author="Pallavi Tonpe" w:date="2025-08-31T23:29:00Z" w16du:dateUtc="2025-09-01T03:29:00Z"/>
              </w:rPr>
            </w:pPr>
            <w:ins w:id="1128" w:author="Pallavi Tonpe" w:date="2025-08-31T23:29:00Z" w16du:dateUtc="2025-09-01T03:29:00Z">
              <w:r>
                <w:t xml:space="preserve">Bill To </w:t>
              </w:r>
            </w:ins>
          </w:p>
          <w:p w14:paraId="1A02FEAB" w14:textId="77777777" w:rsidR="002722B2" w:rsidRDefault="002722B2" w:rsidP="00640E2A">
            <w:pPr>
              <w:pStyle w:val="BodyText"/>
            </w:pPr>
            <w:ins w:id="1129" w:author="Pallavi Tonpe" w:date="2025-08-31T23:29:00Z" w16du:dateUtc="2025-09-01T03:29:00Z">
              <w:r>
                <w:t>Name</w:t>
              </w:r>
            </w:ins>
          </w:p>
        </w:tc>
        <w:tc>
          <w:tcPr>
            <w:tcW w:w="1621" w:type="dxa"/>
          </w:tcPr>
          <w:p w14:paraId="7FF09F4A" w14:textId="77777777" w:rsidR="002722B2" w:rsidRPr="00A76D64" w:rsidRDefault="002722B2" w:rsidP="00640E2A">
            <w:pPr>
              <w:pStyle w:val="BodyText"/>
            </w:pPr>
            <w:ins w:id="1130" w:author="Pallavi Tonpe" w:date="2025-08-31T23:29:00Z" w16du:dateUtc="2025-09-01T03:29:00Z">
              <w:r>
                <w:t>Emblem Health</w:t>
              </w:r>
            </w:ins>
          </w:p>
        </w:tc>
        <w:tc>
          <w:tcPr>
            <w:tcW w:w="2070" w:type="dxa"/>
          </w:tcPr>
          <w:p w14:paraId="4D1BCA6D" w14:textId="77777777" w:rsidR="002722B2" w:rsidRDefault="002722B2" w:rsidP="00640E2A">
            <w:pPr>
              <w:pStyle w:val="BodyText"/>
            </w:pPr>
            <w:ins w:id="1131" w:author="Pallavi Tonpe" w:date="2025-08-31T23:34:00Z" w16du:dateUtc="2025-09-01T03:34:00Z">
              <w:r>
                <w:t>address1</w:t>
              </w:r>
            </w:ins>
          </w:p>
        </w:tc>
        <w:tc>
          <w:tcPr>
            <w:tcW w:w="3505" w:type="dxa"/>
          </w:tcPr>
          <w:p w14:paraId="3E318AD8" w14:textId="77777777" w:rsidR="002722B2" w:rsidRDefault="002722B2" w:rsidP="00640E2A">
            <w:pPr>
              <w:pStyle w:val="BodyText"/>
            </w:pPr>
            <w:ins w:id="1132" w:author="Pallavi Tonpe" w:date="2025-08-31T23:29:00Z" w16du:dateUtc="2025-09-01T03:29:00Z">
              <w:r>
                <w:t>Client’s Entity Name (At Parent Customer)</w:t>
              </w:r>
            </w:ins>
          </w:p>
        </w:tc>
      </w:tr>
      <w:tr w:rsidR="002722B2" w:rsidRPr="00086629" w14:paraId="5EF08B65" w14:textId="77777777" w:rsidTr="00640E2A">
        <w:tc>
          <w:tcPr>
            <w:tcW w:w="2514" w:type="dxa"/>
          </w:tcPr>
          <w:p w14:paraId="0D7B0770" w14:textId="77777777" w:rsidR="002722B2" w:rsidRPr="00C4479D" w:rsidRDefault="002722B2" w:rsidP="00640E2A">
            <w:pPr>
              <w:pStyle w:val="BodyText"/>
              <w:spacing w:before="0" w:after="0"/>
              <w:rPr>
                <w:ins w:id="1133" w:author="Pallavi Tonpe" w:date="2025-08-31T23:29:00Z" w16du:dateUtc="2025-09-01T03:29:00Z"/>
              </w:rPr>
            </w:pPr>
            <w:ins w:id="1134" w:author="Pallavi Tonpe" w:date="2025-08-31T23:29:00Z" w16du:dateUtc="2025-09-01T03:29:00Z">
              <w:r w:rsidRPr="00C4479D">
                <w:t>Bill To</w:t>
              </w:r>
            </w:ins>
          </w:p>
          <w:p w14:paraId="43D900F2" w14:textId="77777777" w:rsidR="002722B2" w:rsidRPr="00C4479D" w:rsidRDefault="002722B2" w:rsidP="00640E2A">
            <w:pPr>
              <w:pStyle w:val="BodyText"/>
              <w:spacing w:before="0" w:after="0"/>
            </w:pPr>
            <w:ins w:id="1135" w:author="Pallavi Tonpe" w:date="2025-08-31T23:29:00Z" w16du:dateUtc="2025-09-01T03:29:00Z">
              <w:r w:rsidRPr="00C4479D">
                <w:t>Carrier/Account/Group</w:t>
              </w:r>
            </w:ins>
          </w:p>
        </w:tc>
        <w:tc>
          <w:tcPr>
            <w:tcW w:w="1621" w:type="dxa"/>
          </w:tcPr>
          <w:p w14:paraId="770612A9" w14:textId="77777777" w:rsidR="002722B2" w:rsidRPr="00C4479D" w:rsidRDefault="002722B2" w:rsidP="00640E2A">
            <w:pPr>
              <w:pStyle w:val="BodyText"/>
              <w:spacing w:before="0" w:after="0"/>
            </w:pPr>
            <w:ins w:id="1136" w:author="Pallavi Tonpe" w:date="2025-08-31T23:35:00Z" w16du:dateUtc="2025-09-01T03:35:00Z">
              <w:r w:rsidRPr="00C4479D">
                <w:t>ABC123 Account</w:t>
              </w:r>
            </w:ins>
          </w:p>
        </w:tc>
        <w:tc>
          <w:tcPr>
            <w:tcW w:w="2070" w:type="dxa"/>
          </w:tcPr>
          <w:p w14:paraId="3F06D9ED" w14:textId="77777777" w:rsidR="002722B2" w:rsidRPr="00C4479D" w:rsidRDefault="002722B2" w:rsidP="00640E2A">
            <w:pPr>
              <w:pStyle w:val="BodyText"/>
              <w:spacing w:before="0" w:after="0"/>
            </w:pPr>
            <w:ins w:id="1137" w:author="Pallavi Tonpe" w:date="2025-08-31T23:35:00Z" w16du:dateUtc="2025-09-01T03:35:00Z">
              <w:r w:rsidRPr="00C4479D">
                <w:t>address2</w:t>
              </w:r>
            </w:ins>
          </w:p>
        </w:tc>
        <w:tc>
          <w:tcPr>
            <w:tcW w:w="3505" w:type="dxa"/>
          </w:tcPr>
          <w:p w14:paraId="04E32EBF" w14:textId="77777777" w:rsidR="002722B2" w:rsidRDefault="002722B2" w:rsidP="00640E2A">
            <w:pPr>
              <w:pStyle w:val="BodyText"/>
              <w:spacing w:before="0" w:after="0"/>
              <w:rPr>
                <w:ins w:id="1138" w:author="Pallavi Tonpe" w:date="2025-09-03T18:52:00Z" w16du:dateUtc="2025-09-03T22:52:00Z"/>
              </w:rPr>
            </w:pPr>
            <w:ins w:id="1139" w:author="Pallavi Tonpe" w:date="2025-08-31T23:29:00Z" w16du:dateUtc="2025-09-01T03:29:00Z">
              <w:r w:rsidRPr="00C4479D">
                <w:t>Information can be fetched from the bill levels associated with billing group.</w:t>
              </w:r>
            </w:ins>
          </w:p>
          <w:p w14:paraId="1A84FA1B" w14:textId="77777777" w:rsidR="002722B2" w:rsidRDefault="002722B2" w:rsidP="00640E2A">
            <w:pPr>
              <w:pStyle w:val="BodyText"/>
              <w:spacing w:before="0" w:after="0"/>
              <w:rPr>
                <w:ins w:id="1140" w:author="Pallavi Tonpe" w:date="2025-09-03T18:52:00Z" w16du:dateUtc="2025-09-03T22:52:00Z"/>
              </w:rPr>
            </w:pPr>
          </w:p>
          <w:p w14:paraId="7A7B916E" w14:textId="77777777" w:rsidR="002722B2" w:rsidRDefault="002722B2" w:rsidP="00640E2A">
            <w:pPr>
              <w:pStyle w:val="BodyText"/>
              <w:spacing w:before="0" w:after="0"/>
              <w:rPr>
                <w:ins w:id="1141" w:author="Pallavi Tonpe" w:date="2025-09-03T11:40:00Z" w16du:dateUtc="2025-09-03T15:40:00Z"/>
              </w:rPr>
            </w:pPr>
            <w:ins w:id="1142" w:author="Pallavi Tonpe" w:date="2025-09-03T18:52:00Z" w16du:dateUtc="2025-09-03T22:52:00Z">
              <w:r>
                <w:t>Get the Bill Group id from Bill’s Account’s Main person</w:t>
              </w:r>
            </w:ins>
          </w:p>
          <w:p w14:paraId="71872EEE" w14:textId="77777777" w:rsidR="002722B2" w:rsidRPr="00C4479D" w:rsidRDefault="002722B2" w:rsidP="00640E2A">
            <w:pPr>
              <w:pStyle w:val="BodyText"/>
              <w:spacing w:before="0" w:after="0"/>
              <w:rPr>
                <w:ins w:id="1143" w:author="Pallavi Tonpe" w:date="2025-08-31T23:29:00Z" w16du:dateUtc="2025-09-01T03:29:00Z"/>
              </w:rPr>
            </w:pPr>
          </w:p>
          <w:p w14:paraId="6A2057F8" w14:textId="77777777" w:rsidR="002722B2" w:rsidRDefault="002722B2" w:rsidP="00640E2A">
            <w:pPr>
              <w:pStyle w:val="BodyText"/>
              <w:spacing w:before="0" w:after="0"/>
              <w:rPr>
                <w:ins w:id="1144" w:author="Pallavi Tonpe" w:date="2025-09-03T11:44:00Z" w16du:dateUtc="2025-09-03T15:44:00Z"/>
                <w:color w:val="C00000"/>
              </w:rPr>
            </w:pPr>
            <w:ins w:id="1145" w:author="Pallavi Tonpe" w:date="2025-09-03T11:44:00Z" w16du:dateUtc="2025-09-03T15:44:00Z">
              <w:r w:rsidRPr="00BE7DD9">
                <w:rPr>
                  <w:color w:val="C00000"/>
                </w:rPr>
                <w:t>SELECT DISTINCT LVL ||':'||</w:t>
              </w:r>
            </w:ins>
          </w:p>
          <w:p w14:paraId="75DBBA81" w14:textId="77777777" w:rsidR="002722B2" w:rsidRPr="00255B3F" w:rsidRDefault="002722B2" w:rsidP="00640E2A">
            <w:pPr>
              <w:pStyle w:val="BodyText"/>
              <w:spacing w:before="0" w:after="0"/>
              <w:rPr>
                <w:ins w:id="1146" w:author="Pallavi Tonpe" w:date="2025-09-03T11:40:00Z" w16du:dateUtc="2025-09-03T15:40:00Z"/>
                <w:color w:val="C00000"/>
              </w:rPr>
            </w:pPr>
            <w:ins w:id="1147" w:author="Pallavi Tonpe" w:date="2025-09-03T11:40:00Z" w16du:dateUtc="2025-09-03T15:40:00Z">
              <w:r w:rsidRPr="00255B3F">
                <w:rPr>
                  <w:color w:val="C00000"/>
                </w:rPr>
                <w:t>CASE WHEN LVL='CARRIER' THEN (SELECT DISTINCT BILL_LVL_2 FROM C1_BILL_LVL WHERE BILL_LVL_1= 'CLAIM' AND BILLING_GROUP_ID = :BGID)</w:t>
              </w:r>
            </w:ins>
          </w:p>
          <w:p w14:paraId="098ED8E8" w14:textId="77777777" w:rsidR="002722B2" w:rsidRPr="00255B3F" w:rsidRDefault="002722B2" w:rsidP="00640E2A">
            <w:pPr>
              <w:pStyle w:val="BodyText"/>
              <w:spacing w:before="0" w:after="0"/>
              <w:rPr>
                <w:ins w:id="1148" w:author="Pallavi Tonpe" w:date="2025-09-03T11:40:00Z" w16du:dateUtc="2025-09-03T15:40:00Z"/>
                <w:color w:val="C00000"/>
              </w:rPr>
            </w:pPr>
            <w:ins w:id="1149" w:author="Pallavi Tonpe" w:date="2025-09-03T11:40:00Z" w16du:dateUtc="2025-09-03T15:40:00Z">
              <w:r w:rsidRPr="00255B3F">
                <w:rPr>
                  <w:color w:val="C00000"/>
                </w:rPr>
                <w:t>WHEN LVL='ACCOUNT' THEN (SELECT DISTINCT BILL_LVL_3 FROM C1_BILL_LVL WHERE BILL_LVL_1= 'CLAIM' AND BILLING_GROUP_ID = :BGID)</w:t>
              </w:r>
            </w:ins>
          </w:p>
          <w:p w14:paraId="48240171" w14:textId="77777777" w:rsidR="002722B2" w:rsidRPr="00255B3F" w:rsidRDefault="002722B2" w:rsidP="00640E2A">
            <w:pPr>
              <w:pStyle w:val="BodyText"/>
              <w:spacing w:before="0" w:after="0"/>
              <w:rPr>
                <w:ins w:id="1150" w:author="Pallavi Tonpe" w:date="2025-09-03T11:40:00Z" w16du:dateUtc="2025-09-03T15:40:00Z"/>
                <w:color w:val="C00000"/>
              </w:rPr>
            </w:pPr>
            <w:ins w:id="1151" w:author="Pallavi Tonpe" w:date="2025-09-03T11:40:00Z" w16du:dateUtc="2025-09-03T15:40:00Z">
              <w:r w:rsidRPr="00255B3F">
                <w:rPr>
                  <w:color w:val="C00000"/>
                </w:rPr>
                <w:t>ELSE (SELECT DISTINCT BILL_LVL_4 FROM C1_BILL_LVL WHERE BILL_LVL_1= 'CLAIM' AND BILLING_GROUP_ID = :BGID)</w:t>
              </w:r>
            </w:ins>
          </w:p>
          <w:p w14:paraId="285818A1" w14:textId="77777777" w:rsidR="002722B2" w:rsidRPr="00255B3F" w:rsidRDefault="002722B2" w:rsidP="00640E2A">
            <w:pPr>
              <w:pStyle w:val="BodyText"/>
              <w:spacing w:before="0" w:after="0"/>
              <w:rPr>
                <w:ins w:id="1152" w:author="Pallavi Tonpe" w:date="2025-09-03T11:40:00Z" w16du:dateUtc="2025-09-03T15:40:00Z"/>
                <w:color w:val="C00000"/>
              </w:rPr>
            </w:pPr>
            <w:ins w:id="1153" w:author="Pallavi Tonpe" w:date="2025-09-03T11:40:00Z" w16du:dateUtc="2025-09-03T15:40:00Z">
              <w:r w:rsidRPr="00255B3F">
                <w:rPr>
                  <w:color w:val="C00000"/>
                </w:rPr>
                <w:t>END AS VAL FROM (</w:t>
              </w:r>
            </w:ins>
          </w:p>
          <w:p w14:paraId="56B5A464" w14:textId="77777777" w:rsidR="002722B2" w:rsidRPr="00255B3F" w:rsidRDefault="002722B2" w:rsidP="00640E2A">
            <w:pPr>
              <w:pStyle w:val="BodyText"/>
              <w:spacing w:before="0" w:after="0"/>
              <w:rPr>
                <w:ins w:id="1154" w:author="Pallavi Tonpe" w:date="2025-09-03T11:40:00Z" w16du:dateUtc="2025-09-03T15:40:00Z"/>
                <w:color w:val="C00000"/>
              </w:rPr>
            </w:pPr>
            <w:ins w:id="1155" w:author="Pallavi Tonpe" w:date="2025-09-03T11:40:00Z" w16du:dateUtc="2025-09-03T15:40:00Z">
              <w:r w:rsidRPr="00255B3F">
                <w:rPr>
                  <w:color w:val="C00000"/>
                </w:rPr>
                <w:t>SELECT BILLING_GROUP_ID,</w:t>
              </w:r>
            </w:ins>
          </w:p>
          <w:p w14:paraId="11706A3F" w14:textId="77777777" w:rsidR="002722B2" w:rsidRPr="00255B3F" w:rsidRDefault="002722B2" w:rsidP="00640E2A">
            <w:pPr>
              <w:pStyle w:val="BodyText"/>
              <w:spacing w:before="0" w:after="0"/>
              <w:rPr>
                <w:ins w:id="1156" w:author="Pallavi Tonpe" w:date="2025-09-03T11:40:00Z" w16du:dateUtc="2025-09-03T15:40:00Z"/>
                <w:color w:val="C00000"/>
              </w:rPr>
            </w:pPr>
            <w:ins w:id="1157" w:author="Pallavi Tonpe" w:date="2025-09-03T11:40:00Z" w16du:dateUtc="2025-09-03T15:40:00Z">
              <w:r w:rsidRPr="00255B3F">
                <w:rPr>
                  <w:color w:val="C00000"/>
                </w:rPr>
                <w:t xml:space="preserve">CASE WHEN ( BO_STATUS_CD ='ACTIVE' AND BILL_LVL_1 ='CLAIM' </w:t>
              </w:r>
            </w:ins>
          </w:p>
          <w:p w14:paraId="20A8A52A" w14:textId="77777777" w:rsidR="002722B2" w:rsidRPr="00255B3F" w:rsidRDefault="002722B2" w:rsidP="00640E2A">
            <w:pPr>
              <w:pStyle w:val="BodyText"/>
              <w:spacing w:before="0" w:after="0"/>
              <w:rPr>
                <w:ins w:id="1158" w:author="Pallavi Tonpe" w:date="2025-09-03T11:40:00Z" w16du:dateUtc="2025-09-03T15:40:00Z"/>
                <w:color w:val="C00000"/>
              </w:rPr>
            </w:pPr>
            <w:ins w:id="1159" w:author="Pallavi Tonpe" w:date="2025-09-03T11:40:00Z" w16du:dateUtc="2025-09-03T15:40:00Z">
              <w:r w:rsidRPr="00255B3F">
                <w:rPr>
                  <w:color w:val="C00000"/>
                </w:rPr>
                <w:t xml:space="preserve">AND TRIM(BILL_LVL_2) IS NOT NULL AND BILL_LVL_3 IS NULL AND BILL_LVL_4 IS NULL </w:t>
              </w:r>
            </w:ins>
          </w:p>
          <w:p w14:paraId="00D51188" w14:textId="77777777" w:rsidR="002722B2" w:rsidRPr="00255B3F" w:rsidRDefault="002722B2" w:rsidP="00640E2A">
            <w:pPr>
              <w:pStyle w:val="BodyText"/>
              <w:spacing w:before="0" w:after="0"/>
              <w:rPr>
                <w:ins w:id="1160" w:author="Pallavi Tonpe" w:date="2025-09-03T11:40:00Z" w16du:dateUtc="2025-09-03T15:40:00Z"/>
                <w:color w:val="C00000"/>
              </w:rPr>
            </w:pPr>
            <w:ins w:id="1161" w:author="Pallavi Tonpe" w:date="2025-09-03T11:40:00Z" w16du:dateUtc="2025-09-03T15:40:00Z">
              <w:r w:rsidRPr="00255B3F">
                <w:rPr>
                  <w:color w:val="C00000"/>
                </w:rPr>
                <w:t>) THEN 'CARRIER'</w:t>
              </w:r>
            </w:ins>
          </w:p>
          <w:p w14:paraId="090E36A5" w14:textId="77777777" w:rsidR="002722B2" w:rsidRPr="00255B3F" w:rsidRDefault="002722B2" w:rsidP="00640E2A">
            <w:pPr>
              <w:pStyle w:val="BodyText"/>
              <w:spacing w:before="0" w:after="0"/>
              <w:rPr>
                <w:ins w:id="1162" w:author="Pallavi Tonpe" w:date="2025-09-03T11:40:00Z" w16du:dateUtc="2025-09-03T15:40:00Z"/>
                <w:color w:val="C00000"/>
              </w:rPr>
            </w:pPr>
            <w:ins w:id="1163" w:author="Pallavi Tonpe" w:date="2025-09-03T11:40:00Z" w16du:dateUtc="2025-09-03T15:40:00Z">
              <w:r w:rsidRPr="00255B3F">
                <w:rPr>
                  <w:color w:val="C00000"/>
                </w:rPr>
                <w:t xml:space="preserve">WHEN ( BO_STATUS_CD ='ACTIVE' AND BILL_LVL_1 ='CLAIM' </w:t>
              </w:r>
            </w:ins>
          </w:p>
          <w:p w14:paraId="0153202D" w14:textId="77777777" w:rsidR="002722B2" w:rsidRPr="00255B3F" w:rsidRDefault="002722B2" w:rsidP="00640E2A">
            <w:pPr>
              <w:pStyle w:val="BodyText"/>
              <w:spacing w:before="0" w:after="0"/>
              <w:rPr>
                <w:ins w:id="1164" w:author="Pallavi Tonpe" w:date="2025-09-03T11:40:00Z" w16du:dateUtc="2025-09-03T15:40:00Z"/>
                <w:color w:val="C00000"/>
              </w:rPr>
            </w:pPr>
            <w:ins w:id="1165" w:author="Pallavi Tonpe" w:date="2025-09-03T11:40:00Z" w16du:dateUtc="2025-09-03T15:40:00Z">
              <w:r w:rsidRPr="00255B3F">
                <w:rPr>
                  <w:color w:val="C00000"/>
                </w:rPr>
                <w:t xml:space="preserve">AND TRIM(BILL_LVL_2) IS NOT NULL AND BILL_LVL_3 IS NOT NULL AND BILL_LVL_4 IS NULL </w:t>
              </w:r>
            </w:ins>
          </w:p>
          <w:p w14:paraId="6D062138" w14:textId="77777777" w:rsidR="002722B2" w:rsidRPr="00255B3F" w:rsidRDefault="002722B2" w:rsidP="00640E2A">
            <w:pPr>
              <w:pStyle w:val="BodyText"/>
              <w:spacing w:before="0" w:after="0"/>
              <w:rPr>
                <w:ins w:id="1166" w:author="Pallavi Tonpe" w:date="2025-09-03T11:40:00Z" w16du:dateUtc="2025-09-03T15:40:00Z"/>
                <w:color w:val="C00000"/>
              </w:rPr>
            </w:pPr>
            <w:ins w:id="1167" w:author="Pallavi Tonpe" w:date="2025-09-03T11:40:00Z" w16du:dateUtc="2025-09-03T15:40:00Z">
              <w:r w:rsidRPr="00255B3F">
                <w:rPr>
                  <w:color w:val="C00000"/>
                </w:rPr>
                <w:t>) THEN 'ACCOUNT'</w:t>
              </w:r>
            </w:ins>
          </w:p>
          <w:p w14:paraId="1F3552C0" w14:textId="77777777" w:rsidR="002722B2" w:rsidRPr="00255B3F" w:rsidRDefault="002722B2" w:rsidP="00640E2A">
            <w:pPr>
              <w:pStyle w:val="BodyText"/>
              <w:spacing w:before="0" w:after="0"/>
              <w:rPr>
                <w:ins w:id="1168" w:author="Pallavi Tonpe" w:date="2025-09-03T11:40:00Z" w16du:dateUtc="2025-09-03T15:40:00Z"/>
                <w:color w:val="C00000"/>
              </w:rPr>
            </w:pPr>
            <w:ins w:id="1169" w:author="Pallavi Tonpe" w:date="2025-09-03T11:40:00Z" w16du:dateUtc="2025-09-03T15:40:00Z">
              <w:r w:rsidRPr="00255B3F">
                <w:rPr>
                  <w:color w:val="C00000"/>
                </w:rPr>
                <w:t>ELSE 'GROUP'</w:t>
              </w:r>
            </w:ins>
          </w:p>
          <w:p w14:paraId="5BB45EA6" w14:textId="77777777" w:rsidR="002722B2" w:rsidRPr="00255B3F" w:rsidRDefault="002722B2" w:rsidP="00640E2A">
            <w:pPr>
              <w:pStyle w:val="BodyText"/>
              <w:spacing w:before="0" w:after="0"/>
              <w:rPr>
                <w:ins w:id="1170" w:author="Pallavi Tonpe" w:date="2025-09-03T11:40:00Z" w16du:dateUtc="2025-09-03T15:40:00Z"/>
                <w:color w:val="C00000"/>
              </w:rPr>
            </w:pPr>
            <w:ins w:id="1171" w:author="Pallavi Tonpe" w:date="2025-09-03T11:40:00Z" w16du:dateUtc="2025-09-03T15:40:00Z">
              <w:r w:rsidRPr="00255B3F">
                <w:rPr>
                  <w:color w:val="C00000"/>
                </w:rPr>
                <w:t>END AS LVL</w:t>
              </w:r>
            </w:ins>
          </w:p>
          <w:p w14:paraId="319FEA69" w14:textId="77777777" w:rsidR="002722B2" w:rsidRPr="00086629" w:rsidRDefault="002722B2" w:rsidP="00640E2A">
            <w:pPr>
              <w:pStyle w:val="BodyText"/>
              <w:spacing w:before="0" w:after="0"/>
              <w:rPr>
                <w:color w:val="C00000"/>
              </w:rPr>
            </w:pPr>
            <w:ins w:id="1172" w:author="Pallavi Tonpe" w:date="2025-09-03T11:40:00Z" w16du:dateUtc="2025-09-03T15:40:00Z">
              <w:r w:rsidRPr="00255B3F">
                <w:rPr>
                  <w:color w:val="C00000"/>
                </w:rPr>
                <w:t>FROM C1_BILL_LVL WHERE BILLING_GROUP_ID = :BGID)</w:t>
              </w:r>
            </w:ins>
          </w:p>
        </w:tc>
      </w:tr>
      <w:tr w:rsidR="002722B2" w14:paraId="37E1D105" w14:textId="77777777" w:rsidTr="00640E2A">
        <w:tc>
          <w:tcPr>
            <w:tcW w:w="2514" w:type="dxa"/>
          </w:tcPr>
          <w:p w14:paraId="4D2085F2" w14:textId="77777777" w:rsidR="002722B2" w:rsidRDefault="002722B2" w:rsidP="00640E2A">
            <w:pPr>
              <w:pStyle w:val="BodyText"/>
            </w:pPr>
            <w:ins w:id="1173" w:author="Pallavi Tonpe" w:date="2025-08-31T23:29:00Z" w16du:dateUtc="2025-09-01T03:29:00Z">
              <w:r>
                <w:t>Bill To Address1</w:t>
              </w:r>
            </w:ins>
            <w:ins w:id="1174" w:author="Pallavi Tonpe" w:date="2025-08-31T23:35:00Z" w16du:dateUtc="2025-09-01T03:35:00Z">
              <w:r>
                <w:t xml:space="preserve"> and 2</w:t>
              </w:r>
            </w:ins>
          </w:p>
        </w:tc>
        <w:tc>
          <w:tcPr>
            <w:tcW w:w="1621" w:type="dxa"/>
          </w:tcPr>
          <w:p w14:paraId="73BF7019" w14:textId="77777777" w:rsidR="002722B2" w:rsidRPr="00A76D64" w:rsidRDefault="002722B2" w:rsidP="00640E2A">
            <w:pPr>
              <w:pStyle w:val="BodyText"/>
            </w:pPr>
            <w:ins w:id="1175" w:author="Pallavi Tonpe" w:date="2025-08-31T23:36:00Z" w16du:dateUtc="2025-09-01T03:36:00Z">
              <w:r>
                <w:t>Division XYX Street</w:t>
              </w:r>
            </w:ins>
          </w:p>
        </w:tc>
        <w:tc>
          <w:tcPr>
            <w:tcW w:w="2070" w:type="dxa"/>
          </w:tcPr>
          <w:p w14:paraId="123C7176" w14:textId="77777777" w:rsidR="002722B2" w:rsidRDefault="002722B2" w:rsidP="00640E2A">
            <w:pPr>
              <w:pStyle w:val="BodyText"/>
            </w:pPr>
            <w:ins w:id="1176" w:author="Pallavi Tonpe" w:date="2025-08-31T23:37:00Z" w16du:dateUtc="2025-09-01T03:37:00Z">
              <w:r>
                <w:t>a</w:t>
              </w:r>
            </w:ins>
            <w:ins w:id="1177" w:author="Pallavi Tonpe" w:date="2025-08-31T23:36:00Z" w16du:dateUtc="2025-09-01T03:36:00Z">
              <w:r>
                <w:t>ddress3</w:t>
              </w:r>
            </w:ins>
          </w:p>
        </w:tc>
        <w:tc>
          <w:tcPr>
            <w:tcW w:w="3505" w:type="dxa"/>
          </w:tcPr>
          <w:p w14:paraId="33D97171" w14:textId="77777777" w:rsidR="002722B2" w:rsidRDefault="002722B2" w:rsidP="00640E2A">
            <w:pPr>
              <w:pStyle w:val="BodyText"/>
            </w:pPr>
            <w:ins w:id="1178" w:author="Pallavi Tonpe" w:date="2025-08-31T23:29:00Z" w16du:dateUtc="2025-09-01T03:29:00Z">
              <w:r>
                <w:t>Client’s Adress 1</w:t>
              </w:r>
            </w:ins>
            <w:ins w:id="1179" w:author="Pallavi Tonpe" w:date="2025-08-31T23:36:00Z" w16du:dateUtc="2025-09-01T03:36:00Z">
              <w:r>
                <w:t xml:space="preserve"> +</w:t>
              </w:r>
            </w:ins>
            <w:ins w:id="1180" w:author="Pallavi Tonpe" w:date="2025-08-31T23:37:00Z" w16du:dateUtc="2025-09-01T03:37:00Z">
              <w:r>
                <w:t>’,’+</w:t>
              </w:r>
            </w:ins>
            <w:ins w:id="1181" w:author="Pallavi Tonpe" w:date="2025-08-31T23:36:00Z" w16du:dateUtc="2025-09-01T03:36:00Z">
              <w:r>
                <w:t xml:space="preserve"> Client’s  Adress 2</w:t>
              </w:r>
            </w:ins>
          </w:p>
        </w:tc>
      </w:tr>
      <w:tr w:rsidR="002722B2" w14:paraId="55864C09" w14:textId="77777777" w:rsidTr="00640E2A">
        <w:tc>
          <w:tcPr>
            <w:tcW w:w="2514" w:type="dxa"/>
          </w:tcPr>
          <w:p w14:paraId="6D1C85E7" w14:textId="77777777" w:rsidR="002722B2" w:rsidRDefault="002722B2" w:rsidP="00640E2A">
            <w:pPr>
              <w:pStyle w:val="BodyText"/>
            </w:pPr>
            <w:ins w:id="1182" w:author="Pallavi Tonpe" w:date="2025-08-31T23:29:00Z" w16du:dateUtc="2025-09-01T03:29:00Z">
              <w:r>
                <w:t>Bill To</w:t>
              </w:r>
            </w:ins>
            <w:ins w:id="1183" w:author="Pallavi Tonpe" w:date="2025-08-31T23:36:00Z" w16du:dateUtc="2025-09-01T03:36:00Z">
              <w:r>
                <w:t xml:space="preserve"> City, State and Zip</w:t>
              </w:r>
            </w:ins>
          </w:p>
        </w:tc>
        <w:tc>
          <w:tcPr>
            <w:tcW w:w="1621" w:type="dxa"/>
          </w:tcPr>
          <w:p w14:paraId="7A49EDFE" w14:textId="77777777" w:rsidR="002722B2" w:rsidRPr="00A76D64" w:rsidRDefault="002722B2" w:rsidP="00640E2A">
            <w:pPr>
              <w:pStyle w:val="BodyText"/>
            </w:pPr>
            <w:ins w:id="1184" w:author="Pallavi Tonpe" w:date="2025-08-31T23:36:00Z" w16du:dateUtc="2025-09-01T03:36:00Z">
              <w:r w:rsidRPr="00D73890">
                <w:t>PITTSBURGH</w:t>
              </w:r>
              <w:r>
                <w:t>,</w:t>
              </w:r>
            </w:ins>
            <w:ins w:id="1185" w:author="Pallavi Tonpe" w:date="2025-08-31T23:37:00Z" w16du:dateUtc="2025-09-01T03:37:00Z">
              <w:r>
                <w:t xml:space="preserve"> PA,15221</w:t>
              </w:r>
            </w:ins>
          </w:p>
        </w:tc>
        <w:tc>
          <w:tcPr>
            <w:tcW w:w="2070" w:type="dxa"/>
          </w:tcPr>
          <w:p w14:paraId="013C2BE1" w14:textId="77777777" w:rsidR="002722B2" w:rsidRDefault="002722B2" w:rsidP="00640E2A">
            <w:pPr>
              <w:pStyle w:val="BodyText"/>
            </w:pPr>
            <w:ins w:id="1186" w:author="Pallavi Tonpe" w:date="2025-08-31T23:37:00Z" w16du:dateUtc="2025-09-01T03:37:00Z">
              <w:r>
                <w:t>address4</w:t>
              </w:r>
            </w:ins>
          </w:p>
        </w:tc>
        <w:tc>
          <w:tcPr>
            <w:tcW w:w="3505" w:type="dxa"/>
          </w:tcPr>
          <w:p w14:paraId="7C6BFAED" w14:textId="77777777" w:rsidR="002722B2" w:rsidRDefault="002722B2" w:rsidP="00640E2A">
            <w:pPr>
              <w:pStyle w:val="BodyText"/>
            </w:pPr>
            <w:ins w:id="1187" w:author="Pallavi Tonpe" w:date="2025-08-31T23:37:00Z" w16du:dateUtc="2025-09-01T03:37:00Z">
              <w:r>
                <w:t>Client’s city +’,’+ Client’s  State</w:t>
              </w:r>
            </w:ins>
            <w:ins w:id="1188" w:author="Pallavi Tonpe" w:date="2025-08-31T23:38:00Z" w16du:dateUtc="2025-09-01T03:38:00Z">
              <w:r>
                <w:t xml:space="preserve"> + ‘,’ + Client’s Zip</w:t>
              </w:r>
            </w:ins>
          </w:p>
        </w:tc>
      </w:tr>
      <w:tr w:rsidR="002722B2" w14:paraId="257826EF" w14:textId="77777777" w:rsidTr="00640E2A">
        <w:tc>
          <w:tcPr>
            <w:tcW w:w="2514" w:type="dxa"/>
          </w:tcPr>
          <w:p w14:paraId="1C1FD6E7" w14:textId="77777777" w:rsidR="002722B2" w:rsidRDefault="002722B2" w:rsidP="00640E2A">
            <w:pPr>
              <w:pStyle w:val="BodyText"/>
            </w:pPr>
          </w:p>
        </w:tc>
        <w:tc>
          <w:tcPr>
            <w:tcW w:w="1621" w:type="dxa"/>
          </w:tcPr>
          <w:p w14:paraId="0C842966" w14:textId="77777777" w:rsidR="002722B2" w:rsidRPr="00A76D64" w:rsidRDefault="002722B2" w:rsidP="00640E2A">
            <w:pPr>
              <w:pStyle w:val="BodyText"/>
            </w:pPr>
          </w:p>
        </w:tc>
        <w:tc>
          <w:tcPr>
            <w:tcW w:w="2070" w:type="dxa"/>
          </w:tcPr>
          <w:p w14:paraId="4534DA7D" w14:textId="77777777" w:rsidR="002722B2" w:rsidRDefault="002722B2" w:rsidP="00640E2A">
            <w:pPr>
              <w:pStyle w:val="BodyText"/>
            </w:pPr>
          </w:p>
        </w:tc>
        <w:tc>
          <w:tcPr>
            <w:tcW w:w="3505" w:type="dxa"/>
          </w:tcPr>
          <w:p w14:paraId="17AEBC3D" w14:textId="77777777" w:rsidR="002722B2" w:rsidRDefault="002722B2" w:rsidP="00640E2A">
            <w:pPr>
              <w:pStyle w:val="BodyText"/>
            </w:pPr>
          </w:p>
        </w:tc>
      </w:tr>
      <w:tr w:rsidR="002722B2" w14:paraId="551E26CB" w14:textId="77777777" w:rsidTr="00640E2A">
        <w:tc>
          <w:tcPr>
            <w:tcW w:w="2514" w:type="dxa"/>
          </w:tcPr>
          <w:p w14:paraId="0D7A7033" w14:textId="77777777" w:rsidR="002722B2" w:rsidRDefault="002722B2" w:rsidP="00640E2A">
            <w:pPr>
              <w:pStyle w:val="BodyText"/>
            </w:pPr>
            <w:r>
              <w:t>Invoice Date</w:t>
            </w:r>
          </w:p>
        </w:tc>
        <w:tc>
          <w:tcPr>
            <w:tcW w:w="1621" w:type="dxa"/>
          </w:tcPr>
          <w:p w14:paraId="2D2F120C" w14:textId="77777777" w:rsidR="002722B2" w:rsidRDefault="002722B2" w:rsidP="00640E2A">
            <w:pPr>
              <w:pStyle w:val="BodyText"/>
            </w:pPr>
            <w:r w:rsidRPr="00A76D64">
              <w:t>05/01/2025</w:t>
            </w:r>
          </w:p>
        </w:tc>
        <w:tc>
          <w:tcPr>
            <w:tcW w:w="2070" w:type="dxa"/>
          </w:tcPr>
          <w:p w14:paraId="01D40EB6" w14:textId="77777777" w:rsidR="002722B2" w:rsidRDefault="002722B2" w:rsidP="00640E2A">
            <w:pPr>
              <w:pStyle w:val="BodyText"/>
            </w:pPr>
            <w:ins w:id="1189" w:author="Pallavi Tonpe" w:date="2025-08-31T23:40:00Z" w16du:dateUtc="2025-09-01T03:40:00Z">
              <w:r>
                <w:t>invoiceDate</w:t>
              </w:r>
            </w:ins>
          </w:p>
        </w:tc>
        <w:tc>
          <w:tcPr>
            <w:tcW w:w="3505" w:type="dxa"/>
          </w:tcPr>
          <w:p w14:paraId="3F450002" w14:textId="77777777" w:rsidR="002722B2" w:rsidRDefault="002722B2" w:rsidP="00640E2A">
            <w:pPr>
              <w:pStyle w:val="BodyText"/>
            </w:pPr>
            <w:r>
              <w:t>BILL_DT</w:t>
            </w:r>
          </w:p>
        </w:tc>
      </w:tr>
      <w:tr w:rsidR="002722B2" w14:paraId="750D2F29" w14:textId="77777777" w:rsidTr="00640E2A">
        <w:tc>
          <w:tcPr>
            <w:tcW w:w="2514" w:type="dxa"/>
          </w:tcPr>
          <w:p w14:paraId="00C310F8" w14:textId="77777777" w:rsidR="002722B2" w:rsidRDefault="002722B2" w:rsidP="00640E2A">
            <w:pPr>
              <w:pStyle w:val="BodyText"/>
            </w:pPr>
            <w:r>
              <w:t>Billing Period</w:t>
            </w:r>
          </w:p>
        </w:tc>
        <w:tc>
          <w:tcPr>
            <w:tcW w:w="1621" w:type="dxa"/>
          </w:tcPr>
          <w:p w14:paraId="566E97B0" w14:textId="77777777" w:rsidR="002722B2" w:rsidRDefault="002722B2" w:rsidP="00640E2A">
            <w:pPr>
              <w:pStyle w:val="BodyText"/>
            </w:pPr>
            <w:r w:rsidRPr="00A15544">
              <w:t>2/17/2025 - 2/23/2025</w:t>
            </w:r>
          </w:p>
        </w:tc>
        <w:tc>
          <w:tcPr>
            <w:tcW w:w="2070" w:type="dxa"/>
          </w:tcPr>
          <w:p w14:paraId="6BBE3179" w14:textId="77777777" w:rsidR="002722B2" w:rsidRDefault="002722B2" w:rsidP="00640E2A">
            <w:pPr>
              <w:pStyle w:val="BodyText"/>
            </w:pPr>
            <w:ins w:id="1190" w:author="Pallavi Tonpe" w:date="2025-08-31T23:41:00Z" w16du:dateUtc="2025-09-01T03:41:00Z">
              <w:r>
                <w:t>billingPeriod</w:t>
              </w:r>
            </w:ins>
          </w:p>
        </w:tc>
        <w:tc>
          <w:tcPr>
            <w:tcW w:w="3505" w:type="dxa"/>
          </w:tcPr>
          <w:p w14:paraId="7A7CE1E5" w14:textId="77777777" w:rsidR="002722B2" w:rsidRDefault="002722B2" w:rsidP="00640E2A">
            <w:pPr>
              <w:pStyle w:val="BodyText"/>
              <w:rPr>
                <w:ins w:id="1191" w:author="Pallavi Tonpe" w:date="2025-08-31T23:43:00Z" w16du:dateUtc="2025-09-01T03:43:00Z"/>
              </w:rPr>
            </w:pPr>
            <w:del w:id="1192" w:author="Pallavi Tonpe" w:date="2025-08-31T23:41:00Z" w16du:dateUtc="2025-09-01T03:41:00Z">
              <w:r w:rsidDel="00677CEB">
                <w:delText>BILL_PERIOD</w:delText>
              </w:r>
            </w:del>
            <w:ins w:id="1193" w:author="Pallavi Tonpe" w:date="2025-08-31T23:43:00Z" w16du:dateUtc="2025-09-01T03:43:00Z">
              <w:r>
                <w:t xml:space="preserve"> </w:t>
              </w:r>
              <w:r w:rsidRPr="005529B8">
                <w:t>SELECT MAX(START_DT) FROM CI_BSEG WHERE BILL_ID = :BILL_ID</w:t>
              </w:r>
            </w:ins>
          </w:p>
          <w:p w14:paraId="23F3009C" w14:textId="77777777" w:rsidR="002722B2" w:rsidRDefault="002722B2" w:rsidP="00640E2A">
            <w:pPr>
              <w:pStyle w:val="BodyText"/>
              <w:rPr>
                <w:ins w:id="1194" w:author="Pallavi Tonpe" w:date="2025-08-31T23:43:00Z" w16du:dateUtc="2025-09-01T03:43:00Z"/>
              </w:rPr>
            </w:pPr>
            <w:ins w:id="1195" w:author="Pallavi Tonpe" w:date="2025-08-31T23:43:00Z" w16du:dateUtc="2025-09-01T03:43:00Z">
              <w:r>
                <w:t>+ ‘-‘</w:t>
              </w:r>
            </w:ins>
          </w:p>
          <w:p w14:paraId="3C6B223C" w14:textId="77777777" w:rsidR="002722B2" w:rsidRDefault="002722B2" w:rsidP="00640E2A">
            <w:pPr>
              <w:pStyle w:val="BodyText"/>
            </w:pPr>
            <w:ins w:id="1196" w:author="Pallavi Tonpe" w:date="2025-08-31T23:43:00Z" w16du:dateUtc="2025-09-01T03:43:00Z">
              <w:r w:rsidRPr="005529B8">
                <w:t>SELECT MAX(</w:t>
              </w:r>
              <w:r>
                <w:t>END</w:t>
              </w:r>
              <w:r w:rsidRPr="005529B8">
                <w:t>_DT) FROM CI_BSEG WHERE BILL_ID = :BILL_ID</w:t>
              </w:r>
            </w:ins>
          </w:p>
        </w:tc>
      </w:tr>
      <w:tr w:rsidR="002722B2" w14:paraId="38EE4D33" w14:textId="77777777" w:rsidTr="00640E2A">
        <w:tc>
          <w:tcPr>
            <w:tcW w:w="2514" w:type="dxa"/>
          </w:tcPr>
          <w:p w14:paraId="15D73028" w14:textId="77777777" w:rsidR="002722B2" w:rsidRDefault="002722B2" w:rsidP="00640E2A">
            <w:pPr>
              <w:pStyle w:val="BodyText"/>
            </w:pPr>
            <w:r>
              <w:t>Customer</w:t>
            </w:r>
            <w:ins w:id="1197" w:author="Pallavi Tonpe" w:date="2025-08-31T23:44:00Z" w16du:dateUtc="2025-09-01T03:44:00Z">
              <w:r>
                <w:t xml:space="preserve"> Id</w:t>
              </w:r>
            </w:ins>
          </w:p>
        </w:tc>
        <w:tc>
          <w:tcPr>
            <w:tcW w:w="1621" w:type="dxa"/>
          </w:tcPr>
          <w:p w14:paraId="7B5F3689" w14:textId="77777777" w:rsidR="002722B2" w:rsidRPr="00A15544" w:rsidRDefault="002722B2" w:rsidP="00640E2A">
            <w:pPr>
              <w:pStyle w:val="BodyText"/>
            </w:pPr>
            <w:r w:rsidRPr="005D0629">
              <w:t>10003</w:t>
            </w:r>
          </w:p>
        </w:tc>
        <w:tc>
          <w:tcPr>
            <w:tcW w:w="2070" w:type="dxa"/>
          </w:tcPr>
          <w:p w14:paraId="0EBC14F7" w14:textId="77777777" w:rsidR="002722B2" w:rsidRDefault="002722B2" w:rsidP="00640E2A">
            <w:pPr>
              <w:pStyle w:val="BodyText"/>
            </w:pPr>
            <w:ins w:id="1198" w:author="Pallavi Tonpe" w:date="2025-08-31T23:44:00Z" w16du:dateUtc="2025-09-01T03:44:00Z">
              <w:r>
                <w:t>customerId</w:t>
              </w:r>
            </w:ins>
          </w:p>
        </w:tc>
        <w:tc>
          <w:tcPr>
            <w:tcW w:w="3505" w:type="dxa"/>
          </w:tcPr>
          <w:p w14:paraId="607D107C" w14:textId="77777777" w:rsidR="002722B2" w:rsidRDefault="002722B2" w:rsidP="00640E2A">
            <w:pPr>
              <w:pStyle w:val="BodyText"/>
            </w:pPr>
            <w:r>
              <w:t>CLIENT_ID</w:t>
            </w:r>
            <w:ins w:id="1199" w:author="Pallavi Tonpe" w:date="2025-08-31T23:45:00Z" w16du:dateUtc="2025-09-01T03:45:00Z">
              <w:r>
                <w:t xml:space="preserve"> (Parent Customer’s Primary identifier)</w:t>
              </w:r>
            </w:ins>
          </w:p>
        </w:tc>
      </w:tr>
      <w:tr w:rsidR="002722B2" w14:paraId="6DB0CC49" w14:textId="77777777" w:rsidTr="00640E2A">
        <w:tc>
          <w:tcPr>
            <w:tcW w:w="2514" w:type="dxa"/>
          </w:tcPr>
          <w:p w14:paraId="29146370" w14:textId="77777777" w:rsidR="002722B2" w:rsidRDefault="002722B2" w:rsidP="00640E2A">
            <w:pPr>
              <w:pStyle w:val="BodyText"/>
            </w:pPr>
            <w:r>
              <w:t>Invoice Number</w:t>
            </w:r>
          </w:p>
        </w:tc>
        <w:tc>
          <w:tcPr>
            <w:tcW w:w="1621" w:type="dxa"/>
          </w:tcPr>
          <w:p w14:paraId="0E378539" w14:textId="77777777" w:rsidR="002722B2" w:rsidRPr="00A76D64" w:rsidRDefault="002722B2" w:rsidP="00640E2A">
            <w:pPr>
              <w:pStyle w:val="BodyText"/>
            </w:pPr>
            <w:r w:rsidRPr="00A76D64">
              <w:t>1587139</w:t>
            </w:r>
          </w:p>
        </w:tc>
        <w:tc>
          <w:tcPr>
            <w:tcW w:w="2070" w:type="dxa"/>
          </w:tcPr>
          <w:p w14:paraId="02FEA4C4" w14:textId="77777777" w:rsidR="002722B2" w:rsidRDefault="002722B2" w:rsidP="00640E2A">
            <w:pPr>
              <w:pStyle w:val="BodyText"/>
            </w:pPr>
            <w:ins w:id="1200" w:author="Pallavi Tonpe" w:date="2025-08-31T23:45:00Z" w16du:dateUtc="2025-09-01T03:45:00Z">
              <w:r>
                <w:t>Invoice</w:t>
              </w:r>
            </w:ins>
            <w:ins w:id="1201" w:author="Pallavi Tonpe" w:date="2025-08-31T23:47:00Z" w16du:dateUtc="2025-09-01T03:47:00Z">
              <w:r>
                <w:t>N</w:t>
              </w:r>
            </w:ins>
            <w:ins w:id="1202" w:author="Pallavi Tonpe" w:date="2025-08-31T23:45:00Z" w16du:dateUtc="2025-09-01T03:45:00Z">
              <w:r>
                <w:t>umber</w:t>
              </w:r>
            </w:ins>
          </w:p>
        </w:tc>
        <w:tc>
          <w:tcPr>
            <w:tcW w:w="3505" w:type="dxa"/>
          </w:tcPr>
          <w:p w14:paraId="7E03AA7F" w14:textId="77777777" w:rsidR="002722B2" w:rsidRDefault="002722B2" w:rsidP="00640E2A">
            <w:pPr>
              <w:pStyle w:val="BodyText"/>
            </w:pPr>
            <w:r>
              <w:t>BILL_ID</w:t>
            </w:r>
          </w:p>
        </w:tc>
      </w:tr>
      <w:tr w:rsidR="002722B2" w14:paraId="2D528D9A" w14:textId="77777777" w:rsidTr="00640E2A">
        <w:tc>
          <w:tcPr>
            <w:tcW w:w="2514" w:type="dxa"/>
          </w:tcPr>
          <w:p w14:paraId="329A10EB" w14:textId="77777777" w:rsidR="002722B2" w:rsidRDefault="002722B2" w:rsidP="00640E2A">
            <w:pPr>
              <w:pStyle w:val="BodyText"/>
            </w:pPr>
            <w:ins w:id="1203" w:author="Pallavi Tonpe" w:date="2025-08-31T23:46:00Z" w16du:dateUtc="2025-09-01T03:46:00Z">
              <w:r>
                <w:t>Payment Terms</w:t>
              </w:r>
            </w:ins>
          </w:p>
        </w:tc>
        <w:tc>
          <w:tcPr>
            <w:tcW w:w="1621" w:type="dxa"/>
          </w:tcPr>
          <w:p w14:paraId="5B87DFB6" w14:textId="77777777" w:rsidR="002722B2" w:rsidRPr="00B302B1" w:rsidRDefault="002722B2" w:rsidP="00640E2A">
            <w:pPr>
              <w:pStyle w:val="BodyText"/>
            </w:pPr>
            <w:ins w:id="1204" w:author="Pallavi Tonpe" w:date="2025-08-31T23:46:00Z" w16du:dateUtc="2025-09-01T03:46:00Z">
              <w:r>
                <w:t>Net 3 days</w:t>
              </w:r>
            </w:ins>
          </w:p>
        </w:tc>
        <w:tc>
          <w:tcPr>
            <w:tcW w:w="2070" w:type="dxa"/>
          </w:tcPr>
          <w:p w14:paraId="069E28E1" w14:textId="77777777" w:rsidR="002722B2" w:rsidRDefault="002722B2" w:rsidP="00640E2A">
            <w:pPr>
              <w:pStyle w:val="BodyText"/>
            </w:pPr>
            <w:ins w:id="1205" w:author="Pallavi Tonpe" w:date="2025-08-31T23:47:00Z" w16du:dateUtc="2025-09-01T03:47:00Z">
              <w:r>
                <w:t>paymentTerms</w:t>
              </w:r>
            </w:ins>
          </w:p>
        </w:tc>
        <w:tc>
          <w:tcPr>
            <w:tcW w:w="3505" w:type="dxa"/>
          </w:tcPr>
          <w:p w14:paraId="7C92F875" w14:textId="77777777" w:rsidR="002722B2" w:rsidRDefault="002722B2" w:rsidP="00640E2A">
            <w:pPr>
              <w:pStyle w:val="BodyText"/>
            </w:pPr>
            <w:ins w:id="1206" w:author="Pallavi Tonpe" w:date="2025-09-03T18:49:00Z">
              <w:r w:rsidRPr="0097791E">
                <w:t>CM-NETRM</w:t>
              </w:r>
            </w:ins>
            <w:ins w:id="1207" w:author="Pallavi Tonpe" w:date="2025-09-03T18:49:00Z" w16du:dateUtc="2025-09-03T22:49:00Z">
              <w:r>
                <w:t xml:space="preserve"> characteristic on Bill’s Account</w:t>
              </w:r>
            </w:ins>
          </w:p>
        </w:tc>
      </w:tr>
      <w:tr w:rsidR="002722B2" w14:paraId="1309036F" w14:textId="77777777" w:rsidTr="00640E2A">
        <w:tc>
          <w:tcPr>
            <w:tcW w:w="2514" w:type="dxa"/>
          </w:tcPr>
          <w:p w14:paraId="530F1267" w14:textId="77777777" w:rsidR="002722B2" w:rsidRDefault="002722B2" w:rsidP="00640E2A">
            <w:pPr>
              <w:pStyle w:val="BodyText"/>
            </w:pPr>
            <w:r>
              <w:t>Payment Due Date</w:t>
            </w:r>
          </w:p>
        </w:tc>
        <w:tc>
          <w:tcPr>
            <w:tcW w:w="1621" w:type="dxa"/>
          </w:tcPr>
          <w:p w14:paraId="0441E1DF" w14:textId="77777777" w:rsidR="002722B2" w:rsidRDefault="002722B2" w:rsidP="00640E2A">
            <w:pPr>
              <w:pStyle w:val="BodyText"/>
            </w:pPr>
            <w:r w:rsidRPr="00B302B1">
              <w:t>05/08/2025</w:t>
            </w:r>
          </w:p>
        </w:tc>
        <w:tc>
          <w:tcPr>
            <w:tcW w:w="2070" w:type="dxa"/>
          </w:tcPr>
          <w:p w14:paraId="6E82E36D" w14:textId="77777777" w:rsidR="002722B2" w:rsidRDefault="002722B2" w:rsidP="00640E2A">
            <w:pPr>
              <w:pStyle w:val="BodyText"/>
            </w:pPr>
            <w:ins w:id="1208" w:author="Pallavi Tonpe" w:date="2025-08-31T23:47:00Z" w16du:dateUtc="2025-09-01T03:47:00Z">
              <w:r>
                <w:t>dueDate</w:t>
              </w:r>
            </w:ins>
          </w:p>
        </w:tc>
        <w:tc>
          <w:tcPr>
            <w:tcW w:w="3505" w:type="dxa"/>
          </w:tcPr>
          <w:p w14:paraId="2E5BCE60" w14:textId="77777777" w:rsidR="002722B2" w:rsidRDefault="002722B2" w:rsidP="00640E2A">
            <w:pPr>
              <w:pStyle w:val="BodyText"/>
            </w:pPr>
            <w:r>
              <w:t>DUE_DT</w:t>
            </w:r>
          </w:p>
        </w:tc>
      </w:tr>
      <w:tr w:rsidR="002722B2" w14:paraId="24655B83" w14:textId="77777777" w:rsidTr="00640E2A">
        <w:tc>
          <w:tcPr>
            <w:tcW w:w="2514" w:type="dxa"/>
          </w:tcPr>
          <w:p w14:paraId="5BD56289" w14:textId="77777777" w:rsidR="002722B2" w:rsidRDefault="002722B2" w:rsidP="00640E2A">
            <w:pPr>
              <w:pStyle w:val="BodyText"/>
            </w:pPr>
            <w:ins w:id="1209" w:author="Pallavi Tonpe" w:date="2025-09-06T19:36:00Z" w16du:dateUtc="2025-09-06T23:36:00Z">
              <w:r>
                <w:t>PO Number</w:t>
              </w:r>
            </w:ins>
          </w:p>
        </w:tc>
        <w:tc>
          <w:tcPr>
            <w:tcW w:w="1621" w:type="dxa"/>
          </w:tcPr>
          <w:p w14:paraId="2431F7DD" w14:textId="77777777" w:rsidR="002722B2" w:rsidRPr="00B302B1" w:rsidRDefault="002722B2" w:rsidP="00640E2A">
            <w:pPr>
              <w:pStyle w:val="BodyText"/>
            </w:pPr>
            <w:ins w:id="1210" w:author="Pallavi Tonpe" w:date="2025-09-06T19:36:00Z" w16du:dateUtc="2025-09-06T23:36:00Z">
              <w:r w:rsidRPr="00715E56">
                <w:t>4700013587LN10</w:t>
              </w:r>
            </w:ins>
          </w:p>
        </w:tc>
        <w:tc>
          <w:tcPr>
            <w:tcW w:w="2070" w:type="dxa"/>
          </w:tcPr>
          <w:p w14:paraId="2BFEA7D0" w14:textId="77777777" w:rsidR="002722B2" w:rsidRDefault="002722B2" w:rsidP="00640E2A">
            <w:pPr>
              <w:pStyle w:val="BodyText"/>
            </w:pPr>
            <w:ins w:id="1211" w:author="Pallavi Tonpe" w:date="2025-09-06T19:36:00Z" w16du:dateUtc="2025-09-06T23:36:00Z">
              <w:r>
                <w:t>PONumber</w:t>
              </w:r>
            </w:ins>
          </w:p>
        </w:tc>
        <w:tc>
          <w:tcPr>
            <w:tcW w:w="3505" w:type="dxa"/>
          </w:tcPr>
          <w:p w14:paraId="637897D3" w14:textId="77777777" w:rsidR="002722B2" w:rsidRDefault="002722B2" w:rsidP="00640E2A">
            <w:pPr>
              <w:pStyle w:val="BodyText"/>
            </w:pPr>
            <w:ins w:id="1212" w:author="Pallavi Tonpe" w:date="2025-09-06T19:37:00Z" w16du:dateUtc="2025-09-06T23:37:00Z">
              <w:r>
                <w:t xml:space="preserve">Adhoc Characteristic value from Parent for characteristic type </w:t>
              </w:r>
              <w:r w:rsidRPr="006A7469">
                <w:t>CMPONUMB</w:t>
              </w:r>
            </w:ins>
          </w:p>
        </w:tc>
      </w:tr>
      <w:tr w:rsidR="002722B2" w14:paraId="1077631C" w14:textId="77777777" w:rsidTr="00640E2A">
        <w:tc>
          <w:tcPr>
            <w:tcW w:w="9710" w:type="dxa"/>
            <w:gridSpan w:val="4"/>
          </w:tcPr>
          <w:p w14:paraId="5F746C9B" w14:textId="77777777" w:rsidR="002722B2" w:rsidRDefault="002722B2" w:rsidP="00640E2A">
            <w:pPr>
              <w:pStyle w:val="BodyText"/>
            </w:pPr>
            <w:ins w:id="1213" w:author="Pallavi Tonpe" w:date="2025-08-31T23:48:00Z" w16du:dateUtc="2025-09-01T03:48:00Z">
              <w:r>
                <w:t>claimDetails</w:t>
              </w:r>
            </w:ins>
          </w:p>
        </w:tc>
      </w:tr>
      <w:tr w:rsidR="002722B2" w:rsidRPr="00242F93" w14:paraId="5F9F2F0C" w14:textId="77777777" w:rsidTr="00640E2A">
        <w:trPr>
          <w:trHeight w:val="629"/>
        </w:trPr>
        <w:tc>
          <w:tcPr>
            <w:tcW w:w="9710" w:type="dxa"/>
            <w:gridSpan w:val="4"/>
          </w:tcPr>
          <w:p w14:paraId="4F21D2C2" w14:textId="77777777" w:rsidR="002722B2" w:rsidRPr="00242F93" w:rsidRDefault="002722B2" w:rsidP="00640E2A">
            <w:pPr>
              <w:pStyle w:val="BodyText"/>
            </w:pPr>
            <w:ins w:id="1214" w:author="Pallavi Tonpe" w:date="2025-09-01T00:01:00Z" w16du:dateUtc="2025-09-01T04:01:00Z">
              <w:r w:rsidRPr="00242F93">
                <w:t>totalClaimsQuantit</w:t>
              </w:r>
            </w:ins>
            <w:ins w:id="1215" w:author="Pallavi Tonpe" w:date="2025-09-01T00:04:00Z" w16du:dateUtc="2025-09-01T04:04:00Z">
              <w:r w:rsidRPr="00242F93">
                <w:t>y</w:t>
              </w:r>
            </w:ins>
          </w:p>
        </w:tc>
      </w:tr>
      <w:tr w:rsidR="002722B2" w14:paraId="1056853C" w14:textId="77777777" w:rsidTr="00640E2A">
        <w:tc>
          <w:tcPr>
            <w:tcW w:w="2514" w:type="dxa"/>
          </w:tcPr>
          <w:p w14:paraId="78DCBFA4" w14:textId="77777777" w:rsidR="002722B2" w:rsidRDefault="002722B2" w:rsidP="00640E2A">
            <w:pPr>
              <w:pStyle w:val="BodyText"/>
              <w:spacing w:before="0" w:after="0"/>
            </w:pPr>
            <w:r>
              <w:t>Quantity by Channel</w:t>
            </w:r>
          </w:p>
        </w:tc>
        <w:tc>
          <w:tcPr>
            <w:tcW w:w="1621" w:type="dxa"/>
          </w:tcPr>
          <w:p w14:paraId="47B0E014" w14:textId="77777777" w:rsidR="002722B2" w:rsidRDefault="002722B2" w:rsidP="00640E2A">
            <w:pPr>
              <w:pStyle w:val="BodyText"/>
              <w:spacing w:before="0" w:after="0"/>
            </w:pPr>
            <w:r>
              <w:t>200</w:t>
            </w:r>
          </w:p>
        </w:tc>
        <w:tc>
          <w:tcPr>
            <w:tcW w:w="2070" w:type="dxa"/>
          </w:tcPr>
          <w:p w14:paraId="67912F83" w14:textId="77777777" w:rsidR="002722B2" w:rsidRDefault="002722B2" w:rsidP="00640E2A">
            <w:pPr>
              <w:pStyle w:val="BodyText"/>
              <w:spacing w:before="0" w:after="0"/>
            </w:pPr>
          </w:p>
        </w:tc>
        <w:tc>
          <w:tcPr>
            <w:tcW w:w="3505" w:type="dxa"/>
          </w:tcPr>
          <w:p w14:paraId="47D8A309" w14:textId="77777777" w:rsidR="002722B2" w:rsidRDefault="002722B2">
            <w:pPr>
              <w:pStyle w:val="BodyText"/>
              <w:spacing w:before="0" w:after="0"/>
              <w:pPrChange w:id="1216" w:author="Pallavi Tonpe" w:date="2025-09-22T18:38:00Z" w16du:dateUtc="2025-09-22T22:38:00Z">
                <w:pPr>
                  <w:pStyle w:val="BodyText"/>
                </w:pPr>
              </w:pPrChange>
            </w:pPr>
            <w:r>
              <w:t>SELECT BCHAR.ADHOC_CHAR_VAL CHANNEL,SUM(DETAIL.TXN_VOL) QUANTITY</w:t>
            </w:r>
          </w:p>
          <w:p w14:paraId="5CF36011" w14:textId="77777777" w:rsidR="002722B2" w:rsidRDefault="002722B2">
            <w:pPr>
              <w:pStyle w:val="BodyText"/>
              <w:spacing w:before="0" w:after="0"/>
              <w:pPrChange w:id="1217" w:author="Pallavi Tonpe" w:date="2025-09-22T18:38:00Z" w16du:dateUtc="2025-09-22T22:38:00Z">
                <w:pPr>
                  <w:pStyle w:val="BodyText"/>
                </w:pPr>
              </w:pPrChange>
            </w:pPr>
            <w:r>
              <w:t>FROM CI_TXN_DETAIL DETAIL,CI_TXN_DTL_PRITM PRITM,CI_BSEG BSEG, CI_BSEG_CALC CALC,CI_BILL_CHG_CHAR BCHAR,CI_BILL_CHG CHG,</w:t>
            </w:r>
          </w:p>
          <w:p w14:paraId="7FB9572B" w14:textId="77777777" w:rsidR="002722B2" w:rsidRDefault="002722B2">
            <w:pPr>
              <w:pStyle w:val="BodyText"/>
              <w:spacing w:before="0" w:after="0"/>
              <w:pPrChange w:id="1218" w:author="Pallavi Tonpe" w:date="2025-09-22T18:38:00Z" w16du:dateUtc="2025-09-22T22:38:00Z">
                <w:pPr>
                  <w:pStyle w:val="BodyText"/>
                </w:pPr>
              </w:pPrChange>
            </w:pPr>
            <w:r>
              <w:t>CI_PRICEITEM_CHAR PC</w:t>
            </w:r>
          </w:p>
          <w:p w14:paraId="04521B83" w14:textId="77777777" w:rsidR="002722B2" w:rsidRDefault="002722B2">
            <w:pPr>
              <w:pStyle w:val="BodyText"/>
              <w:spacing w:before="0" w:after="0"/>
              <w:pPrChange w:id="1219" w:author="Pallavi Tonpe" w:date="2025-09-22T18:38:00Z" w16du:dateUtc="2025-09-22T22:38:00Z">
                <w:pPr>
                  <w:pStyle w:val="BodyText"/>
                </w:pPr>
              </w:pPrChange>
            </w:pPr>
            <w:r>
              <w:t>WHERE DETAIL.TXN_DETAIL_ID = PRITM.TXN_DETAIL_ID</w:t>
            </w:r>
          </w:p>
          <w:p w14:paraId="5CF6330D" w14:textId="77777777" w:rsidR="002722B2" w:rsidRDefault="002722B2">
            <w:pPr>
              <w:pStyle w:val="BodyText"/>
              <w:spacing w:before="0" w:after="0"/>
              <w:pPrChange w:id="1220" w:author="Pallavi Tonpe" w:date="2025-09-22T18:38:00Z" w16du:dateUtc="2025-09-22T22:38:00Z">
                <w:pPr>
                  <w:pStyle w:val="BodyText"/>
                </w:pPr>
              </w:pPrChange>
            </w:pPr>
            <w:r>
              <w:t>AND BSEG.BILL_ID = :BILL_ID</w:t>
            </w:r>
          </w:p>
          <w:p w14:paraId="6C1157FB" w14:textId="77777777" w:rsidR="002722B2" w:rsidRDefault="002722B2">
            <w:pPr>
              <w:pStyle w:val="BodyText"/>
              <w:spacing w:before="0" w:after="0"/>
              <w:pPrChange w:id="1221" w:author="Pallavi Tonpe" w:date="2025-09-22T18:38:00Z" w16du:dateUtc="2025-09-22T22:38:00Z">
                <w:pPr>
                  <w:pStyle w:val="BodyText"/>
                </w:pPr>
              </w:pPrChange>
            </w:pPr>
            <w:r>
              <w:t>AND BSEG.BSEG_ID =CALC.BSEG_ID</w:t>
            </w:r>
          </w:p>
          <w:p w14:paraId="7069255A" w14:textId="77777777" w:rsidR="002722B2" w:rsidRDefault="002722B2">
            <w:pPr>
              <w:pStyle w:val="BodyText"/>
              <w:spacing w:before="0" w:after="0"/>
              <w:pPrChange w:id="1222" w:author="Pallavi Tonpe" w:date="2025-09-22T18:38:00Z" w16du:dateUtc="2025-09-22T22:38:00Z">
                <w:pPr>
                  <w:pStyle w:val="BodyText"/>
                </w:pPr>
              </w:pPrChange>
            </w:pPr>
            <w:r>
              <w:t>AND PRITM.BILLABLE_CHG_ID = CALC.BILLABLE_CHG_ID</w:t>
            </w:r>
          </w:p>
          <w:p w14:paraId="0CCAE090" w14:textId="77777777" w:rsidR="002722B2" w:rsidRDefault="002722B2">
            <w:pPr>
              <w:pStyle w:val="BodyText"/>
              <w:spacing w:before="0" w:after="0"/>
              <w:pPrChange w:id="1223" w:author="Pallavi Tonpe" w:date="2025-09-22T18:38:00Z" w16du:dateUtc="2025-09-22T22:38:00Z">
                <w:pPr>
                  <w:pStyle w:val="BodyText"/>
                </w:pPr>
              </w:pPrChange>
            </w:pPr>
            <w:r>
              <w:t>AND DETAIL.BO_STATUS_CD = 'COMP'</w:t>
            </w:r>
          </w:p>
          <w:p w14:paraId="5E15B952" w14:textId="77777777" w:rsidR="002722B2" w:rsidRDefault="002722B2">
            <w:pPr>
              <w:pStyle w:val="BodyText"/>
              <w:spacing w:before="0" w:after="0"/>
              <w:pPrChange w:id="1224" w:author="Pallavi Tonpe" w:date="2025-09-22T18:38:00Z" w16du:dateUtc="2025-09-22T22:38:00Z">
                <w:pPr>
                  <w:pStyle w:val="BodyText"/>
                </w:pPr>
              </w:pPrChange>
            </w:pPr>
            <w:r>
              <w:t>AND CALC.BILLABLE_CHG_ID = BCHAR.BILLABLE_CHG_ID</w:t>
            </w:r>
          </w:p>
          <w:p w14:paraId="027363CC" w14:textId="77777777" w:rsidR="002722B2" w:rsidRDefault="002722B2">
            <w:pPr>
              <w:pStyle w:val="BodyText"/>
              <w:spacing w:before="0" w:after="0"/>
              <w:pPrChange w:id="1225" w:author="Pallavi Tonpe" w:date="2025-09-22T18:38:00Z" w16du:dateUtc="2025-09-22T22:38:00Z">
                <w:pPr>
                  <w:pStyle w:val="BodyText"/>
                </w:pPr>
              </w:pPrChange>
            </w:pPr>
            <w:r>
              <w:t>AND BCHAR.CHAR_TYPE_CD = 'CM-CLMC'</w:t>
            </w:r>
          </w:p>
          <w:p w14:paraId="1FC836E5" w14:textId="77777777" w:rsidR="002722B2" w:rsidRDefault="002722B2">
            <w:pPr>
              <w:pStyle w:val="BodyText"/>
              <w:spacing w:before="0" w:after="0"/>
              <w:pPrChange w:id="1226" w:author="Pallavi Tonpe" w:date="2025-09-22T18:38:00Z" w16du:dateUtc="2025-09-22T22:38:00Z">
                <w:pPr>
                  <w:pStyle w:val="BodyText"/>
                </w:pPr>
              </w:pPrChange>
            </w:pPr>
            <w:r>
              <w:t>AND BCHAR.BILLABLE_CHG_ID = CHG.BILLABLE_CHG_ID</w:t>
            </w:r>
          </w:p>
          <w:p w14:paraId="5EEEA1FE" w14:textId="77777777" w:rsidR="002722B2" w:rsidRDefault="002722B2">
            <w:pPr>
              <w:pStyle w:val="BodyText"/>
              <w:spacing w:before="0" w:after="0"/>
              <w:pPrChange w:id="1227" w:author="Pallavi Tonpe" w:date="2025-09-22T18:38:00Z" w16du:dateUtc="2025-09-22T22:38:00Z">
                <w:pPr>
                  <w:pStyle w:val="BodyText"/>
                </w:pPr>
              </w:pPrChange>
            </w:pPr>
            <w:r>
              <w:t>AND CHG.PRICEITEM_CD = PC.PRICEITEM_CD</w:t>
            </w:r>
          </w:p>
          <w:p w14:paraId="03C983F7" w14:textId="77777777" w:rsidR="002722B2" w:rsidRDefault="002722B2">
            <w:pPr>
              <w:pStyle w:val="BodyText"/>
              <w:spacing w:before="0" w:after="0"/>
              <w:pPrChange w:id="1228" w:author="Pallavi Tonpe" w:date="2025-09-22T18:38:00Z" w16du:dateUtc="2025-09-22T22:38:00Z">
                <w:pPr>
                  <w:pStyle w:val="BodyText"/>
                </w:pPr>
              </w:pPrChange>
            </w:pPr>
            <w:r>
              <w:t>AND PC.CHAR_TYPE_CD = 'CMPRDCAT'</w:t>
            </w:r>
          </w:p>
          <w:p w14:paraId="64D8436A" w14:textId="77777777" w:rsidR="002722B2" w:rsidRDefault="002722B2">
            <w:pPr>
              <w:pStyle w:val="BodyText"/>
              <w:spacing w:before="0" w:after="0"/>
              <w:pPrChange w:id="1229" w:author="Pallavi Tonpe" w:date="2025-09-22T18:38:00Z" w16du:dateUtc="2025-09-22T22:38:00Z">
                <w:pPr>
                  <w:pStyle w:val="BodyText"/>
                </w:pPr>
              </w:pPrChange>
            </w:pPr>
            <w:r>
              <w:t>AND PC.CHAR_VAL ='COST'</w:t>
            </w:r>
          </w:p>
          <w:p w14:paraId="579F2B8C" w14:textId="77777777" w:rsidR="002722B2" w:rsidRDefault="002722B2" w:rsidP="00640E2A">
            <w:pPr>
              <w:pStyle w:val="BodyText"/>
              <w:spacing w:before="0" w:after="0"/>
            </w:pPr>
            <w:r>
              <w:t>GROUP BY BCHAR.ADHOC_CHAR_VAL</w:t>
            </w:r>
          </w:p>
        </w:tc>
      </w:tr>
      <w:tr w:rsidR="002722B2" w:rsidRPr="00F10BC2" w14:paraId="073267AC" w14:textId="77777777" w:rsidTr="00640E2A">
        <w:tc>
          <w:tcPr>
            <w:tcW w:w="2514" w:type="dxa"/>
          </w:tcPr>
          <w:p w14:paraId="62420D6F" w14:textId="77777777" w:rsidR="002722B2" w:rsidRDefault="002722B2" w:rsidP="00640E2A">
            <w:pPr>
              <w:pStyle w:val="BodyText"/>
              <w:spacing w:before="0" w:after="0"/>
            </w:pPr>
            <w:r>
              <w:t>Ingredient Cost</w:t>
            </w:r>
            <w:ins w:id="1230" w:author="Pallavi Tonpe" w:date="2025-09-03T00:11:00Z" w16du:dateUtc="2025-09-03T04:11:00Z">
              <w:r>
                <w:t xml:space="preserve"> by Channel</w:t>
              </w:r>
            </w:ins>
          </w:p>
        </w:tc>
        <w:tc>
          <w:tcPr>
            <w:tcW w:w="1621" w:type="dxa"/>
          </w:tcPr>
          <w:p w14:paraId="1B0A55D6" w14:textId="77777777" w:rsidR="002722B2" w:rsidRDefault="002722B2" w:rsidP="00640E2A">
            <w:pPr>
              <w:pStyle w:val="BodyText"/>
              <w:spacing w:before="0" w:after="0"/>
            </w:pPr>
            <w:ins w:id="1231" w:author="Pallavi Tonpe" w:date="2025-09-03T00:05:00Z" w16du:dateUtc="2025-09-03T04:05:00Z">
              <w:r>
                <w:t>$100.00</w:t>
              </w:r>
            </w:ins>
          </w:p>
        </w:tc>
        <w:tc>
          <w:tcPr>
            <w:tcW w:w="2070" w:type="dxa"/>
          </w:tcPr>
          <w:p w14:paraId="768BA58A" w14:textId="77777777" w:rsidR="002722B2" w:rsidRDefault="002722B2" w:rsidP="00640E2A">
            <w:pPr>
              <w:pStyle w:val="BodyText"/>
              <w:spacing w:before="0" w:after="0"/>
              <w:rPr>
                <w:ins w:id="1232" w:author="Pallavi Tonpe" w:date="2025-09-03T00:12:00Z" w16du:dateUtc="2025-09-03T04:12:00Z"/>
              </w:rPr>
            </w:pPr>
            <w:ins w:id="1233" w:author="Pallavi Tonpe" w:date="2025-09-03T00:12:00Z" w16du:dateUtc="2025-09-03T04:12:00Z">
              <w:r>
                <w:t>description</w:t>
              </w:r>
            </w:ins>
          </w:p>
          <w:p w14:paraId="665AA52D" w14:textId="77777777" w:rsidR="002722B2" w:rsidRDefault="002722B2" w:rsidP="00640E2A">
            <w:pPr>
              <w:pStyle w:val="BodyText"/>
              <w:spacing w:before="0" w:after="0"/>
              <w:rPr>
                <w:ins w:id="1234" w:author="Pallavi Tonpe" w:date="2025-09-03T00:12:00Z" w16du:dateUtc="2025-09-03T04:12:00Z"/>
              </w:rPr>
            </w:pPr>
            <w:ins w:id="1235" w:author="Pallavi Tonpe" w:date="2025-09-03T00:12:00Z" w16du:dateUtc="2025-09-03T04:12:00Z">
              <w:r>
                <w:t>retail</w:t>
              </w:r>
            </w:ins>
          </w:p>
          <w:p w14:paraId="3E7FADE7" w14:textId="77777777" w:rsidR="002722B2" w:rsidRDefault="002722B2" w:rsidP="00640E2A">
            <w:pPr>
              <w:pStyle w:val="BodyText"/>
              <w:spacing w:before="0" w:after="0"/>
              <w:rPr>
                <w:ins w:id="1236" w:author="Pallavi Tonpe" w:date="2025-09-03T00:13:00Z" w16du:dateUtc="2025-09-03T04:13:00Z"/>
              </w:rPr>
            </w:pPr>
            <w:ins w:id="1237" w:author="Pallavi Tonpe" w:date="2025-09-03T00:12:00Z" w16du:dateUtc="2025-09-03T04:12:00Z">
              <w:r>
                <w:t>mail</w:t>
              </w:r>
            </w:ins>
            <w:ins w:id="1238" w:author="Pallavi Tonpe" w:date="2025-09-03T00:13:00Z" w16du:dateUtc="2025-09-03T04:13:00Z">
              <w:r>
                <w:t>Order</w:t>
              </w:r>
            </w:ins>
          </w:p>
          <w:p w14:paraId="433F48BD" w14:textId="77777777" w:rsidR="002722B2" w:rsidRDefault="002722B2" w:rsidP="00640E2A">
            <w:pPr>
              <w:pStyle w:val="BodyText"/>
              <w:spacing w:before="0" w:after="0"/>
              <w:rPr>
                <w:ins w:id="1239" w:author="Pallavi Tonpe" w:date="2025-09-03T00:13:00Z" w16du:dateUtc="2025-09-03T04:13:00Z"/>
              </w:rPr>
            </w:pPr>
            <w:ins w:id="1240" w:author="Pallavi Tonpe" w:date="2025-09-03T00:13:00Z" w16du:dateUtc="2025-09-03T04:13:00Z">
              <w:r>
                <w:t>memberSubmitted</w:t>
              </w:r>
            </w:ins>
          </w:p>
          <w:p w14:paraId="6DD661FC" w14:textId="77777777" w:rsidR="002722B2" w:rsidRDefault="002722B2" w:rsidP="00640E2A">
            <w:pPr>
              <w:pStyle w:val="BodyText"/>
              <w:spacing w:before="0" w:after="0"/>
              <w:rPr>
                <w:ins w:id="1241" w:author="Pallavi Tonpe" w:date="2025-09-03T00:12:00Z" w16du:dateUtc="2025-09-03T04:12:00Z"/>
              </w:rPr>
            </w:pPr>
          </w:p>
          <w:p w14:paraId="5479ECE4" w14:textId="77777777" w:rsidR="002722B2" w:rsidRDefault="002722B2" w:rsidP="00640E2A">
            <w:pPr>
              <w:pStyle w:val="BodyText"/>
              <w:spacing w:before="0" w:after="0"/>
              <w:rPr>
                <w:ins w:id="1242" w:author="Pallavi Tonpe" w:date="2025-09-03T00:12:00Z" w16du:dateUtc="2025-09-03T04:12:00Z"/>
              </w:rPr>
            </w:pPr>
          </w:p>
          <w:p w14:paraId="6481D9D7" w14:textId="77777777" w:rsidR="002722B2" w:rsidRDefault="002722B2" w:rsidP="00640E2A">
            <w:pPr>
              <w:pStyle w:val="BodyText"/>
              <w:spacing w:before="0" w:after="0"/>
            </w:pPr>
          </w:p>
        </w:tc>
        <w:tc>
          <w:tcPr>
            <w:tcW w:w="3505" w:type="dxa"/>
          </w:tcPr>
          <w:p w14:paraId="648F0656" w14:textId="77777777" w:rsidR="002722B2" w:rsidRPr="00F10BC2" w:rsidRDefault="002722B2" w:rsidP="00640E2A">
            <w:pPr>
              <w:pStyle w:val="BodyText"/>
              <w:spacing w:before="0" w:after="0"/>
              <w:rPr>
                <w:ins w:id="1243" w:author="Pallavi Tonpe" w:date="2025-09-22T18:39:00Z" w16du:dateUtc="2025-09-22T22:39:00Z"/>
                <w:highlight w:val="yellow"/>
              </w:rPr>
            </w:pPr>
            <w:ins w:id="1244" w:author="Pallavi Tonpe" w:date="2025-09-22T18:39:00Z" w16du:dateUtc="2025-09-22T22:39:00Z">
              <w:r w:rsidRPr="00F10BC2">
                <w:rPr>
                  <w:highlight w:val="yellow"/>
                </w:rPr>
                <w:t>SELECT SUBSTR(LN.DESCR_ON_BILL,2,80)LNDESCR, BCHAR.ADHOC_CHAR_VAL CHANNEL,SUM(</w:t>
              </w:r>
            </w:ins>
            <w:r>
              <w:rPr>
                <w:highlight w:val="yellow"/>
              </w:rPr>
              <w:t>LN</w:t>
            </w:r>
            <w:ins w:id="1245" w:author="Pallavi Tonpe" w:date="2025-09-22T18:39:00Z" w16du:dateUtc="2025-09-22T22:39:00Z">
              <w:r w:rsidRPr="00F10BC2">
                <w:rPr>
                  <w:highlight w:val="yellow"/>
                </w:rPr>
                <w:t>.CALC_AMT)</w:t>
              </w:r>
            </w:ins>
          </w:p>
          <w:p w14:paraId="5DF30D66" w14:textId="77777777" w:rsidR="002722B2" w:rsidRPr="00F10BC2" w:rsidRDefault="002722B2" w:rsidP="00640E2A">
            <w:pPr>
              <w:pStyle w:val="BodyText"/>
              <w:spacing w:before="0" w:after="0"/>
              <w:rPr>
                <w:ins w:id="1246" w:author="Pallavi Tonpe" w:date="2025-09-22T18:39:00Z" w16du:dateUtc="2025-09-22T22:39:00Z"/>
                <w:highlight w:val="yellow"/>
              </w:rPr>
            </w:pPr>
            <w:ins w:id="1247" w:author="Pallavi Tonpe" w:date="2025-09-22T18:39:00Z" w16du:dateUtc="2025-09-22T22:39:00Z">
              <w:r w:rsidRPr="00F10BC2">
                <w:rPr>
                  <w:highlight w:val="yellow"/>
                </w:rPr>
                <w:t>FROM CI_BSEG_CALC_LN LN, CI_BSEG BSEG, CI_BSEG_CALC CALC, CI_BILL_CHG_CHAR BCHAR</w:t>
              </w:r>
            </w:ins>
          </w:p>
          <w:p w14:paraId="5055DB12" w14:textId="77777777" w:rsidR="002722B2" w:rsidRPr="00F10BC2" w:rsidRDefault="002722B2" w:rsidP="00640E2A">
            <w:pPr>
              <w:pStyle w:val="BodyText"/>
              <w:spacing w:before="0" w:after="0"/>
              <w:rPr>
                <w:ins w:id="1248" w:author="Pallavi Tonpe" w:date="2025-09-01T00:19:00Z" w16du:dateUtc="2025-09-01T04:19:00Z"/>
                <w:highlight w:val="yellow"/>
              </w:rPr>
            </w:pPr>
            <w:ins w:id="1249" w:author="Pallavi Tonpe" w:date="2025-09-01T00:19:00Z" w16du:dateUtc="2025-09-01T04:19:00Z">
              <w:r w:rsidRPr="00F10BC2">
                <w:rPr>
                  <w:highlight w:val="yellow"/>
                </w:rPr>
                <w:t>WHERE BSEG.BILL_ID = :BILL_ID</w:t>
              </w:r>
            </w:ins>
          </w:p>
          <w:p w14:paraId="08C2134A" w14:textId="77777777" w:rsidR="002722B2" w:rsidRPr="00F10BC2" w:rsidRDefault="002722B2" w:rsidP="00640E2A">
            <w:pPr>
              <w:pStyle w:val="BodyText"/>
              <w:spacing w:before="0" w:after="0"/>
              <w:rPr>
                <w:ins w:id="1250" w:author="Pallavi Tonpe" w:date="2025-09-01T00:19:00Z" w16du:dateUtc="2025-09-01T04:19:00Z"/>
                <w:highlight w:val="yellow"/>
              </w:rPr>
            </w:pPr>
            <w:ins w:id="1251" w:author="Pallavi Tonpe" w:date="2025-09-01T00:19:00Z" w16du:dateUtc="2025-09-01T04:19:00Z">
              <w:r w:rsidRPr="00F10BC2">
                <w:rPr>
                  <w:highlight w:val="yellow"/>
                </w:rPr>
                <w:t>AND BSEG.BSEG_ID = CALC.BSEG_ID</w:t>
              </w:r>
            </w:ins>
          </w:p>
          <w:p w14:paraId="186AB7E1" w14:textId="77777777" w:rsidR="002722B2" w:rsidRPr="00F10BC2" w:rsidRDefault="002722B2" w:rsidP="00640E2A">
            <w:pPr>
              <w:pStyle w:val="BodyText"/>
              <w:spacing w:before="0" w:after="0"/>
              <w:rPr>
                <w:ins w:id="1252" w:author="Pallavi Tonpe" w:date="2025-09-01T00:19:00Z" w16du:dateUtc="2025-09-01T04:19:00Z"/>
                <w:highlight w:val="yellow"/>
              </w:rPr>
            </w:pPr>
            <w:ins w:id="1253" w:author="Pallavi Tonpe" w:date="2025-09-01T00:19:00Z" w16du:dateUtc="2025-09-01T04:19:00Z">
              <w:r w:rsidRPr="00F10BC2">
                <w:rPr>
                  <w:highlight w:val="yellow"/>
                </w:rPr>
                <w:t>AND CALC.BSEG_ID = LN.BSEG_ID</w:t>
              </w:r>
            </w:ins>
          </w:p>
          <w:p w14:paraId="511CFCD7" w14:textId="77777777" w:rsidR="002722B2" w:rsidRPr="00F10BC2" w:rsidRDefault="002722B2" w:rsidP="00640E2A">
            <w:pPr>
              <w:pStyle w:val="BodyText"/>
              <w:spacing w:before="0" w:after="0"/>
              <w:rPr>
                <w:ins w:id="1254" w:author="Pallavi Tonpe" w:date="2025-09-01T00:19:00Z" w16du:dateUtc="2025-09-01T04:19:00Z"/>
                <w:highlight w:val="yellow"/>
              </w:rPr>
            </w:pPr>
            <w:ins w:id="1255" w:author="Pallavi Tonpe" w:date="2025-09-01T00:19:00Z" w16du:dateUtc="2025-09-01T04:19:00Z">
              <w:r w:rsidRPr="00F10BC2">
                <w:rPr>
                  <w:highlight w:val="yellow"/>
                </w:rPr>
                <w:t>AND CALC.BILLABLE_CHG_ID = BCHAR.BILLABLE_CHG_ID</w:t>
              </w:r>
            </w:ins>
          </w:p>
          <w:p w14:paraId="601CB698" w14:textId="77777777" w:rsidR="002722B2" w:rsidRPr="00F10BC2" w:rsidRDefault="002722B2" w:rsidP="00640E2A">
            <w:pPr>
              <w:pStyle w:val="BodyText"/>
              <w:spacing w:before="0" w:after="0"/>
              <w:rPr>
                <w:ins w:id="1256" w:author="Pallavi Tonpe" w:date="2025-09-22T18:39:00Z" w16du:dateUtc="2025-09-22T22:39:00Z"/>
                <w:highlight w:val="yellow"/>
              </w:rPr>
            </w:pPr>
            <w:ins w:id="1257" w:author="Pallavi Tonpe" w:date="2025-09-22T18:39:00Z" w16du:dateUtc="2025-09-22T22:39:00Z">
              <w:r w:rsidRPr="00F10BC2">
                <w:rPr>
                  <w:highlight w:val="yellow"/>
                </w:rPr>
                <w:t>AND TRIM(BCHAR.CHAR_TYPE_CD) = :CHANNEL</w:t>
              </w:r>
            </w:ins>
          </w:p>
          <w:p w14:paraId="4895D40A" w14:textId="77777777" w:rsidR="002722B2" w:rsidRPr="00F10BC2" w:rsidRDefault="002722B2" w:rsidP="00640E2A">
            <w:pPr>
              <w:pStyle w:val="BodyText"/>
              <w:spacing w:before="0" w:after="0"/>
              <w:rPr>
                <w:ins w:id="1258" w:author="Pallavi Tonpe" w:date="2025-09-22T18:39:00Z" w16du:dateUtc="2025-09-22T22:39:00Z"/>
                <w:highlight w:val="yellow"/>
              </w:rPr>
            </w:pPr>
            <w:ins w:id="1259" w:author="Pallavi Tonpe" w:date="2025-09-22T18:39:00Z" w16du:dateUtc="2025-09-22T22:39:00Z">
              <w:r w:rsidRPr="00F10BC2">
                <w:rPr>
                  <w:highlight w:val="yellow"/>
                </w:rPr>
                <w:t>AND SUBSTR(LN.DESCR_ON_BILL,1,1) &lt;&gt;'Z'</w:t>
              </w:r>
            </w:ins>
          </w:p>
          <w:p w14:paraId="36F44FE9" w14:textId="77777777" w:rsidR="002722B2" w:rsidRPr="00F10BC2" w:rsidRDefault="002722B2" w:rsidP="00640E2A">
            <w:pPr>
              <w:pStyle w:val="BodyText"/>
              <w:spacing w:before="0" w:after="0"/>
              <w:rPr>
                <w:ins w:id="1260" w:author="Pallavi Tonpe" w:date="2025-09-22T18:39:00Z" w16du:dateUtc="2025-09-22T22:39:00Z"/>
                <w:highlight w:val="yellow"/>
              </w:rPr>
            </w:pPr>
            <w:ins w:id="1261" w:author="Pallavi Tonpe" w:date="2025-09-22T18:39:00Z" w16du:dateUtc="2025-09-22T22:39:00Z">
              <w:r w:rsidRPr="00F10BC2">
                <w:rPr>
                  <w:highlight w:val="yellow"/>
                </w:rPr>
                <w:t>GROUP BY LN.DESCR_ON_BILL, BCHAR.ADHOC_CHAR_VAL</w:t>
              </w:r>
            </w:ins>
          </w:p>
          <w:p w14:paraId="55AA7409" w14:textId="77777777" w:rsidR="002722B2" w:rsidRPr="00F10BC2" w:rsidRDefault="002722B2" w:rsidP="00640E2A">
            <w:pPr>
              <w:pStyle w:val="BodyText"/>
              <w:spacing w:before="0" w:after="0"/>
              <w:rPr>
                <w:highlight w:val="yellow"/>
              </w:rPr>
            </w:pPr>
            <w:ins w:id="1262" w:author="Pallavi Tonpe" w:date="2025-09-01T00:19:00Z" w16du:dateUtc="2025-09-01T04:19:00Z">
              <w:r w:rsidRPr="00F10BC2">
                <w:rPr>
                  <w:highlight w:val="yellow"/>
                </w:rPr>
                <w:t xml:space="preserve">ORDER BY LN.DESCR_ON_BILL, </w:t>
              </w:r>
            </w:ins>
            <w:ins w:id="1263" w:author="Pallavi Tonpe" w:date="2025-09-22T18:39:00Z" w16du:dateUtc="2025-09-22T22:39:00Z">
              <w:r w:rsidRPr="00F10BC2">
                <w:rPr>
                  <w:highlight w:val="yellow"/>
                </w:rPr>
                <w:t>BCHAR.ADHOC_CHAR_VAL,LN.DESCR_ON_BILL</w:t>
              </w:r>
            </w:ins>
          </w:p>
        </w:tc>
      </w:tr>
      <w:tr w:rsidR="002722B2" w14:paraId="503EEC40" w14:textId="77777777" w:rsidTr="00640E2A">
        <w:tc>
          <w:tcPr>
            <w:tcW w:w="2514" w:type="dxa"/>
          </w:tcPr>
          <w:p w14:paraId="33BFE244" w14:textId="77777777" w:rsidR="002722B2" w:rsidRDefault="002722B2" w:rsidP="00640E2A">
            <w:pPr>
              <w:pStyle w:val="BodyText"/>
            </w:pPr>
            <w:ins w:id="1264" w:author="Pallavi Tonpe" w:date="2025-09-03T00:11:00Z" w16du:dateUtc="2025-09-03T04:11:00Z">
              <w:r>
                <w:t>Total Billed</w:t>
              </w:r>
            </w:ins>
          </w:p>
        </w:tc>
        <w:tc>
          <w:tcPr>
            <w:tcW w:w="1621" w:type="dxa"/>
          </w:tcPr>
          <w:p w14:paraId="635807B1" w14:textId="77777777" w:rsidR="002722B2" w:rsidRDefault="002722B2" w:rsidP="00640E2A">
            <w:pPr>
              <w:pStyle w:val="BodyText"/>
            </w:pPr>
            <w:ins w:id="1265" w:author="Pallavi Tonpe" w:date="2025-09-03T00:11:00Z" w16du:dateUtc="2025-09-03T04:11:00Z">
              <w:r>
                <w:t>$565.00</w:t>
              </w:r>
            </w:ins>
          </w:p>
        </w:tc>
        <w:tc>
          <w:tcPr>
            <w:tcW w:w="2070" w:type="dxa"/>
          </w:tcPr>
          <w:p w14:paraId="432C0BF5" w14:textId="77777777" w:rsidR="002722B2" w:rsidRDefault="002722B2" w:rsidP="00640E2A">
            <w:pPr>
              <w:pStyle w:val="BodyText"/>
            </w:pPr>
          </w:p>
        </w:tc>
        <w:tc>
          <w:tcPr>
            <w:tcW w:w="3505" w:type="dxa"/>
          </w:tcPr>
          <w:p w14:paraId="0BD39D1C" w14:textId="77777777" w:rsidR="002722B2" w:rsidRDefault="002722B2" w:rsidP="00640E2A">
            <w:pPr>
              <w:pStyle w:val="BodyText"/>
            </w:pPr>
            <w:ins w:id="1266" w:author="Pallavi Tonpe" w:date="2025-09-03T00:11:00Z" w16du:dateUtc="2025-09-03T04:11:00Z">
              <w:r>
                <w:t>Sum of all channel amounts for every unique Description on Bill</w:t>
              </w:r>
            </w:ins>
          </w:p>
        </w:tc>
      </w:tr>
      <w:tr w:rsidR="002722B2" w14:paraId="507B3EB5" w14:textId="77777777" w:rsidTr="00640E2A">
        <w:tc>
          <w:tcPr>
            <w:tcW w:w="9710" w:type="dxa"/>
            <w:gridSpan w:val="4"/>
          </w:tcPr>
          <w:p w14:paraId="18FA2C1E" w14:textId="77777777" w:rsidR="002722B2" w:rsidRDefault="002722B2" w:rsidP="00640E2A">
            <w:pPr>
              <w:pStyle w:val="BodyText"/>
            </w:pPr>
            <w:ins w:id="1267" w:author="Pallavi Tonpe" w:date="2025-09-03T00:12:00Z" w16du:dateUtc="2025-09-03T04:12:00Z">
              <w:r>
                <w:t>End of Claim Entry</w:t>
              </w:r>
            </w:ins>
          </w:p>
        </w:tc>
      </w:tr>
      <w:tr w:rsidR="002722B2" w14:paraId="61C95D7B" w14:textId="77777777" w:rsidTr="00640E2A">
        <w:tc>
          <w:tcPr>
            <w:tcW w:w="2514" w:type="dxa"/>
          </w:tcPr>
          <w:p w14:paraId="23218E5B" w14:textId="77777777" w:rsidR="002722B2" w:rsidRDefault="002722B2" w:rsidP="00640E2A">
            <w:pPr>
              <w:pStyle w:val="BodyText"/>
            </w:pPr>
            <w:r>
              <w:t>Dispensing Fee</w:t>
            </w:r>
          </w:p>
        </w:tc>
        <w:tc>
          <w:tcPr>
            <w:tcW w:w="1621" w:type="dxa"/>
          </w:tcPr>
          <w:p w14:paraId="595F026A" w14:textId="77777777" w:rsidR="002722B2" w:rsidRDefault="002722B2" w:rsidP="00640E2A">
            <w:pPr>
              <w:pStyle w:val="BodyText"/>
            </w:pPr>
            <w:ins w:id="1268" w:author="Pallavi Tonpe" w:date="2025-09-03T00:05:00Z" w16du:dateUtc="2025-09-03T04:05:00Z">
              <w:r>
                <w:t>$200.00</w:t>
              </w:r>
            </w:ins>
          </w:p>
        </w:tc>
        <w:tc>
          <w:tcPr>
            <w:tcW w:w="2070" w:type="dxa"/>
          </w:tcPr>
          <w:p w14:paraId="2CEC6FAE" w14:textId="77777777" w:rsidR="002722B2" w:rsidRDefault="002722B2" w:rsidP="00640E2A">
            <w:pPr>
              <w:pStyle w:val="BodyText"/>
            </w:pPr>
          </w:p>
        </w:tc>
        <w:tc>
          <w:tcPr>
            <w:tcW w:w="3505" w:type="dxa"/>
          </w:tcPr>
          <w:p w14:paraId="05853185" w14:textId="77777777" w:rsidR="002722B2" w:rsidRDefault="002722B2" w:rsidP="00640E2A">
            <w:pPr>
              <w:pStyle w:val="BodyText"/>
            </w:pPr>
            <w:ins w:id="1269" w:author="Pallavi Tonpe" w:date="2025-09-02T23:36:00Z" w16du:dateUtc="2025-09-03T03:36:00Z">
              <w:r>
                <w:t>See Query above to get amounts by Channel and Claim line</w:t>
              </w:r>
            </w:ins>
            <w:ins w:id="1270" w:author="Pallavi Tonpe" w:date="2025-09-03T00:13:00Z" w16du:dateUtc="2025-09-03T04:13:00Z">
              <w:r>
                <w:t xml:space="preserve"> and create Claim entry group</w:t>
              </w:r>
            </w:ins>
          </w:p>
        </w:tc>
      </w:tr>
      <w:tr w:rsidR="002722B2" w14:paraId="56EB1B7F" w14:textId="77777777" w:rsidTr="00640E2A">
        <w:tc>
          <w:tcPr>
            <w:tcW w:w="2514" w:type="dxa"/>
          </w:tcPr>
          <w:p w14:paraId="0514314C" w14:textId="77777777" w:rsidR="002722B2" w:rsidRDefault="002722B2" w:rsidP="00640E2A">
            <w:pPr>
              <w:pStyle w:val="BodyText"/>
            </w:pPr>
            <w:r>
              <w:t>Tax</w:t>
            </w:r>
          </w:p>
        </w:tc>
        <w:tc>
          <w:tcPr>
            <w:tcW w:w="1621" w:type="dxa"/>
          </w:tcPr>
          <w:p w14:paraId="72B3DC84" w14:textId="77777777" w:rsidR="002722B2" w:rsidRDefault="002722B2" w:rsidP="00640E2A">
            <w:pPr>
              <w:pStyle w:val="BodyText"/>
            </w:pPr>
            <w:ins w:id="1271" w:author="Pallavi Tonpe" w:date="2025-09-03T00:05:00Z" w16du:dateUtc="2025-09-03T04:05:00Z">
              <w:r>
                <w:t>$300.00</w:t>
              </w:r>
            </w:ins>
          </w:p>
        </w:tc>
        <w:tc>
          <w:tcPr>
            <w:tcW w:w="2070" w:type="dxa"/>
          </w:tcPr>
          <w:p w14:paraId="791F9EB9" w14:textId="77777777" w:rsidR="002722B2" w:rsidRDefault="002722B2" w:rsidP="00640E2A">
            <w:pPr>
              <w:pStyle w:val="BodyText"/>
            </w:pPr>
          </w:p>
        </w:tc>
        <w:tc>
          <w:tcPr>
            <w:tcW w:w="3505" w:type="dxa"/>
          </w:tcPr>
          <w:p w14:paraId="4D191944" w14:textId="77777777" w:rsidR="002722B2" w:rsidRDefault="002722B2" w:rsidP="00640E2A">
            <w:pPr>
              <w:pStyle w:val="BodyText"/>
            </w:pPr>
            <w:ins w:id="1272" w:author="Pallavi Tonpe" w:date="2025-09-02T23:36:00Z" w16du:dateUtc="2025-09-03T03:36:00Z">
              <w:r>
                <w:t>See Query above to get amounts by Channel and Claim line</w:t>
              </w:r>
            </w:ins>
            <w:ins w:id="1273" w:author="Pallavi Tonpe" w:date="2025-09-03T00:13:00Z" w16du:dateUtc="2025-09-03T04:13:00Z">
              <w:r>
                <w:t xml:space="preserve"> and create Claim entry group</w:t>
              </w:r>
            </w:ins>
          </w:p>
        </w:tc>
      </w:tr>
      <w:tr w:rsidR="002722B2" w14:paraId="761A1FBD" w14:textId="77777777" w:rsidTr="00640E2A">
        <w:tc>
          <w:tcPr>
            <w:tcW w:w="2514" w:type="dxa"/>
          </w:tcPr>
          <w:p w14:paraId="148AB028" w14:textId="77777777" w:rsidR="002722B2" w:rsidRDefault="002722B2" w:rsidP="00640E2A">
            <w:pPr>
              <w:pStyle w:val="BodyText"/>
            </w:pPr>
            <w:r>
              <w:t>Member Responsibility</w:t>
            </w:r>
          </w:p>
        </w:tc>
        <w:tc>
          <w:tcPr>
            <w:tcW w:w="1621" w:type="dxa"/>
          </w:tcPr>
          <w:p w14:paraId="279499EB" w14:textId="77777777" w:rsidR="002722B2" w:rsidRDefault="002722B2" w:rsidP="00640E2A">
            <w:pPr>
              <w:pStyle w:val="BodyText"/>
            </w:pPr>
            <w:ins w:id="1274" w:author="Pallavi Tonpe" w:date="2025-09-03T00:05:00Z" w16du:dateUtc="2025-09-03T04:05:00Z">
              <w:r>
                <w:t>$</w:t>
              </w:r>
            </w:ins>
            <w:ins w:id="1275" w:author="Pallavi Tonpe" w:date="2025-09-03T00:06:00Z" w16du:dateUtc="2025-09-03T04:06:00Z">
              <w:r>
                <w:t>-50</w:t>
              </w:r>
            </w:ins>
            <w:ins w:id="1276" w:author="Pallavi Tonpe" w:date="2025-09-03T00:05:00Z" w16du:dateUtc="2025-09-03T04:05:00Z">
              <w:r>
                <w:t>.00</w:t>
              </w:r>
            </w:ins>
          </w:p>
        </w:tc>
        <w:tc>
          <w:tcPr>
            <w:tcW w:w="2070" w:type="dxa"/>
          </w:tcPr>
          <w:p w14:paraId="0AE1865F" w14:textId="77777777" w:rsidR="002722B2" w:rsidRDefault="002722B2" w:rsidP="00640E2A">
            <w:pPr>
              <w:pStyle w:val="BodyText"/>
            </w:pPr>
          </w:p>
        </w:tc>
        <w:tc>
          <w:tcPr>
            <w:tcW w:w="3505" w:type="dxa"/>
          </w:tcPr>
          <w:p w14:paraId="08EC8E42" w14:textId="77777777" w:rsidR="002722B2" w:rsidRDefault="002722B2" w:rsidP="00640E2A">
            <w:pPr>
              <w:pStyle w:val="BodyText"/>
            </w:pPr>
            <w:ins w:id="1277" w:author="Pallavi Tonpe" w:date="2025-09-02T23:36:00Z" w16du:dateUtc="2025-09-03T03:36:00Z">
              <w:r>
                <w:t>See Query above to get amounts by Channel and Claim line</w:t>
              </w:r>
            </w:ins>
            <w:ins w:id="1278" w:author="Pallavi Tonpe" w:date="2025-09-03T00:13:00Z" w16du:dateUtc="2025-09-03T04:13:00Z">
              <w:r>
                <w:t xml:space="preserve"> and create Claim entry group</w:t>
              </w:r>
            </w:ins>
          </w:p>
        </w:tc>
      </w:tr>
      <w:tr w:rsidR="002722B2" w14:paraId="0803B5B9" w14:textId="77777777" w:rsidTr="00640E2A">
        <w:tc>
          <w:tcPr>
            <w:tcW w:w="2514" w:type="dxa"/>
          </w:tcPr>
          <w:p w14:paraId="6340847A" w14:textId="77777777" w:rsidR="002722B2" w:rsidRDefault="002722B2" w:rsidP="00640E2A">
            <w:pPr>
              <w:pStyle w:val="BodyText"/>
            </w:pPr>
            <w:r>
              <w:t>Other Payer Responsibility</w:t>
            </w:r>
          </w:p>
        </w:tc>
        <w:tc>
          <w:tcPr>
            <w:tcW w:w="1621" w:type="dxa"/>
          </w:tcPr>
          <w:p w14:paraId="3D272F09" w14:textId="77777777" w:rsidR="002722B2" w:rsidRDefault="002722B2" w:rsidP="00640E2A">
            <w:pPr>
              <w:pStyle w:val="BodyText"/>
            </w:pPr>
            <w:ins w:id="1279" w:author="Pallavi Tonpe" w:date="2025-09-03T00:06:00Z" w16du:dateUtc="2025-09-03T04:06:00Z">
              <w:r>
                <w:t>$-25.00</w:t>
              </w:r>
            </w:ins>
          </w:p>
        </w:tc>
        <w:tc>
          <w:tcPr>
            <w:tcW w:w="2070" w:type="dxa"/>
          </w:tcPr>
          <w:p w14:paraId="234449A2" w14:textId="77777777" w:rsidR="002722B2" w:rsidRDefault="002722B2" w:rsidP="00640E2A">
            <w:pPr>
              <w:pStyle w:val="BodyText"/>
            </w:pPr>
          </w:p>
        </w:tc>
        <w:tc>
          <w:tcPr>
            <w:tcW w:w="3505" w:type="dxa"/>
          </w:tcPr>
          <w:p w14:paraId="0DC98BC5" w14:textId="77777777" w:rsidR="002722B2" w:rsidRDefault="002722B2" w:rsidP="00640E2A">
            <w:pPr>
              <w:pStyle w:val="BodyText"/>
            </w:pPr>
            <w:ins w:id="1280" w:author="Pallavi Tonpe" w:date="2025-09-02T23:36:00Z" w16du:dateUtc="2025-09-03T03:36:00Z">
              <w:r>
                <w:t>See Query above to get amounts by Channel and Claim line</w:t>
              </w:r>
            </w:ins>
            <w:ins w:id="1281" w:author="Pallavi Tonpe" w:date="2025-09-03T00:13:00Z" w16du:dateUtc="2025-09-03T04:13:00Z">
              <w:r>
                <w:t xml:space="preserve"> and create Claim entry group</w:t>
              </w:r>
            </w:ins>
          </w:p>
        </w:tc>
      </w:tr>
      <w:tr w:rsidR="002722B2" w14:paraId="220D5117" w14:textId="77777777" w:rsidTr="00640E2A">
        <w:tc>
          <w:tcPr>
            <w:tcW w:w="2514" w:type="dxa"/>
          </w:tcPr>
          <w:p w14:paraId="115F33AE" w14:textId="77777777" w:rsidR="002722B2" w:rsidRDefault="002722B2" w:rsidP="00640E2A">
            <w:pPr>
              <w:pStyle w:val="BodyText"/>
            </w:pPr>
            <w:r>
              <w:t>Admin Fee</w:t>
            </w:r>
          </w:p>
        </w:tc>
        <w:tc>
          <w:tcPr>
            <w:tcW w:w="1621" w:type="dxa"/>
          </w:tcPr>
          <w:p w14:paraId="0C4E59E7" w14:textId="77777777" w:rsidR="002722B2" w:rsidRDefault="002722B2" w:rsidP="00640E2A">
            <w:pPr>
              <w:pStyle w:val="BodyText"/>
            </w:pPr>
            <w:ins w:id="1282" w:author="Pallavi Tonpe" w:date="2025-09-03T00:06:00Z" w16du:dateUtc="2025-09-03T04:06:00Z">
              <w:r>
                <w:t>$40.00</w:t>
              </w:r>
            </w:ins>
          </w:p>
        </w:tc>
        <w:tc>
          <w:tcPr>
            <w:tcW w:w="2070" w:type="dxa"/>
          </w:tcPr>
          <w:p w14:paraId="34DBB588" w14:textId="77777777" w:rsidR="002722B2" w:rsidRDefault="002722B2" w:rsidP="00640E2A">
            <w:pPr>
              <w:pStyle w:val="BodyText"/>
            </w:pPr>
          </w:p>
        </w:tc>
        <w:tc>
          <w:tcPr>
            <w:tcW w:w="3505" w:type="dxa"/>
          </w:tcPr>
          <w:p w14:paraId="6BCFE83D" w14:textId="77777777" w:rsidR="002722B2" w:rsidRDefault="002722B2" w:rsidP="00640E2A">
            <w:pPr>
              <w:pStyle w:val="BodyText"/>
            </w:pPr>
            <w:ins w:id="1283" w:author="Pallavi Tonpe" w:date="2025-09-02T23:36:00Z" w16du:dateUtc="2025-09-03T03:36:00Z">
              <w:r>
                <w:t>See Query above to get amounts by Channel and Claim line</w:t>
              </w:r>
            </w:ins>
            <w:ins w:id="1284" w:author="Pallavi Tonpe" w:date="2025-09-03T00:13:00Z" w16du:dateUtc="2025-09-03T04:13:00Z">
              <w:r>
                <w:t xml:space="preserve"> and create Claim entry group</w:t>
              </w:r>
            </w:ins>
          </w:p>
        </w:tc>
      </w:tr>
      <w:tr w:rsidR="002722B2" w14:paraId="59A69A90" w14:textId="77777777" w:rsidTr="00640E2A">
        <w:tc>
          <w:tcPr>
            <w:tcW w:w="9710" w:type="dxa"/>
            <w:gridSpan w:val="4"/>
          </w:tcPr>
          <w:p w14:paraId="73ECAC9B" w14:textId="77777777" w:rsidR="002722B2" w:rsidRDefault="002722B2" w:rsidP="00640E2A">
            <w:pPr>
              <w:pStyle w:val="BodyText"/>
            </w:pPr>
            <w:ins w:id="1285" w:author="Pallavi Tonpe" w:date="2025-09-03T00:14:00Z" w16du:dateUtc="2025-09-03T04:14:00Z">
              <w:r>
                <w:t>End of Claim Cost</w:t>
              </w:r>
            </w:ins>
          </w:p>
        </w:tc>
      </w:tr>
      <w:tr w:rsidR="002722B2" w14:paraId="5CA30740" w14:textId="77777777" w:rsidTr="00640E2A">
        <w:tc>
          <w:tcPr>
            <w:tcW w:w="9710" w:type="dxa"/>
            <w:gridSpan w:val="4"/>
          </w:tcPr>
          <w:p w14:paraId="678461A6" w14:textId="77777777" w:rsidR="002722B2" w:rsidRDefault="002722B2" w:rsidP="00640E2A">
            <w:pPr>
              <w:pStyle w:val="BodyText"/>
            </w:pPr>
            <w:ins w:id="1286" w:author="Pallavi Tonpe" w:date="2025-09-03T00:15:00Z" w16du:dateUtc="2025-09-03T04:15:00Z">
              <w:r>
                <w:t>totalClaimsAmount</w:t>
              </w:r>
            </w:ins>
          </w:p>
        </w:tc>
      </w:tr>
      <w:tr w:rsidR="002722B2" w14:paraId="7BC21F24" w14:textId="77777777" w:rsidTr="00640E2A">
        <w:tc>
          <w:tcPr>
            <w:tcW w:w="2514" w:type="dxa"/>
          </w:tcPr>
          <w:p w14:paraId="755A1C4E" w14:textId="77777777" w:rsidR="002722B2" w:rsidRDefault="002722B2" w:rsidP="00640E2A">
            <w:pPr>
              <w:pStyle w:val="BodyText"/>
            </w:pPr>
            <w:ins w:id="1287" w:author="Pallavi Tonpe" w:date="2025-09-03T00:15:00Z" w16du:dateUtc="2025-09-03T04:15:00Z">
              <w:r>
                <w:t>Retail</w:t>
              </w:r>
            </w:ins>
          </w:p>
        </w:tc>
        <w:tc>
          <w:tcPr>
            <w:tcW w:w="1621" w:type="dxa"/>
          </w:tcPr>
          <w:p w14:paraId="1CFCD86B" w14:textId="77777777" w:rsidR="002722B2" w:rsidRPr="00B56924" w:rsidRDefault="002722B2" w:rsidP="00640E2A">
            <w:pPr>
              <w:pStyle w:val="BodyText"/>
            </w:pPr>
          </w:p>
        </w:tc>
        <w:tc>
          <w:tcPr>
            <w:tcW w:w="2070" w:type="dxa"/>
          </w:tcPr>
          <w:p w14:paraId="2B0752EB" w14:textId="77777777" w:rsidR="002722B2" w:rsidRDefault="002722B2" w:rsidP="00640E2A">
            <w:pPr>
              <w:pStyle w:val="BodyText"/>
            </w:pPr>
            <w:ins w:id="1288" w:author="Pallavi Tonpe" w:date="2025-09-03T00:17:00Z" w16du:dateUtc="2025-09-03T04:17:00Z">
              <w:r>
                <w:t>retail</w:t>
              </w:r>
            </w:ins>
          </w:p>
        </w:tc>
        <w:tc>
          <w:tcPr>
            <w:tcW w:w="3505" w:type="dxa"/>
          </w:tcPr>
          <w:p w14:paraId="5304D73D" w14:textId="77777777" w:rsidR="002722B2" w:rsidRDefault="002722B2" w:rsidP="00640E2A">
            <w:pPr>
              <w:pStyle w:val="BodyText"/>
            </w:pPr>
            <w:ins w:id="1289" w:author="Pallavi Tonpe" w:date="2025-09-03T00:17:00Z" w16du:dateUtc="2025-09-03T04:17:00Z">
              <w:r>
                <w:t xml:space="preserve">Sum </w:t>
              </w:r>
            </w:ins>
            <w:ins w:id="1290" w:author="Pallavi Tonpe" w:date="2025-09-03T00:18:00Z" w16du:dateUtc="2025-09-03T04:18:00Z">
              <w:r>
                <w:t>across all</w:t>
              </w:r>
            </w:ins>
            <w:ins w:id="1291" w:author="Pallavi Tonpe" w:date="2025-09-03T00:17:00Z" w16du:dateUtc="2025-09-03T04:17:00Z">
              <w:r>
                <w:t xml:space="preserve"> </w:t>
              </w:r>
            </w:ins>
            <w:ins w:id="1292" w:author="Pallavi Tonpe" w:date="2025-09-03T00:18:00Z" w16du:dateUtc="2025-09-03T04:18:00Z">
              <w:r>
                <w:t>claim entries for Retail Channel</w:t>
              </w:r>
            </w:ins>
          </w:p>
        </w:tc>
      </w:tr>
      <w:tr w:rsidR="002722B2" w14:paraId="292A8856" w14:textId="77777777" w:rsidTr="00640E2A">
        <w:tc>
          <w:tcPr>
            <w:tcW w:w="2514" w:type="dxa"/>
          </w:tcPr>
          <w:p w14:paraId="61319C11" w14:textId="77777777" w:rsidR="002722B2" w:rsidRDefault="002722B2" w:rsidP="00640E2A">
            <w:pPr>
              <w:pStyle w:val="BodyText"/>
            </w:pPr>
            <w:ins w:id="1293" w:author="Pallavi Tonpe" w:date="2025-09-03T00:15:00Z" w16du:dateUtc="2025-09-03T04:15:00Z">
              <w:r>
                <w:t>Mail Order</w:t>
              </w:r>
            </w:ins>
          </w:p>
        </w:tc>
        <w:tc>
          <w:tcPr>
            <w:tcW w:w="1621" w:type="dxa"/>
          </w:tcPr>
          <w:p w14:paraId="473D18E8" w14:textId="77777777" w:rsidR="002722B2" w:rsidRPr="00B56924" w:rsidRDefault="002722B2" w:rsidP="00640E2A">
            <w:pPr>
              <w:pStyle w:val="BodyText"/>
            </w:pPr>
          </w:p>
        </w:tc>
        <w:tc>
          <w:tcPr>
            <w:tcW w:w="2070" w:type="dxa"/>
          </w:tcPr>
          <w:p w14:paraId="0DF1693B" w14:textId="77777777" w:rsidR="002722B2" w:rsidRDefault="002722B2" w:rsidP="00640E2A">
            <w:pPr>
              <w:pStyle w:val="BodyText"/>
            </w:pPr>
            <w:ins w:id="1294" w:author="Pallavi Tonpe" w:date="2025-09-03T00:17:00Z" w16du:dateUtc="2025-09-03T04:17:00Z">
              <w:r>
                <w:t>mailOrder</w:t>
              </w:r>
            </w:ins>
          </w:p>
        </w:tc>
        <w:tc>
          <w:tcPr>
            <w:tcW w:w="3505" w:type="dxa"/>
          </w:tcPr>
          <w:p w14:paraId="015EB3F6" w14:textId="77777777" w:rsidR="002722B2" w:rsidRDefault="002722B2" w:rsidP="00640E2A">
            <w:pPr>
              <w:pStyle w:val="BodyText"/>
            </w:pPr>
            <w:ins w:id="1295" w:author="Pallavi Tonpe" w:date="2025-09-03T00:18:00Z" w16du:dateUtc="2025-09-03T04:18:00Z">
              <w:r>
                <w:t>Sum across all claim entries for Mail Order Channel</w:t>
              </w:r>
            </w:ins>
          </w:p>
        </w:tc>
      </w:tr>
      <w:tr w:rsidR="002722B2" w14:paraId="468BF085" w14:textId="77777777" w:rsidTr="00640E2A">
        <w:tc>
          <w:tcPr>
            <w:tcW w:w="2514" w:type="dxa"/>
          </w:tcPr>
          <w:p w14:paraId="5FBD05E9" w14:textId="77777777" w:rsidR="002722B2" w:rsidRDefault="002722B2" w:rsidP="00640E2A">
            <w:pPr>
              <w:pStyle w:val="BodyText"/>
            </w:pPr>
            <w:ins w:id="1296" w:author="Pallavi Tonpe" w:date="2025-09-03T00:15:00Z" w16du:dateUtc="2025-09-03T04:15:00Z">
              <w:r>
                <w:t>Specialty</w:t>
              </w:r>
            </w:ins>
          </w:p>
        </w:tc>
        <w:tc>
          <w:tcPr>
            <w:tcW w:w="1621" w:type="dxa"/>
          </w:tcPr>
          <w:p w14:paraId="7198A999" w14:textId="77777777" w:rsidR="002722B2" w:rsidRPr="00B56924" w:rsidRDefault="002722B2" w:rsidP="00640E2A">
            <w:pPr>
              <w:pStyle w:val="BodyText"/>
            </w:pPr>
          </w:p>
        </w:tc>
        <w:tc>
          <w:tcPr>
            <w:tcW w:w="2070" w:type="dxa"/>
          </w:tcPr>
          <w:p w14:paraId="08AF54F6" w14:textId="77777777" w:rsidR="002722B2" w:rsidRDefault="002722B2" w:rsidP="00640E2A">
            <w:pPr>
              <w:pStyle w:val="BodyText"/>
            </w:pPr>
            <w:ins w:id="1297" w:author="Pallavi Tonpe" w:date="2025-09-03T00:17:00Z" w16du:dateUtc="2025-09-03T04:17:00Z">
              <w:r>
                <w:t>speciality</w:t>
              </w:r>
            </w:ins>
          </w:p>
        </w:tc>
        <w:tc>
          <w:tcPr>
            <w:tcW w:w="3505" w:type="dxa"/>
          </w:tcPr>
          <w:p w14:paraId="495B16F1" w14:textId="77777777" w:rsidR="002722B2" w:rsidRDefault="002722B2" w:rsidP="00640E2A">
            <w:pPr>
              <w:pStyle w:val="BodyText"/>
            </w:pPr>
            <w:ins w:id="1298" w:author="Pallavi Tonpe" w:date="2025-09-03T00:18:00Z" w16du:dateUtc="2025-09-03T04:18:00Z">
              <w:r>
                <w:t>Sum across all claim entries for S</w:t>
              </w:r>
            </w:ins>
            <w:ins w:id="1299" w:author="Pallavi Tonpe" w:date="2025-09-03T00:19:00Z" w16du:dateUtc="2025-09-03T04:19:00Z">
              <w:r>
                <w:t>peciality</w:t>
              </w:r>
            </w:ins>
            <w:ins w:id="1300" w:author="Pallavi Tonpe" w:date="2025-09-03T00:18:00Z" w16du:dateUtc="2025-09-03T04:18:00Z">
              <w:r>
                <w:t xml:space="preserve"> Channel</w:t>
              </w:r>
            </w:ins>
          </w:p>
        </w:tc>
      </w:tr>
      <w:tr w:rsidR="002722B2" w14:paraId="42DDD1D0" w14:textId="77777777" w:rsidTr="00640E2A">
        <w:tc>
          <w:tcPr>
            <w:tcW w:w="2514" w:type="dxa"/>
          </w:tcPr>
          <w:p w14:paraId="0196F769" w14:textId="77777777" w:rsidR="002722B2" w:rsidRDefault="002722B2" w:rsidP="00640E2A">
            <w:pPr>
              <w:pStyle w:val="BodyText"/>
            </w:pPr>
            <w:ins w:id="1301" w:author="Pallavi Tonpe" w:date="2025-09-03T00:16:00Z" w16du:dateUtc="2025-09-03T04:16:00Z">
              <w:r>
                <w:t>Member Submitted</w:t>
              </w:r>
            </w:ins>
          </w:p>
        </w:tc>
        <w:tc>
          <w:tcPr>
            <w:tcW w:w="1621" w:type="dxa"/>
          </w:tcPr>
          <w:p w14:paraId="179E2980" w14:textId="77777777" w:rsidR="002722B2" w:rsidRPr="00B56924" w:rsidRDefault="002722B2" w:rsidP="00640E2A">
            <w:pPr>
              <w:pStyle w:val="BodyText"/>
            </w:pPr>
          </w:p>
        </w:tc>
        <w:tc>
          <w:tcPr>
            <w:tcW w:w="2070" w:type="dxa"/>
          </w:tcPr>
          <w:p w14:paraId="29AAC960" w14:textId="77777777" w:rsidR="002722B2" w:rsidRDefault="002722B2" w:rsidP="00640E2A">
            <w:pPr>
              <w:pStyle w:val="BodyText"/>
            </w:pPr>
            <w:ins w:id="1302" w:author="Pallavi Tonpe" w:date="2025-09-03T00:17:00Z" w16du:dateUtc="2025-09-03T04:17:00Z">
              <w:r>
                <w:t>memberSubmitted</w:t>
              </w:r>
            </w:ins>
          </w:p>
        </w:tc>
        <w:tc>
          <w:tcPr>
            <w:tcW w:w="3505" w:type="dxa"/>
          </w:tcPr>
          <w:p w14:paraId="17FC3DDC" w14:textId="77777777" w:rsidR="002722B2" w:rsidRDefault="002722B2" w:rsidP="00640E2A">
            <w:pPr>
              <w:pStyle w:val="BodyText"/>
            </w:pPr>
            <w:ins w:id="1303" w:author="Pallavi Tonpe" w:date="2025-09-03T00:19:00Z" w16du:dateUtc="2025-09-03T04:19:00Z">
              <w:r>
                <w:t>Sum across all claim entries for Member Submitted Channel</w:t>
              </w:r>
            </w:ins>
          </w:p>
        </w:tc>
      </w:tr>
      <w:tr w:rsidR="002722B2" w14:paraId="6C9A530F" w14:textId="77777777" w:rsidTr="00640E2A">
        <w:tc>
          <w:tcPr>
            <w:tcW w:w="2514" w:type="dxa"/>
          </w:tcPr>
          <w:p w14:paraId="52C6F330" w14:textId="77777777" w:rsidR="002722B2" w:rsidRDefault="002722B2" w:rsidP="00640E2A">
            <w:pPr>
              <w:pStyle w:val="BodyText"/>
            </w:pPr>
            <w:ins w:id="1304" w:author="Pallavi Tonpe" w:date="2025-09-03T00:16:00Z" w16du:dateUtc="2025-09-03T04:16:00Z">
              <w:r>
                <w:t>Total</w:t>
              </w:r>
            </w:ins>
          </w:p>
        </w:tc>
        <w:tc>
          <w:tcPr>
            <w:tcW w:w="1621" w:type="dxa"/>
          </w:tcPr>
          <w:p w14:paraId="356C59B2" w14:textId="77777777" w:rsidR="002722B2" w:rsidRPr="00B56924" w:rsidRDefault="002722B2" w:rsidP="00640E2A">
            <w:pPr>
              <w:pStyle w:val="BodyText"/>
            </w:pPr>
          </w:p>
        </w:tc>
        <w:tc>
          <w:tcPr>
            <w:tcW w:w="2070" w:type="dxa"/>
          </w:tcPr>
          <w:p w14:paraId="18B9D2AA" w14:textId="77777777" w:rsidR="002722B2" w:rsidRDefault="002722B2" w:rsidP="00640E2A">
            <w:pPr>
              <w:pStyle w:val="BodyText"/>
            </w:pPr>
            <w:ins w:id="1305" w:author="Pallavi Tonpe" w:date="2025-09-03T00:17:00Z" w16du:dateUtc="2025-09-03T04:17:00Z">
              <w:r>
                <w:t>totalBilled</w:t>
              </w:r>
            </w:ins>
          </w:p>
        </w:tc>
        <w:tc>
          <w:tcPr>
            <w:tcW w:w="3505" w:type="dxa"/>
          </w:tcPr>
          <w:p w14:paraId="2BD384CC" w14:textId="77777777" w:rsidR="002722B2" w:rsidRDefault="002722B2" w:rsidP="00640E2A">
            <w:pPr>
              <w:pStyle w:val="BodyText"/>
            </w:pPr>
            <w:ins w:id="1306" w:author="Pallavi Tonpe" w:date="2025-09-03T00:19:00Z" w16du:dateUtc="2025-09-03T04:19:00Z">
              <w:r>
                <w:t>Sum of all amounts above across channels</w:t>
              </w:r>
            </w:ins>
          </w:p>
        </w:tc>
      </w:tr>
      <w:tr w:rsidR="002722B2" w14:paraId="51DE249F" w14:textId="77777777" w:rsidTr="00640E2A">
        <w:tc>
          <w:tcPr>
            <w:tcW w:w="9710" w:type="dxa"/>
            <w:gridSpan w:val="4"/>
          </w:tcPr>
          <w:p w14:paraId="77715531" w14:textId="77777777" w:rsidR="002722B2" w:rsidRDefault="002722B2" w:rsidP="00640E2A">
            <w:pPr>
              <w:pStyle w:val="BodyText"/>
            </w:pPr>
            <w:ins w:id="1307" w:author="Pallavi Tonpe" w:date="2025-09-03T00:16:00Z" w16du:dateUtc="2025-09-03T04:16:00Z">
              <w:r>
                <w:t>End of  totalClaimsAmount</w:t>
              </w:r>
            </w:ins>
          </w:p>
        </w:tc>
      </w:tr>
      <w:tr w:rsidR="002722B2" w14:paraId="739B37BF" w14:textId="77777777" w:rsidTr="00640E2A">
        <w:tc>
          <w:tcPr>
            <w:tcW w:w="2514" w:type="dxa"/>
          </w:tcPr>
          <w:p w14:paraId="522FD049" w14:textId="77777777" w:rsidR="002722B2" w:rsidRDefault="002722B2" w:rsidP="00640E2A">
            <w:pPr>
              <w:pStyle w:val="BodyText"/>
            </w:pPr>
            <w:r>
              <w:t>Remit To</w:t>
            </w:r>
          </w:p>
        </w:tc>
        <w:tc>
          <w:tcPr>
            <w:tcW w:w="1621" w:type="dxa"/>
          </w:tcPr>
          <w:p w14:paraId="0F566946" w14:textId="77777777" w:rsidR="002722B2" w:rsidRDefault="002722B2" w:rsidP="00640E2A">
            <w:pPr>
              <w:pStyle w:val="BodyText"/>
            </w:pPr>
            <w:r w:rsidRPr="00B56924">
              <w:t>Prime Therapeutics, P.O. Box 860466 Minneapolis, MN 55486-0466</w:t>
            </w:r>
          </w:p>
        </w:tc>
        <w:tc>
          <w:tcPr>
            <w:tcW w:w="2070" w:type="dxa"/>
          </w:tcPr>
          <w:p w14:paraId="0111535D" w14:textId="77777777" w:rsidR="002722B2" w:rsidRDefault="002722B2" w:rsidP="00640E2A">
            <w:pPr>
              <w:pStyle w:val="BodyText"/>
            </w:pPr>
          </w:p>
        </w:tc>
        <w:tc>
          <w:tcPr>
            <w:tcW w:w="3505" w:type="dxa"/>
          </w:tcPr>
          <w:p w14:paraId="10B7BB5A" w14:textId="77777777" w:rsidR="002722B2" w:rsidRDefault="002722B2" w:rsidP="00640E2A">
            <w:pPr>
              <w:pStyle w:val="BodyText"/>
            </w:pPr>
            <w:r>
              <w:t xml:space="preserve">Refer extendable lookup </w:t>
            </w:r>
            <w:ins w:id="1308" w:author="Pallavi Tonpe" w:date="2025-09-03T01:08:00Z">
              <w:r w:rsidRPr="000A63D6">
                <w:t>CM-MarketsExtLookup</w:t>
              </w:r>
            </w:ins>
            <w:ins w:id="1309" w:author="Pallavi Tonpe" w:date="2025-09-03T01:08:00Z" w16du:dateUtc="2025-09-03T05:08:00Z">
              <w:r>
                <w:t xml:space="preserve"> </w:t>
              </w:r>
            </w:ins>
            <w:r>
              <w:t>For “Remit To”</w:t>
            </w:r>
          </w:p>
        </w:tc>
      </w:tr>
      <w:tr w:rsidR="002722B2" w14:paraId="42365057" w14:textId="77777777" w:rsidTr="00640E2A">
        <w:tc>
          <w:tcPr>
            <w:tcW w:w="2514" w:type="dxa"/>
          </w:tcPr>
          <w:p w14:paraId="24B68DBE" w14:textId="77777777" w:rsidR="002722B2" w:rsidRDefault="002722B2" w:rsidP="00640E2A">
            <w:pPr>
              <w:pStyle w:val="BodyText"/>
            </w:pPr>
            <w:r>
              <w:t>Wire To</w:t>
            </w:r>
          </w:p>
        </w:tc>
        <w:tc>
          <w:tcPr>
            <w:tcW w:w="1621" w:type="dxa"/>
          </w:tcPr>
          <w:p w14:paraId="0A686ABF" w14:textId="77777777" w:rsidR="002722B2" w:rsidRDefault="002722B2" w:rsidP="00640E2A">
            <w:pPr>
              <w:pStyle w:val="BodyText"/>
            </w:pPr>
            <w:r>
              <w:t>Wire &amp; ACH Transfer Instructions:  U.S. Bank, N.A., 800 Nicolett Mall, Minneapolis, MN 55402</w:t>
            </w:r>
          </w:p>
          <w:p w14:paraId="62D3E81E" w14:textId="77777777" w:rsidR="002722B2" w:rsidRDefault="002722B2" w:rsidP="00640E2A">
            <w:pPr>
              <w:pStyle w:val="BodyText"/>
            </w:pPr>
            <w:r>
              <w:t>ABA# 123000848, Account Name:  Prime Therapeutics LLC</w:t>
            </w:r>
          </w:p>
          <w:p w14:paraId="767CB2B8" w14:textId="77777777" w:rsidR="002722B2" w:rsidRDefault="002722B2" w:rsidP="00640E2A">
            <w:pPr>
              <w:pStyle w:val="BodyText"/>
            </w:pPr>
            <w:r>
              <w:t>Beneficiary Account Number (Wire):  153910871687, Receiving Account Number (ACH):  15310871687</w:t>
            </w:r>
          </w:p>
          <w:p w14:paraId="28E1254C" w14:textId="77777777" w:rsidR="002722B2" w:rsidRPr="00B56924" w:rsidRDefault="002722B2" w:rsidP="00640E2A">
            <w:pPr>
              <w:pStyle w:val="BodyText"/>
            </w:pPr>
            <w:r>
              <w:t>Please Reference Invoice Number</w:t>
            </w:r>
          </w:p>
        </w:tc>
        <w:tc>
          <w:tcPr>
            <w:tcW w:w="2070" w:type="dxa"/>
          </w:tcPr>
          <w:p w14:paraId="6060902D" w14:textId="77777777" w:rsidR="002722B2" w:rsidRDefault="002722B2" w:rsidP="00640E2A">
            <w:pPr>
              <w:pStyle w:val="BodyText"/>
            </w:pPr>
          </w:p>
        </w:tc>
        <w:tc>
          <w:tcPr>
            <w:tcW w:w="3505" w:type="dxa"/>
          </w:tcPr>
          <w:p w14:paraId="7387F7B2" w14:textId="77777777" w:rsidR="002722B2" w:rsidRDefault="002722B2" w:rsidP="00640E2A">
            <w:pPr>
              <w:pStyle w:val="BodyText"/>
            </w:pPr>
            <w:r>
              <w:t xml:space="preserve">Refer extendable lookup </w:t>
            </w:r>
            <w:ins w:id="1310" w:author="Pallavi Tonpe" w:date="2025-09-03T01:08:00Z">
              <w:r w:rsidRPr="000A63D6">
                <w:t>CM-MarketsExtLookup</w:t>
              </w:r>
            </w:ins>
            <w:ins w:id="1311" w:author="Pallavi Tonpe" w:date="2025-09-03T01:08:00Z" w16du:dateUtc="2025-09-03T05:08:00Z">
              <w:r>
                <w:t xml:space="preserve"> </w:t>
              </w:r>
            </w:ins>
            <w:r>
              <w:t>For “Wire To”</w:t>
            </w:r>
          </w:p>
        </w:tc>
      </w:tr>
      <w:tr w:rsidR="002722B2" w14:paraId="4E17EC46" w14:textId="77777777" w:rsidTr="00640E2A">
        <w:tc>
          <w:tcPr>
            <w:tcW w:w="2514" w:type="dxa"/>
          </w:tcPr>
          <w:p w14:paraId="38B4EA01" w14:textId="77777777" w:rsidR="002722B2" w:rsidRDefault="002722B2" w:rsidP="00640E2A">
            <w:pPr>
              <w:pStyle w:val="BodyText"/>
            </w:pPr>
            <w:r>
              <w:t>Prime Contact Email</w:t>
            </w:r>
          </w:p>
        </w:tc>
        <w:tc>
          <w:tcPr>
            <w:tcW w:w="1621" w:type="dxa"/>
          </w:tcPr>
          <w:p w14:paraId="0F81FE62" w14:textId="77777777" w:rsidR="002722B2" w:rsidRDefault="002722B2" w:rsidP="00640E2A">
            <w:pPr>
              <w:pStyle w:val="BodyText"/>
            </w:pPr>
            <w:r w:rsidRPr="00E12574">
              <w:t>xxxxx@primetherapeutics.com</w:t>
            </w:r>
          </w:p>
        </w:tc>
        <w:tc>
          <w:tcPr>
            <w:tcW w:w="2070" w:type="dxa"/>
          </w:tcPr>
          <w:p w14:paraId="0908BD29" w14:textId="77777777" w:rsidR="002722B2" w:rsidRDefault="002722B2" w:rsidP="00640E2A">
            <w:pPr>
              <w:pStyle w:val="BodyText"/>
            </w:pPr>
          </w:p>
        </w:tc>
        <w:tc>
          <w:tcPr>
            <w:tcW w:w="3505" w:type="dxa"/>
          </w:tcPr>
          <w:p w14:paraId="2F4D9348" w14:textId="77777777" w:rsidR="002722B2" w:rsidRDefault="002722B2" w:rsidP="00640E2A">
            <w:pPr>
              <w:pStyle w:val="BodyText"/>
            </w:pPr>
            <w:r>
              <w:t xml:space="preserve">Refer extendable lookup </w:t>
            </w:r>
            <w:ins w:id="1312" w:author="Pallavi Tonpe" w:date="2025-09-03T01:08:00Z">
              <w:r w:rsidRPr="000A63D6">
                <w:t>CM-MarketsExtLookup</w:t>
              </w:r>
            </w:ins>
            <w:ins w:id="1313" w:author="Pallavi Tonpe" w:date="2025-09-03T01:08:00Z" w16du:dateUtc="2025-09-03T05:08:00Z">
              <w:r>
                <w:t xml:space="preserve"> </w:t>
              </w:r>
            </w:ins>
            <w:r>
              <w:t>For “Prime Contact Email”</w:t>
            </w:r>
          </w:p>
        </w:tc>
      </w:tr>
    </w:tbl>
    <w:p w14:paraId="5B30F58D" w14:textId="23D3976C" w:rsidR="7059F9B6" w:rsidRPr="001A538E" w:rsidRDefault="4D4F79FE" w:rsidP="00ED2608">
      <w:pPr>
        <w:pStyle w:val="Heading2"/>
        <w:rPr>
          <w:rFonts w:ascii="Times New Roman" w:eastAsia="Calibri Light" w:hAnsi="Times New Roman"/>
          <w:b/>
          <w:sz w:val="22"/>
        </w:rPr>
      </w:pPr>
      <w:bookmarkStart w:id="1314" w:name="_Toc725390378"/>
      <w:bookmarkStart w:id="1315" w:name="_Toc1344525549"/>
      <w:bookmarkStart w:id="1316" w:name="_Toc1605169725"/>
      <w:bookmarkStart w:id="1317" w:name="_Toc212568692"/>
      <w:r w:rsidRPr="6479A56C">
        <w:rPr>
          <w:rFonts w:ascii="Times New Roman" w:eastAsia="Calibri Light" w:hAnsi="Times New Roman"/>
          <w:b/>
          <w:sz w:val="22"/>
        </w:rPr>
        <w:t>Client Billing Invoice Supplemental file generation</w:t>
      </w:r>
      <w:bookmarkEnd w:id="1314"/>
      <w:bookmarkEnd w:id="1315"/>
      <w:bookmarkEnd w:id="1316"/>
      <w:bookmarkEnd w:id="1317"/>
    </w:p>
    <w:p w14:paraId="55615FDF" w14:textId="168C4623" w:rsidR="004F1234" w:rsidRPr="007A02A2" w:rsidRDefault="004F1234" w:rsidP="004F1234">
      <w:pPr>
        <w:pStyle w:val="Heading3"/>
      </w:pPr>
      <w:bookmarkStart w:id="1318" w:name="_Toc1462459021"/>
      <w:bookmarkStart w:id="1319" w:name="_Toc111851620"/>
      <w:bookmarkStart w:id="1320" w:name="_Toc989136629"/>
      <w:r>
        <w:t>Configuration 1</w:t>
      </w:r>
      <w:r w:rsidR="00DE040A">
        <w:t xml:space="preserve"> – Invoice Supplemental File Characteristic</w:t>
      </w:r>
    </w:p>
    <w:p w14:paraId="13A7BFB0" w14:textId="77777777" w:rsidR="004F1234" w:rsidRDefault="004F1234" w:rsidP="004F1234">
      <w:pPr>
        <w:spacing w:before="240" w:after="120"/>
      </w:pPr>
      <w:r w:rsidRPr="001228BD">
        <w:rPr>
          <w:rFonts w:eastAsia="Century Gothic"/>
        </w:rPr>
        <w:t xml:space="preserve">Added a new characteristic - CM-INSUP (Invoice Supplemental File) on Person – </w:t>
      </w:r>
    </w:p>
    <w:p w14:paraId="257175F7" w14:textId="77777777" w:rsidR="004F1234" w:rsidRDefault="004F1234" w:rsidP="004F1234">
      <w:pPr>
        <w:spacing w:before="240" w:after="120"/>
      </w:pPr>
      <w:r w:rsidRPr="001228BD">
        <w:rPr>
          <w:rFonts w:eastAsia="Century Gothic"/>
        </w:rPr>
        <w:t>This characteristic would be added manual by users on Parent Person characteristic.</w:t>
      </w:r>
    </w:p>
    <w:p w14:paraId="0CC752F6" w14:textId="77777777" w:rsidR="004F1234" w:rsidRDefault="004F1234" w:rsidP="004F1234">
      <w:pPr>
        <w:spacing w:before="240" w:after="120"/>
      </w:pPr>
      <w:r w:rsidRPr="001228BD">
        <w:rPr>
          <w:rFonts w:eastAsia="Century Gothic"/>
        </w:rPr>
        <w:t>This characteristic will drive the logic, which supplemental files need to be created.</w:t>
      </w:r>
    </w:p>
    <w:p w14:paraId="55C64CC1" w14:textId="77777777" w:rsidR="004F1234" w:rsidRDefault="004F1234" w:rsidP="004F1234">
      <w:pPr>
        <w:spacing w:before="240" w:after="120"/>
      </w:pPr>
      <w:r w:rsidRPr="001228BD">
        <w:rPr>
          <w:rFonts w:eastAsia="Century Gothic"/>
        </w:rPr>
        <w:t>Possible combinations –</w:t>
      </w:r>
    </w:p>
    <w:p w14:paraId="337B7A74" w14:textId="77777777" w:rsidR="004F1234" w:rsidRDefault="004F1234" w:rsidP="004F1234">
      <w:pPr>
        <w:spacing w:before="240" w:after="120"/>
      </w:pPr>
      <w:r w:rsidRPr="001228BD">
        <w:rPr>
          <w:rFonts w:eastAsia="Century Gothic"/>
        </w:rPr>
        <w:t>CM-INSUP is not set on person – Both invoice supplemental file needs to be created.</w:t>
      </w:r>
    </w:p>
    <w:p w14:paraId="23159506" w14:textId="77777777" w:rsidR="004F1234" w:rsidRDefault="004F1234" w:rsidP="004F1234">
      <w:pPr>
        <w:spacing w:before="240" w:after="120"/>
      </w:pPr>
      <w:r w:rsidRPr="001228BD">
        <w:rPr>
          <w:rFonts w:eastAsia="Century Gothic"/>
        </w:rPr>
        <w:t>CM-INSUP = BOTH, Both the invoice supplemental files need to be created.</w:t>
      </w:r>
    </w:p>
    <w:p w14:paraId="0E02DBB4" w14:textId="77777777" w:rsidR="004F1234" w:rsidRDefault="004F1234" w:rsidP="004F1234">
      <w:pPr>
        <w:spacing w:before="240" w:after="120"/>
      </w:pPr>
      <w:r w:rsidRPr="001228BD">
        <w:rPr>
          <w:rFonts w:eastAsia="Century Gothic"/>
        </w:rPr>
        <w:t>CM-INSUP = ELECTRONIC, then only Electronic supplemental file needs to be created.</w:t>
      </w:r>
    </w:p>
    <w:p w14:paraId="1EB337AC" w14:textId="77777777" w:rsidR="004F1234" w:rsidRDefault="004F1234" w:rsidP="004F1234">
      <w:pPr>
        <w:spacing w:before="240" w:after="120"/>
      </w:pPr>
      <w:r w:rsidRPr="001228BD">
        <w:rPr>
          <w:rFonts w:eastAsia="Century Gothic"/>
        </w:rPr>
        <w:t xml:space="preserve">CM-INSUP = </w:t>
      </w:r>
      <w:r w:rsidRPr="001228BD">
        <w:rPr>
          <w:rFonts w:eastAsia="Helvetica"/>
        </w:rPr>
        <w:t>PRESCRIPTION</w:t>
      </w:r>
      <w:r w:rsidRPr="001228BD">
        <w:rPr>
          <w:rFonts w:eastAsia="Century Gothic"/>
        </w:rPr>
        <w:t>, then only Prescription Supplemental file needs to be created</w:t>
      </w:r>
    </w:p>
    <w:p w14:paraId="5C6B8C90" w14:textId="77777777" w:rsidR="004F1234" w:rsidRPr="001228BD" w:rsidRDefault="004F1234" w:rsidP="004F1234">
      <w:pPr>
        <w:spacing w:before="240" w:after="120"/>
        <w:rPr>
          <w:rFonts w:eastAsia="Century Gothic"/>
        </w:rPr>
      </w:pPr>
      <w:r w:rsidRPr="001228BD">
        <w:rPr>
          <w:rFonts w:eastAsia="Century Gothic"/>
        </w:rPr>
        <w:t>CM-INSUP = NONE, No invoice supplemental file needs to be created.</w:t>
      </w:r>
    </w:p>
    <w:p w14:paraId="24FC4A4E" w14:textId="77777777" w:rsidR="004F1234" w:rsidRDefault="004F1234" w:rsidP="004F1234">
      <w:pPr>
        <w:spacing w:before="240" w:after="120"/>
      </w:pPr>
    </w:p>
    <w:p w14:paraId="7DBB4B94" w14:textId="77777777" w:rsidR="004F1234" w:rsidRDefault="004F1234" w:rsidP="004F1234">
      <w:r>
        <w:rPr>
          <w:noProof/>
        </w:rPr>
        <w:drawing>
          <wp:inline distT="0" distB="0" distL="0" distR="0" wp14:anchorId="21C6C6D8" wp14:editId="2E138DE5">
            <wp:extent cx="4783328" cy="2874873"/>
            <wp:effectExtent l="0" t="0" r="0" b="1905"/>
            <wp:docPr id="1186523841"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23841" name="drawing" descr="A screenshot of a computer&#10;&#10;AI-generated content may be incorrect."/>
                    <pic:cNvPicPr/>
                  </pic:nvPicPr>
                  <pic:blipFill>
                    <a:blip r:embed="rId27">
                      <a:extLst>
                        <a:ext uri="{28A0092B-C50C-407E-A947-70E740481C1C}">
                          <a14:useLocalDpi xmlns:a14="http://schemas.microsoft.com/office/drawing/2010/main"/>
                        </a:ext>
                      </a:extLst>
                    </a:blip>
                    <a:stretch>
                      <a:fillRect/>
                    </a:stretch>
                  </pic:blipFill>
                  <pic:spPr>
                    <a:xfrm>
                      <a:off x="0" y="0"/>
                      <a:ext cx="4795963" cy="2882467"/>
                    </a:xfrm>
                    <a:prstGeom prst="rect">
                      <a:avLst/>
                    </a:prstGeom>
                  </pic:spPr>
                </pic:pic>
              </a:graphicData>
            </a:graphic>
          </wp:inline>
        </w:drawing>
      </w:r>
    </w:p>
    <w:p w14:paraId="568E6243" w14:textId="38297AF6" w:rsidR="002F6D47" w:rsidRDefault="002F6D47" w:rsidP="002F6D47">
      <w:pPr>
        <w:pStyle w:val="Heading3"/>
      </w:pPr>
      <w:r>
        <w:t>Configuration 2 – File naming/store Extendable Lookup</w:t>
      </w:r>
    </w:p>
    <w:p w14:paraId="2F5C93AF" w14:textId="77777777" w:rsidR="002F6D47" w:rsidRDefault="002F6D47" w:rsidP="002F6D47">
      <w:pPr>
        <w:spacing w:before="240" w:after="120"/>
      </w:pPr>
      <w:r>
        <w:t xml:space="preserve">To manage varying file naming conventions specific to each client, we will implement an extendable lookup configuration. </w:t>
      </w:r>
    </w:p>
    <w:p w14:paraId="0D9A7745" w14:textId="77777777" w:rsidR="002F6D47" w:rsidRDefault="002F6D47" w:rsidP="002F6D47">
      <w:pPr>
        <w:spacing w:before="240" w:after="120"/>
      </w:pPr>
      <w:r>
        <w:t xml:space="preserve">For clients whose file names follow a standard pattern, a common feature configuration will be used to store the generic naming conventions. This extendable lookup configuration will be introduced in future phases of implementation. </w:t>
      </w:r>
    </w:p>
    <w:p w14:paraId="2E2263CA" w14:textId="7F0C253B" w:rsidR="009D725D" w:rsidRDefault="0095121B" w:rsidP="002F6D47">
      <w:pPr>
        <w:spacing w:before="240" w:after="120"/>
      </w:pPr>
      <w:r>
        <w:t>Folder creation</w:t>
      </w:r>
      <w:r w:rsidR="000E4699">
        <w:t xml:space="preserve"> at OCI and DIH AWS</w:t>
      </w:r>
      <w:r>
        <w:t xml:space="preserve"> </w:t>
      </w:r>
      <w:r w:rsidR="000E4699">
        <w:t>–</w:t>
      </w:r>
      <w:r>
        <w:t xml:space="preserve"> Manual</w:t>
      </w:r>
      <w:r w:rsidR="000E4699">
        <w:t xml:space="preserve"> as part of each client onboarding. If </w:t>
      </w:r>
      <w:r w:rsidR="000A6FD6">
        <w:t>it’s</w:t>
      </w:r>
      <w:r w:rsidR="000E4699">
        <w:t xml:space="preserve"> standard, no additional folder needs to be created.</w:t>
      </w:r>
    </w:p>
    <w:p w14:paraId="79DE4B9C" w14:textId="77777777" w:rsidR="002F6D47" w:rsidRDefault="002F6D47" w:rsidP="002F6D47">
      <w:pPr>
        <w:spacing w:before="240" w:after="120"/>
      </w:pPr>
      <w:r>
        <w:t>As part of the current scope, we will define two initial extendable lookup configurations.</w:t>
      </w:r>
    </w:p>
    <w:p w14:paraId="60078CB1" w14:textId="77777777" w:rsidR="002F6D47" w:rsidRDefault="002F6D47" w:rsidP="002F6D47">
      <w:pPr>
        <w:spacing w:before="240" w:after="120"/>
      </w:pPr>
      <w:r>
        <w:t>Extendable Lookup for EH (Emblem Health) –</w:t>
      </w:r>
    </w:p>
    <w:tbl>
      <w:tblPr>
        <w:tblW w:w="0" w:type="auto"/>
        <w:tblCellMar>
          <w:top w:w="15" w:type="dxa"/>
          <w:left w:w="15" w:type="dxa"/>
          <w:bottom w:w="15" w:type="dxa"/>
          <w:right w:w="15" w:type="dxa"/>
        </w:tblCellMar>
        <w:tblLook w:val="04A0" w:firstRow="1" w:lastRow="0" w:firstColumn="1" w:lastColumn="0" w:noHBand="0" w:noVBand="1"/>
      </w:tblPr>
      <w:tblGrid>
        <w:gridCol w:w="2553"/>
        <w:gridCol w:w="7871"/>
      </w:tblGrid>
      <w:tr w:rsidR="002F6D47" w:rsidRPr="00C368A2" w14:paraId="12D090F6" w14:textId="77777777" w:rsidTr="00240569">
        <w:trPr>
          <w:trHeight w:val="289"/>
        </w:trPr>
        <w:tc>
          <w:tcPr>
            <w:tcW w:w="2553" w:type="dxa"/>
            <w:tcBorders>
              <w:top w:val="single" w:sz="6" w:space="0" w:color="ABABAB"/>
              <w:left w:val="single" w:sz="6" w:space="0" w:color="ABABAB"/>
              <w:bottom w:val="single" w:sz="6" w:space="0" w:color="ABABAB"/>
              <w:right w:val="single" w:sz="6" w:space="0" w:color="ABABAB"/>
            </w:tcBorders>
            <w:vAlign w:val="center"/>
            <w:hideMark/>
          </w:tcPr>
          <w:p w14:paraId="1CAD473B" w14:textId="77777777" w:rsidR="002F6D47" w:rsidRPr="00C368A2" w:rsidRDefault="002F6D47" w:rsidP="00612D5F">
            <w:pPr>
              <w:spacing w:after="120"/>
            </w:pPr>
            <w:r w:rsidRPr="00C368A2">
              <w:t>Parent Code</w:t>
            </w:r>
          </w:p>
        </w:tc>
        <w:tc>
          <w:tcPr>
            <w:tcW w:w="7871" w:type="dxa"/>
            <w:tcBorders>
              <w:top w:val="single" w:sz="6" w:space="0" w:color="ABABAB"/>
              <w:left w:val="single" w:sz="6" w:space="0" w:color="ABABAB"/>
              <w:bottom w:val="single" w:sz="6" w:space="0" w:color="ABABAB"/>
              <w:right w:val="single" w:sz="6" w:space="0" w:color="ABABAB"/>
            </w:tcBorders>
            <w:vAlign w:val="center"/>
            <w:hideMark/>
          </w:tcPr>
          <w:p w14:paraId="3E926F9C" w14:textId="356913CE" w:rsidR="002F6D47" w:rsidRPr="00C368A2" w:rsidRDefault="000A6FD6" w:rsidP="00612D5F">
            <w:pPr>
              <w:spacing w:after="120"/>
            </w:pPr>
            <w:r>
              <w:t>EMBH</w:t>
            </w:r>
          </w:p>
        </w:tc>
      </w:tr>
      <w:tr w:rsidR="002F6D47" w:rsidRPr="00C368A2" w14:paraId="017DC07D" w14:textId="77777777" w:rsidTr="00240569">
        <w:trPr>
          <w:trHeight w:val="289"/>
        </w:trPr>
        <w:tc>
          <w:tcPr>
            <w:tcW w:w="2553" w:type="dxa"/>
            <w:tcBorders>
              <w:top w:val="single" w:sz="6" w:space="0" w:color="ABABAB"/>
              <w:left w:val="single" w:sz="6" w:space="0" w:color="ABABAB"/>
              <w:bottom w:val="single" w:sz="6" w:space="0" w:color="ABABAB"/>
              <w:right w:val="single" w:sz="6" w:space="0" w:color="ABABAB"/>
            </w:tcBorders>
            <w:vAlign w:val="center"/>
            <w:hideMark/>
          </w:tcPr>
          <w:p w14:paraId="6655E650" w14:textId="77777777" w:rsidR="002F6D47" w:rsidRPr="00C368A2" w:rsidRDefault="002F6D47" w:rsidP="00612D5F">
            <w:pPr>
              <w:spacing w:after="120"/>
            </w:pPr>
            <w:r w:rsidRPr="00C368A2">
              <w:t>Parent Name</w:t>
            </w:r>
          </w:p>
        </w:tc>
        <w:tc>
          <w:tcPr>
            <w:tcW w:w="7871" w:type="dxa"/>
            <w:tcBorders>
              <w:top w:val="single" w:sz="6" w:space="0" w:color="ABABAB"/>
              <w:left w:val="single" w:sz="6" w:space="0" w:color="ABABAB"/>
              <w:bottom w:val="single" w:sz="6" w:space="0" w:color="ABABAB"/>
              <w:right w:val="single" w:sz="6" w:space="0" w:color="ABABAB"/>
            </w:tcBorders>
            <w:vAlign w:val="center"/>
            <w:hideMark/>
          </w:tcPr>
          <w:p w14:paraId="087166B4" w14:textId="77777777" w:rsidR="002F6D47" w:rsidRPr="00C368A2" w:rsidRDefault="002F6D47" w:rsidP="00612D5F">
            <w:pPr>
              <w:spacing w:after="120"/>
            </w:pPr>
            <w:r w:rsidRPr="00C368A2">
              <w:t>Emblem Health</w:t>
            </w:r>
          </w:p>
        </w:tc>
      </w:tr>
      <w:tr w:rsidR="002F6D47" w:rsidRPr="00C368A2" w14:paraId="7BF4DC9B" w14:textId="77777777" w:rsidTr="00240569">
        <w:trPr>
          <w:trHeight w:val="329"/>
        </w:trPr>
        <w:tc>
          <w:tcPr>
            <w:tcW w:w="2553" w:type="dxa"/>
            <w:tcBorders>
              <w:top w:val="single" w:sz="6" w:space="0" w:color="ABABAB"/>
              <w:left w:val="single" w:sz="6" w:space="0" w:color="ABABAB"/>
              <w:bottom w:val="single" w:sz="6" w:space="0" w:color="ABABAB"/>
              <w:right w:val="single" w:sz="6" w:space="0" w:color="ABABAB"/>
            </w:tcBorders>
            <w:vAlign w:val="center"/>
            <w:hideMark/>
          </w:tcPr>
          <w:p w14:paraId="504E3E9F" w14:textId="60B4BE6C" w:rsidR="002F6D47" w:rsidRPr="00C368A2" w:rsidRDefault="002F6D47" w:rsidP="00612D5F">
            <w:pPr>
              <w:spacing w:after="120"/>
            </w:pPr>
            <w:r w:rsidRPr="00C368A2">
              <w:t>OCI Folder Path</w:t>
            </w:r>
            <w:r w:rsidR="00866959">
              <w:t xml:space="preserve"> - Claims</w:t>
            </w:r>
          </w:p>
        </w:tc>
        <w:tc>
          <w:tcPr>
            <w:tcW w:w="7871" w:type="dxa"/>
            <w:tcBorders>
              <w:top w:val="single" w:sz="6" w:space="0" w:color="ABABAB"/>
              <w:left w:val="single" w:sz="6" w:space="0" w:color="ABABAB"/>
              <w:bottom w:val="single" w:sz="6" w:space="0" w:color="ABABAB"/>
              <w:right w:val="single" w:sz="6" w:space="0" w:color="ABABAB"/>
            </w:tcBorders>
            <w:vAlign w:val="center"/>
            <w:hideMark/>
          </w:tcPr>
          <w:p w14:paraId="64C530FA" w14:textId="5A71244C" w:rsidR="002F6D47" w:rsidRPr="00C368A2" w:rsidRDefault="002F6D47" w:rsidP="00612D5F">
            <w:pPr>
              <w:spacing w:after="120"/>
            </w:pPr>
            <w:r w:rsidRPr="00C368A2">
              <w:t xml:space="preserve">OCI EH </w:t>
            </w:r>
            <w:r w:rsidR="005531A9">
              <w:t xml:space="preserve">Claims </w:t>
            </w:r>
            <w:r w:rsidRPr="00C368A2">
              <w:t xml:space="preserve">bucket </w:t>
            </w:r>
            <w:r w:rsidR="003F1EEB">
              <w:t>–</w:t>
            </w:r>
            <w:r w:rsidRPr="00C368A2">
              <w:t xml:space="preserve"> TBD</w:t>
            </w:r>
            <w:r w:rsidR="003F1EEB">
              <w:t xml:space="preserve"> – Reporting Path</w:t>
            </w:r>
          </w:p>
        </w:tc>
      </w:tr>
      <w:tr w:rsidR="002F6D47" w:rsidRPr="00C368A2" w14:paraId="463F09AD" w14:textId="77777777" w:rsidTr="00240569">
        <w:trPr>
          <w:trHeight w:val="289"/>
        </w:trPr>
        <w:tc>
          <w:tcPr>
            <w:tcW w:w="2553" w:type="dxa"/>
            <w:tcBorders>
              <w:top w:val="single" w:sz="6" w:space="0" w:color="ABABAB"/>
              <w:left w:val="single" w:sz="6" w:space="0" w:color="ABABAB"/>
              <w:bottom w:val="single" w:sz="6" w:space="0" w:color="ABABAB"/>
              <w:right w:val="single" w:sz="6" w:space="0" w:color="ABABAB"/>
            </w:tcBorders>
            <w:vAlign w:val="center"/>
            <w:hideMark/>
          </w:tcPr>
          <w:p w14:paraId="24ECAE12" w14:textId="2AE84DBA" w:rsidR="002F6D47" w:rsidRPr="00C368A2" w:rsidRDefault="002F6D47" w:rsidP="00612D5F">
            <w:pPr>
              <w:spacing w:after="120"/>
            </w:pPr>
            <w:r w:rsidRPr="00C368A2">
              <w:t>Invoice PDF File Naming Format</w:t>
            </w:r>
            <w:ins w:id="1321" w:author="Anup Nair" w:date="2025-10-28T15:29:00Z" w16du:dateUtc="2025-10-28T19:29:00Z">
              <w:r w:rsidR="00994E13">
                <w:t xml:space="preserve"> (Claims)</w:t>
              </w:r>
            </w:ins>
          </w:p>
        </w:tc>
        <w:tc>
          <w:tcPr>
            <w:tcW w:w="7871" w:type="dxa"/>
            <w:tcBorders>
              <w:top w:val="single" w:sz="6" w:space="0" w:color="ABABAB"/>
              <w:left w:val="single" w:sz="6" w:space="0" w:color="ABABAB"/>
              <w:bottom w:val="single" w:sz="6" w:space="0" w:color="ABABAB"/>
              <w:right w:val="single" w:sz="6" w:space="0" w:color="ABABAB"/>
            </w:tcBorders>
            <w:vAlign w:val="center"/>
            <w:hideMark/>
          </w:tcPr>
          <w:p w14:paraId="26DEA3CF" w14:textId="131941B5" w:rsidR="002F6D47" w:rsidRPr="00C368A2" w:rsidRDefault="002F6D47" w:rsidP="00612D5F">
            <w:pPr>
              <w:spacing w:after="120"/>
            </w:pPr>
            <w:r w:rsidRPr="00C368A2">
              <w:t>EH_PRIME_IN_&lt;LOB&gt;_&lt;ClientID&gt;_FIN_&lt;Account#&gt;_XW01_&lt;ENV&gt;_</w:t>
            </w:r>
            <w:r w:rsidR="003344B8">
              <w:t>&lt;</w:t>
            </w:r>
            <w:r w:rsidRPr="00C368A2">
              <w:t>YYYYMMDDHHmmSS</w:t>
            </w:r>
            <w:r w:rsidR="003344B8">
              <w:t>&gt;</w:t>
            </w:r>
            <w:r w:rsidRPr="00C368A2">
              <w:t>.pdf</w:t>
            </w:r>
          </w:p>
        </w:tc>
      </w:tr>
      <w:tr w:rsidR="002F6D47" w:rsidRPr="00C368A2" w14:paraId="00AEC858" w14:textId="77777777" w:rsidTr="00240569">
        <w:trPr>
          <w:trHeight w:val="289"/>
        </w:trPr>
        <w:tc>
          <w:tcPr>
            <w:tcW w:w="2553" w:type="dxa"/>
            <w:tcBorders>
              <w:top w:val="single" w:sz="6" w:space="0" w:color="ABABAB"/>
              <w:left w:val="single" w:sz="6" w:space="0" w:color="ABABAB"/>
              <w:bottom w:val="single" w:sz="6" w:space="0" w:color="ABABAB"/>
              <w:right w:val="single" w:sz="6" w:space="0" w:color="ABABAB"/>
            </w:tcBorders>
            <w:vAlign w:val="center"/>
            <w:hideMark/>
          </w:tcPr>
          <w:p w14:paraId="7B6304A4" w14:textId="6B31E92D" w:rsidR="002F6D47" w:rsidRPr="00C368A2" w:rsidRDefault="002F6D47" w:rsidP="00612D5F">
            <w:pPr>
              <w:spacing w:after="120"/>
            </w:pPr>
            <w:r w:rsidRPr="00C368A2">
              <w:t>Electronic File Naming Format</w:t>
            </w:r>
            <w:ins w:id="1322" w:author="Anup Nair" w:date="2025-10-28T15:30:00Z" w16du:dateUtc="2025-10-28T19:30:00Z">
              <w:r w:rsidR="00994E13">
                <w:t xml:space="preserve"> (Claims)</w:t>
              </w:r>
            </w:ins>
          </w:p>
        </w:tc>
        <w:tc>
          <w:tcPr>
            <w:tcW w:w="7871" w:type="dxa"/>
            <w:tcBorders>
              <w:top w:val="single" w:sz="6" w:space="0" w:color="ABABAB"/>
              <w:left w:val="single" w:sz="6" w:space="0" w:color="ABABAB"/>
              <w:bottom w:val="single" w:sz="6" w:space="0" w:color="ABABAB"/>
              <w:right w:val="single" w:sz="6" w:space="0" w:color="ABABAB"/>
            </w:tcBorders>
            <w:vAlign w:val="center"/>
            <w:hideMark/>
          </w:tcPr>
          <w:p w14:paraId="20B5FCC5" w14:textId="77777777" w:rsidR="002F6D47" w:rsidRPr="00C368A2" w:rsidRDefault="002F6D47" w:rsidP="00612D5F">
            <w:pPr>
              <w:spacing w:after="120"/>
            </w:pPr>
            <w:r w:rsidRPr="00C368A2">
              <w:t>NA</w:t>
            </w:r>
          </w:p>
        </w:tc>
      </w:tr>
      <w:tr w:rsidR="002F6D47" w:rsidRPr="00C368A2" w14:paraId="60B68133" w14:textId="77777777" w:rsidTr="00240569">
        <w:trPr>
          <w:trHeight w:val="289"/>
        </w:trPr>
        <w:tc>
          <w:tcPr>
            <w:tcW w:w="2553" w:type="dxa"/>
            <w:tcBorders>
              <w:top w:val="single" w:sz="6" w:space="0" w:color="ABABAB"/>
              <w:left w:val="single" w:sz="6" w:space="0" w:color="ABABAB"/>
              <w:bottom w:val="single" w:sz="6" w:space="0" w:color="ABABAB"/>
              <w:right w:val="single" w:sz="6" w:space="0" w:color="ABABAB"/>
            </w:tcBorders>
            <w:vAlign w:val="center"/>
            <w:hideMark/>
          </w:tcPr>
          <w:p w14:paraId="4C4882FA" w14:textId="3D545D2F" w:rsidR="002F6D47" w:rsidRPr="00C368A2" w:rsidRDefault="002F6D47" w:rsidP="00612D5F">
            <w:pPr>
              <w:spacing w:after="120"/>
            </w:pPr>
            <w:r w:rsidRPr="00C368A2">
              <w:t>Prescription File Naming Format</w:t>
            </w:r>
            <w:ins w:id="1323" w:author="Anup Nair" w:date="2025-10-28T15:29:00Z" w16du:dateUtc="2025-10-28T19:29:00Z">
              <w:r w:rsidR="00994E13">
                <w:t xml:space="preserve"> (Claims)</w:t>
              </w:r>
            </w:ins>
          </w:p>
        </w:tc>
        <w:tc>
          <w:tcPr>
            <w:tcW w:w="7871" w:type="dxa"/>
            <w:tcBorders>
              <w:top w:val="single" w:sz="6" w:space="0" w:color="ABABAB"/>
              <w:left w:val="single" w:sz="6" w:space="0" w:color="ABABAB"/>
              <w:bottom w:val="single" w:sz="6" w:space="0" w:color="ABABAB"/>
              <w:right w:val="single" w:sz="6" w:space="0" w:color="ABABAB"/>
            </w:tcBorders>
            <w:vAlign w:val="center"/>
            <w:hideMark/>
          </w:tcPr>
          <w:p w14:paraId="14D594B4" w14:textId="05A1CE3F" w:rsidR="002F6D47" w:rsidRPr="00C368A2" w:rsidRDefault="002F6D47" w:rsidP="00612D5F">
            <w:pPr>
              <w:spacing w:after="120"/>
            </w:pPr>
            <w:bookmarkStart w:id="1324" w:name="_Hlk211733454"/>
            <w:r w:rsidRPr="00C368A2">
              <w:t>EH_PRIME_IN_&lt;LOB&gt;_&lt;ClientID&gt;_FIN_ERXFILE_XW01_&lt;ENV&gt;_</w:t>
            </w:r>
            <w:r w:rsidR="003344B8">
              <w:t>&lt;</w:t>
            </w:r>
            <w:r w:rsidRPr="00C368A2">
              <w:t>YYYYMMDDHHmmSS</w:t>
            </w:r>
            <w:r w:rsidR="003344B8">
              <w:t>&gt;</w:t>
            </w:r>
            <w:r w:rsidRPr="00C368A2">
              <w:t>.txt</w:t>
            </w:r>
            <w:bookmarkEnd w:id="1324"/>
          </w:p>
        </w:tc>
      </w:tr>
      <w:tr w:rsidR="002F6D47" w:rsidRPr="00C368A2" w14:paraId="7FE12C23" w14:textId="77777777" w:rsidTr="00240569">
        <w:trPr>
          <w:trHeight w:val="36"/>
        </w:trPr>
        <w:tc>
          <w:tcPr>
            <w:tcW w:w="2553" w:type="dxa"/>
            <w:tcBorders>
              <w:top w:val="single" w:sz="6" w:space="0" w:color="ABABAB"/>
              <w:left w:val="single" w:sz="6" w:space="0" w:color="ABABAB"/>
              <w:bottom w:val="single" w:sz="6" w:space="0" w:color="ABABAB"/>
              <w:right w:val="single" w:sz="6" w:space="0" w:color="ABABAB"/>
            </w:tcBorders>
            <w:vAlign w:val="center"/>
            <w:hideMark/>
          </w:tcPr>
          <w:p w14:paraId="712A42B9" w14:textId="77777777" w:rsidR="002F6D47" w:rsidRDefault="002F6D47" w:rsidP="00612D5F">
            <w:pPr>
              <w:spacing w:after="120"/>
              <w:rPr>
                <w:ins w:id="1325" w:author="Anup Nair" w:date="2025-10-28T15:29:00Z" w16du:dateUtc="2025-10-28T19:29:00Z"/>
              </w:rPr>
            </w:pPr>
            <w:r w:rsidRPr="00C368A2">
              <w:t>Executive File Naming Format</w:t>
            </w:r>
          </w:p>
          <w:p w14:paraId="54876A20" w14:textId="6B0CD8CE" w:rsidR="002F6D47" w:rsidRPr="00C368A2" w:rsidRDefault="00994E13" w:rsidP="00612D5F">
            <w:pPr>
              <w:spacing w:after="120"/>
            </w:pPr>
            <w:ins w:id="1326" w:author="Anup Nair" w:date="2025-10-28T15:29:00Z" w16du:dateUtc="2025-10-28T19:29:00Z">
              <w:r>
                <w:t>(Claims)</w:t>
              </w:r>
            </w:ins>
          </w:p>
        </w:tc>
        <w:tc>
          <w:tcPr>
            <w:tcW w:w="7871" w:type="dxa"/>
            <w:tcBorders>
              <w:top w:val="single" w:sz="6" w:space="0" w:color="ABABAB"/>
              <w:left w:val="single" w:sz="6" w:space="0" w:color="ABABAB"/>
              <w:bottom w:val="single" w:sz="6" w:space="0" w:color="ABABAB"/>
              <w:right w:val="single" w:sz="6" w:space="0" w:color="ABABAB"/>
            </w:tcBorders>
            <w:vAlign w:val="center"/>
            <w:hideMark/>
          </w:tcPr>
          <w:p w14:paraId="69FF3D57" w14:textId="76005234" w:rsidR="002F6D47" w:rsidRPr="00C368A2" w:rsidRDefault="002F6D47" w:rsidP="00612D5F">
            <w:pPr>
              <w:spacing w:after="120"/>
            </w:pPr>
            <w:r w:rsidRPr="00C368A2">
              <w:t>EH_PRIME_IN_COMM_MED_FIN_GRPSUMM_XW01_&lt;ENV&gt;_</w:t>
            </w:r>
            <w:r w:rsidR="003344B8">
              <w:t>&lt;</w:t>
            </w:r>
            <w:r w:rsidRPr="00C368A2">
              <w:t>YYYYMMDDHHmmSS</w:t>
            </w:r>
            <w:r w:rsidR="003344B8">
              <w:t>&gt;</w:t>
            </w:r>
            <w:r w:rsidRPr="00C368A2">
              <w:t>.xls</w:t>
            </w:r>
            <w:ins w:id="1327" w:author="Anup Nair" w:date="2025-10-28T15:30:00Z" w16du:dateUtc="2025-10-28T19:30:00Z">
              <w:r w:rsidR="00994E13">
                <w:t>x</w:t>
              </w:r>
            </w:ins>
          </w:p>
        </w:tc>
      </w:tr>
      <w:tr w:rsidR="00026E18" w:rsidRPr="00C368A2" w14:paraId="25779688" w14:textId="77777777" w:rsidTr="00240569">
        <w:trPr>
          <w:trHeight w:val="36"/>
        </w:trPr>
        <w:tc>
          <w:tcPr>
            <w:tcW w:w="2553" w:type="dxa"/>
            <w:tcBorders>
              <w:top w:val="single" w:sz="6" w:space="0" w:color="ABABAB"/>
              <w:left w:val="single" w:sz="6" w:space="0" w:color="ABABAB"/>
              <w:bottom w:val="single" w:sz="6" w:space="0" w:color="ABABAB"/>
              <w:right w:val="single" w:sz="6" w:space="0" w:color="ABABAB"/>
            </w:tcBorders>
            <w:vAlign w:val="center"/>
          </w:tcPr>
          <w:p w14:paraId="6E79A976" w14:textId="249E423E" w:rsidR="00026E18" w:rsidRPr="00C368A2" w:rsidRDefault="00026E18" w:rsidP="00612D5F">
            <w:pPr>
              <w:spacing w:after="120"/>
            </w:pPr>
            <w:r>
              <w:t>Statement PDF File Naming Format</w:t>
            </w:r>
          </w:p>
        </w:tc>
        <w:tc>
          <w:tcPr>
            <w:tcW w:w="7871" w:type="dxa"/>
            <w:tcBorders>
              <w:top w:val="single" w:sz="6" w:space="0" w:color="ABABAB"/>
              <w:left w:val="single" w:sz="6" w:space="0" w:color="ABABAB"/>
              <w:bottom w:val="single" w:sz="6" w:space="0" w:color="ABABAB"/>
              <w:right w:val="single" w:sz="6" w:space="0" w:color="ABABAB"/>
            </w:tcBorders>
            <w:vAlign w:val="center"/>
          </w:tcPr>
          <w:p w14:paraId="4C66F952" w14:textId="77777777" w:rsidR="00026E18" w:rsidRPr="00C368A2" w:rsidRDefault="00026E18" w:rsidP="00612D5F">
            <w:pPr>
              <w:spacing w:after="120"/>
            </w:pPr>
          </w:p>
        </w:tc>
      </w:tr>
      <w:tr w:rsidR="00240569" w14:paraId="1BDEDACE" w14:textId="77777777" w:rsidTr="00240569">
        <w:trPr>
          <w:trHeight w:val="36"/>
          <w:ins w:id="1328" w:author="Anup Nair" w:date="2025-10-28T15:29:00Z"/>
        </w:trPr>
        <w:tc>
          <w:tcPr>
            <w:tcW w:w="2553" w:type="dxa"/>
            <w:tcBorders>
              <w:top w:val="single" w:sz="6" w:space="0" w:color="ABABAB"/>
              <w:left w:val="single" w:sz="6" w:space="0" w:color="ABABAB"/>
              <w:bottom w:val="single" w:sz="6" w:space="0" w:color="ABABAB"/>
              <w:right w:val="single" w:sz="6" w:space="0" w:color="ABABAB"/>
            </w:tcBorders>
            <w:vAlign w:val="center"/>
          </w:tcPr>
          <w:p w14:paraId="730EBCBE" w14:textId="77777777" w:rsidR="00240569" w:rsidRPr="005D35CE" w:rsidRDefault="00240569" w:rsidP="00240569">
            <w:pPr>
              <w:spacing w:after="120"/>
              <w:rPr>
                <w:ins w:id="1329" w:author="Anup Nair" w:date="2025-10-28T15:29:00Z" w16du:dateUtc="2025-10-28T19:29:00Z"/>
              </w:rPr>
            </w:pPr>
            <w:ins w:id="1330" w:author="Anup Nair" w:date="2025-10-28T15:29:00Z" w16du:dateUtc="2025-10-28T19:29:00Z">
              <w:r w:rsidRPr="005D35CE">
                <w:t xml:space="preserve">Executive File </w:t>
              </w:r>
              <w:r>
                <w:t xml:space="preserve">– Group by Summary </w:t>
              </w:r>
              <w:r w:rsidRPr="005D35CE">
                <w:t>Naming Format</w:t>
              </w:r>
              <w:r>
                <w:t xml:space="preserve"> (Ancillary)</w:t>
              </w:r>
            </w:ins>
          </w:p>
        </w:tc>
        <w:tc>
          <w:tcPr>
            <w:tcW w:w="7871" w:type="dxa"/>
            <w:tcBorders>
              <w:top w:val="single" w:sz="6" w:space="0" w:color="ABABAB"/>
              <w:left w:val="single" w:sz="6" w:space="0" w:color="ABABAB"/>
              <w:bottom w:val="single" w:sz="6" w:space="0" w:color="ABABAB"/>
              <w:right w:val="single" w:sz="6" w:space="0" w:color="ABABAB"/>
            </w:tcBorders>
            <w:vAlign w:val="center"/>
          </w:tcPr>
          <w:p w14:paraId="176BC12F" w14:textId="0D8018FA" w:rsidR="00240569" w:rsidRDefault="00240569" w:rsidP="00240569">
            <w:pPr>
              <w:spacing w:after="120"/>
              <w:rPr>
                <w:ins w:id="1331" w:author="Anup Nair" w:date="2025-10-28T15:29:00Z" w16du:dateUtc="2025-10-28T19:29:00Z"/>
              </w:rPr>
            </w:pPr>
            <w:ins w:id="1332" w:author="Anup Nair" w:date="2025-10-28T15:31:00Z" w16du:dateUtc="2025-10-28T19:31:00Z">
              <w:r w:rsidRPr="00C368A2">
                <w:t>EH_PRIME_IN_</w:t>
              </w:r>
            </w:ins>
            <w:ins w:id="1333" w:author="Anup Nair" w:date="2025-10-28T15:32:00Z" w16du:dateUtc="2025-10-28T19:32:00Z">
              <w:r w:rsidR="00735E47">
                <w:t>ALL_</w:t>
              </w:r>
            </w:ins>
            <w:ins w:id="1334" w:author="Anup Nair" w:date="2025-10-28T15:31:00Z" w16du:dateUtc="2025-10-28T19:31:00Z">
              <w:r w:rsidRPr="00C368A2">
                <w:t>GRPSUMM_X</w:t>
              </w:r>
            </w:ins>
            <w:ins w:id="1335" w:author="Anup Nair" w:date="2025-10-28T15:32:00Z" w16du:dateUtc="2025-10-28T19:32:00Z">
              <w:r w:rsidR="00AF2718">
                <w:t>M</w:t>
              </w:r>
            </w:ins>
            <w:ins w:id="1336" w:author="Anup Nair" w:date="2025-10-28T15:31:00Z" w16du:dateUtc="2025-10-28T19:31:00Z">
              <w:r w:rsidRPr="00C368A2">
                <w:t>01_&lt;ENV&gt;_</w:t>
              </w:r>
              <w:r>
                <w:t>&lt;</w:t>
              </w:r>
              <w:r w:rsidRPr="00C368A2">
                <w:t>YYYYMMDDHHmmSS</w:t>
              </w:r>
              <w:r>
                <w:t>&gt;</w:t>
              </w:r>
              <w:r w:rsidRPr="00C368A2">
                <w:t>.xls</w:t>
              </w:r>
              <w:r>
                <w:t>x</w:t>
              </w:r>
            </w:ins>
          </w:p>
        </w:tc>
      </w:tr>
      <w:tr w:rsidR="008802B3" w14:paraId="6D498B53" w14:textId="77777777" w:rsidTr="00240569">
        <w:trPr>
          <w:trHeight w:val="36"/>
          <w:ins w:id="1337" w:author="Anup Nair" w:date="2025-10-28T15:29:00Z"/>
        </w:trPr>
        <w:tc>
          <w:tcPr>
            <w:tcW w:w="2553" w:type="dxa"/>
            <w:tcBorders>
              <w:top w:val="single" w:sz="6" w:space="0" w:color="ABABAB"/>
              <w:left w:val="single" w:sz="6" w:space="0" w:color="ABABAB"/>
              <w:bottom w:val="single" w:sz="6" w:space="0" w:color="ABABAB"/>
              <w:right w:val="single" w:sz="6" w:space="0" w:color="ABABAB"/>
            </w:tcBorders>
            <w:vAlign w:val="center"/>
          </w:tcPr>
          <w:p w14:paraId="4F7CC330" w14:textId="77777777" w:rsidR="008802B3" w:rsidRPr="005D35CE" w:rsidRDefault="008802B3" w:rsidP="008802B3">
            <w:pPr>
              <w:spacing w:after="120"/>
              <w:rPr>
                <w:ins w:id="1338" w:author="Anup Nair" w:date="2025-10-28T15:29:00Z" w16du:dateUtc="2025-10-28T19:29:00Z"/>
              </w:rPr>
            </w:pPr>
            <w:ins w:id="1339" w:author="Anup Nair" w:date="2025-10-28T15:29:00Z" w16du:dateUtc="2025-10-28T19:29:00Z">
              <w:r>
                <w:t>Invoice PDF File Naming Format (Ancillary / Admin)</w:t>
              </w:r>
            </w:ins>
          </w:p>
        </w:tc>
        <w:tc>
          <w:tcPr>
            <w:tcW w:w="7871" w:type="dxa"/>
            <w:tcBorders>
              <w:top w:val="single" w:sz="6" w:space="0" w:color="ABABAB"/>
              <w:left w:val="single" w:sz="6" w:space="0" w:color="ABABAB"/>
              <w:bottom w:val="single" w:sz="6" w:space="0" w:color="ABABAB"/>
              <w:right w:val="single" w:sz="6" w:space="0" w:color="ABABAB"/>
            </w:tcBorders>
            <w:vAlign w:val="center"/>
          </w:tcPr>
          <w:p w14:paraId="0058E4AE" w14:textId="323E547F" w:rsidR="008802B3" w:rsidRDefault="008802B3" w:rsidP="008802B3">
            <w:pPr>
              <w:spacing w:after="120"/>
              <w:rPr>
                <w:ins w:id="1340" w:author="Anup Nair" w:date="2025-10-28T15:29:00Z" w16du:dateUtc="2025-10-28T19:29:00Z"/>
              </w:rPr>
            </w:pPr>
            <w:ins w:id="1341" w:author="Anup Nair" w:date="2025-10-28T15:30:00Z" w16du:dateUtc="2025-10-28T19:30:00Z">
              <w:r w:rsidRPr="00C368A2">
                <w:t>EH_PRIME_IN_&lt;LOB&gt;_&lt;ClientID&gt;_</w:t>
              </w:r>
              <w:r w:rsidR="00987EA0">
                <w:t>ADM</w:t>
              </w:r>
              <w:r w:rsidRPr="00C368A2">
                <w:t>_&lt;Account#&gt;_X</w:t>
              </w:r>
            </w:ins>
            <w:ins w:id="1342" w:author="Anup Nair" w:date="2025-10-28T15:31:00Z" w16du:dateUtc="2025-10-28T19:31:00Z">
              <w:r w:rsidR="00987EA0">
                <w:t>M</w:t>
              </w:r>
            </w:ins>
            <w:ins w:id="1343" w:author="Anup Nair" w:date="2025-10-28T15:30:00Z" w16du:dateUtc="2025-10-28T19:30:00Z">
              <w:r w:rsidRPr="00C368A2">
                <w:t>01_&lt;ENV&gt;_</w:t>
              </w:r>
              <w:r>
                <w:t>&lt;</w:t>
              </w:r>
              <w:r w:rsidRPr="00C368A2">
                <w:t>YYYYMMDDHHmmSS</w:t>
              </w:r>
              <w:r>
                <w:t>&gt;</w:t>
              </w:r>
              <w:r w:rsidRPr="00C368A2">
                <w:t>.pdf</w:t>
              </w:r>
            </w:ins>
          </w:p>
        </w:tc>
      </w:tr>
      <w:tr w:rsidR="00AF2718" w:rsidRPr="00674670" w14:paraId="16954E83" w14:textId="77777777" w:rsidTr="00240569">
        <w:trPr>
          <w:trHeight w:val="36"/>
          <w:ins w:id="1344" w:author="Anup Nair" w:date="2025-10-28T15:29:00Z"/>
        </w:trPr>
        <w:tc>
          <w:tcPr>
            <w:tcW w:w="2553" w:type="dxa"/>
            <w:tcBorders>
              <w:top w:val="single" w:sz="6" w:space="0" w:color="ABABAB"/>
              <w:left w:val="single" w:sz="6" w:space="0" w:color="ABABAB"/>
              <w:bottom w:val="single" w:sz="6" w:space="0" w:color="ABABAB"/>
              <w:right w:val="single" w:sz="6" w:space="0" w:color="ABABAB"/>
            </w:tcBorders>
            <w:vAlign w:val="center"/>
          </w:tcPr>
          <w:p w14:paraId="3972DE20" w14:textId="163268E6" w:rsidR="00AF2718" w:rsidRPr="00375D6D" w:rsidRDefault="00AF2718" w:rsidP="00AF2718">
            <w:pPr>
              <w:spacing w:after="120"/>
              <w:rPr>
                <w:ins w:id="1345" w:author="Anup Nair" w:date="2025-10-28T15:29:00Z" w16du:dateUtc="2025-10-28T19:29:00Z"/>
                <w:highlight w:val="yellow"/>
                <w:rPrChange w:id="1346" w:author="Anup Nair" w:date="2025-10-28T15:33:00Z" w16du:dateUtc="2025-10-28T19:33:00Z">
                  <w:rPr>
                    <w:ins w:id="1347" w:author="Anup Nair" w:date="2025-10-28T15:29:00Z" w16du:dateUtc="2025-10-28T19:29:00Z"/>
                  </w:rPr>
                </w:rPrChange>
              </w:rPr>
            </w:pPr>
            <w:ins w:id="1348" w:author="Anup Nair" w:date="2025-10-28T15:29:00Z" w16du:dateUtc="2025-10-28T19:29:00Z">
              <w:del w:id="1349" w:author="Ramachandran Ananthapadmanabhan" w:date="2025-10-30T11:43:00Z" w16du:dateUtc="2025-10-30T06:13:00Z">
                <w:r w:rsidRPr="00375D6D">
                  <w:rPr>
                    <w:highlight w:val="yellow"/>
                    <w:rPrChange w:id="1350" w:author="Anup Nair" w:date="2025-10-28T15:33:00Z" w16du:dateUtc="2025-10-28T19:33:00Z">
                      <w:rPr/>
                    </w:rPrChange>
                  </w:rPr>
                  <w:delText>Ancillary / Admin Supplemental File</w:delText>
                </w:r>
              </w:del>
            </w:ins>
            <w:ins w:id="1351" w:author="Anup Nair" w:date="2025-10-28T15:40:00Z" w16du:dateUtc="2025-10-28T19:40:00Z">
              <w:del w:id="1352" w:author="Ramachandran Ananthapadmanabhan" w:date="2025-10-30T11:43:00Z" w16du:dateUtc="2025-10-30T06:13:00Z">
                <w:r w:rsidR="00BC46AD">
                  <w:rPr>
                    <w:highlight w:val="yellow"/>
                  </w:rPr>
                  <w:delText xml:space="preserve"> </w:delText>
                </w:r>
              </w:del>
            </w:ins>
            <w:ins w:id="1353" w:author="Anup Nair" w:date="2025-10-28T15:41:00Z" w16du:dateUtc="2025-10-28T19:41:00Z">
              <w:del w:id="1354" w:author="Ramachandran Ananthapadmanabhan" w:date="2025-10-30T11:43:00Z" w16du:dateUtc="2025-10-30T06:13:00Z">
                <w:r w:rsidR="00BC46AD">
                  <w:rPr>
                    <w:highlight w:val="yellow"/>
                  </w:rPr>
                  <w:delText>(outside of ORMB)</w:delText>
                </w:r>
              </w:del>
            </w:ins>
          </w:p>
        </w:tc>
        <w:tc>
          <w:tcPr>
            <w:tcW w:w="7871" w:type="dxa"/>
            <w:tcBorders>
              <w:top w:val="single" w:sz="6" w:space="0" w:color="ABABAB"/>
              <w:left w:val="single" w:sz="6" w:space="0" w:color="ABABAB"/>
              <w:bottom w:val="single" w:sz="6" w:space="0" w:color="ABABAB"/>
              <w:right w:val="single" w:sz="6" w:space="0" w:color="ABABAB"/>
            </w:tcBorders>
            <w:vAlign w:val="center"/>
          </w:tcPr>
          <w:p w14:paraId="06C033F1" w14:textId="27F0BC04" w:rsidR="00AF2718" w:rsidRPr="00375D6D" w:rsidRDefault="00AF2718" w:rsidP="00AF2718">
            <w:pPr>
              <w:spacing w:after="120"/>
              <w:rPr>
                <w:ins w:id="1355" w:author="Anup Nair" w:date="2025-10-28T15:29:00Z" w16du:dateUtc="2025-10-28T19:29:00Z"/>
                <w:highlight w:val="yellow"/>
                <w:rPrChange w:id="1356" w:author="Anup Nair" w:date="2025-10-28T15:33:00Z" w16du:dateUtc="2025-10-28T19:33:00Z">
                  <w:rPr>
                    <w:ins w:id="1357" w:author="Anup Nair" w:date="2025-10-28T15:29:00Z" w16du:dateUtc="2025-10-28T19:29:00Z"/>
                  </w:rPr>
                </w:rPrChange>
              </w:rPr>
            </w:pPr>
            <w:ins w:id="1358" w:author="Anup Nair" w:date="2025-10-28T15:32:00Z" w16du:dateUtc="2025-10-28T19:32:00Z">
              <w:del w:id="1359" w:author="Ramachandran Ananthapadmanabhan" w:date="2025-10-30T11:43:00Z" w16du:dateUtc="2025-10-30T06:13:00Z">
                <w:r w:rsidRPr="00375D6D">
                  <w:rPr>
                    <w:highlight w:val="yellow"/>
                    <w:rPrChange w:id="1360" w:author="Anup Nair" w:date="2025-10-28T15:33:00Z" w16du:dateUtc="2025-10-28T19:33:00Z">
                      <w:rPr/>
                    </w:rPrChange>
                  </w:rPr>
                  <w:delText>EH_PRIME_IN_</w:delText>
                </w:r>
                <w:r w:rsidR="00D166F9" w:rsidRPr="00375D6D">
                  <w:rPr>
                    <w:highlight w:val="yellow"/>
                    <w:rPrChange w:id="1361" w:author="Anup Nair" w:date="2025-10-28T15:33:00Z" w16du:dateUtc="2025-10-28T19:33:00Z">
                      <w:rPr/>
                    </w:rPrChange>
                  </w:rPr>
                  <w:delText>&lt;LOB&gt;</w:delText>
                </w:r>
                <w:r w:rsidRPr="00375D6D">
                  <w:rPr>
                    <w:highlight w:val="yellow"/>
                    <w:rPrChange w:id="1362" w:author="Anup Nair" w:date="2025-10-28T15:33:00Z" w16du:dateUtc="2025-10-28T19:33:00Z">
                      <w:rPr/>
                    </w:rPrChange>
                  </w:rPr>
                  <w:delText>_</w:delText>
                </w:r>
                <w:r w:rsidR="00D166F9" w:rsidRPr="00375D6D">
                  <w:rPr>
                    <w:highlight w:val="yellow"/>
                    <w:rPrChange w:id="1363" w:author="Anup Nair" w:date="2025-10-28T15:33:00Z" w16du:dateUtc="2025-10-28T19:33:00Z">
                      <w:rPr/>
                    </w:rPrChange>
                  </w:rPr>
                  <w:delText>ADMSUPP</w:delText>
                </w:r>
                <w:r w:rsidRPr="00375D6D">
                  <w:rPr>
                    <w:highlight w:val="yellow"/>
                    <w:rPrChange w:id="1364" w:author="Anup Nair" w:date="2025-10-28T15:33:00Z" w16du:dateUtc="2025-10-28T19:33:00Z">
                      <w:rPr/>
                    </w:rPrChange>
                  </w:rPr>
                  <w:delText>_XM01_&lt;ENV&gt;_&lt;YYYYMMDDHHmmSS&gt;.xlsx</w:delText>
                </w:r>
              </w:del>
            </w:ins>
          </w:p>
        </w:tc>
      </w:tr>
    </w:tbl>
    <w:p w14:paraId="7C672C61" w14:textId="77777777" w:rsidR="002F6D47" w:rsidRDefault="002F6D47" w:rsidP="002F6D47">
      <w:pPr>
        <w:spacing w:before="240" w:after="120"/>
      </w:pPr>
    </w:p>
    <w:p w14:paraId="1D1E7436" w14:textId="0AB763BB" w:rsidR="002F6D47" w:rsidRDefault="002F6D47" w:rsidP="002F6D47">
      <w:pPr>
        <w:spacing w:before="240" w:after="120"/>
      </w:pPr>
      <w:r>
        <w:t>Extendable Lookup for GCST (Gold Coast) –</w:t>
      </w:r>
    </w:p>
    <w:tbl>
      <w:tblPr>
        <w:tblW w:w="0" w:type="auto"/>
        <w:tblCellMar>
          <w:top w:w="15" w:type="dxa"/>
          <w:left w:w="15" w:type="dxa"/>
          <w:bottom w:w="15" w:type="dxa"/>
          <w:right w:w="15" w:type="dxa"/>
        </w:tblCellMar>
        <w:tblLook w:val="04A0" w:firstRow="1" w:lastRow="0" w:firstColumn="1" w:lastColumn="0" w:noHBand="0" w:noVBand="1"/>
      </w:tblPr>
      <w:tblGrid>
        <w:gridCol w:w="2782"/>
        <w:gridCol w:w="7642"/>
      </w:tblGrid>
      <w:tr w:rsidR="002F6D47" w:rsidRPr="005D35CE" w14:paraId="7FDF7A0F" w14:textId="77777777" w:rsidTr="00612D5F">
        <w:trPr>
          <w:trHeight w:val="330"/>
        </w:trPr>
        <w:tc>
          <w:tcPr>
            <w:tcW w:w="2782" w:type="dxa"/>
            <w:tcBorders>
              <w:top w:val="single" w:sz="6" w:space="0" w:color="ABABAB"/>
              <w:left w:val="single" w:sz="6" w:space="0" w:color="ABABAB"/>
              <w:bottom w:val="single" w:sz="6" w:space="0" w:color="ABABAB"/>
              <w:right w:val="single" w:sz="6" w:space="0" w:color="ABABAB"/>
            </w:tcBorders>
            <w:vAlign w:val="center"/>
            <w:hideMark/>
          </w:tcPr>
          <w:p w14:paraId="345CEF8B" w14:textId="77777777" w:rsidR="002F6D47" w:rsidRPr="005D35CE" w:rsidRDefault="002F6D47" w:rsidP="00612D5F">
            <w:pPr>
              <w:spacing w:after="120"/>
            </w:pPr>
            <w:r w:rsidRPr="005D35CE">
              <w:t>Parent Code</w:t>
            </w:r>
          </w:p>
        </w:tc>
        <w:tc>
          <w:tcPr>
            <w:tcW w:w="7642" w:type="dxa"/>
            <w:tcBorders>
              <w:top w:val="single" w:sz="6" w:space="0" w:color="ABABAB"/>
              <w:left w:val="single" w:sz="6" w:space="0" w:color="ABABAB"/>
              <w:bottom w:val="single" w:sz="6" w:space="0" w:color="ABABAB"/>
              <w:right w:val="single" w:sz="6" w:space="0" w:color="ABABAB"/>
            </w:tcBorders>
            <w:vAlign w:val="center"/>
            <w:hideMark/>
          </w:tcPr>
          <w:p w14:paraId="6C5E7C9D" w14:textId="4598F454" w:rsidR="002F6D47" w:rsidRPr="005D35CE" w:rsidRDefault="000A6FD6" w:rsidP="00612D5F">
            <w:pPr>
              <w:spacing w:after="120"/>
            </w:pPr>
            <w:r>
              <w:t>GCST</w:t>
            </w:r>
          </w:p>
        </w:tc>
      </w:tr>
      <w:tr w:rsidR="002F6D47" w:rsidRPr="005D35CE" w14:paraId="51F9C96C" w14:textId="77777777" w:rsidTr="00612D5F">
        <w:trPr>
          <w:trHeight w:val="330"/>
        </w:trPr>
        <w:tc>
          <w:tcPr>
            <w:tcW w:w="2782" w:type="dxa"/>
            <w:tcBorders>
              <w:top w:val="single" w:sz="6" w:space="0" w:color="ABABAB"/>
              <w:left w:val="single" w:sz="6" w:space="0" w:color="ABABAB"/>
              <w:bottom w:val="single" w:sz="6" w:space="0" w:color="ABABAB"/>
              <w:right w:val="single" w:sz="6" w:space="0" w:color="ABABAB"/>
            </w:tcBorders>
            <w:vAlign w:val="center"/>
            <w:hideMark/>
          </w:tcPr>
          <w:p w14:paraId="3B5A885C" w14:textId="77777777" w:rsidR="002F6D47" w:rsidRPr="005D35CE" w:rsidRDefault="002F6D47" w:rsidP="00612D5F">
            <w:pPr>
              <w:spacing w:after="120"/>
            </w:pPr>
            <w:r w:rsidRPr="005D35CE">
              <w:t>Parent Name</w:t>
            </w:r>
          </w:p>
        </w:tc>
        <w:tc>
          <w:tcPr>
            <w:tcW w:w="7642" w:type="dxa"/>
            <w:tcBorders>
              <w:top w:val="single" w:sz="6" w:space="0" w:color="ABABAB"/>
              <w:left w:val="single" w:sz="6" w:space="0" w:color="ABABAB"/>
              <w:bottom w:val="single" w:sz="6" w:space="0" w:color="ABABAB"/>
              <w:right w:val="single" w:sz="6" w:space="0" w:color="ABABAB"/>
            </w:tcBorders>
            <w:vAlign w:val="center"/>
            <w:hideMark/>
          </w:tcPr>
          <w:p w14:paraId="1B2E1574" w14:textId="77777777" w:rsidR="002F6D47" w:rsidRPr="005D35CE" w:rsidRDefault="002F6D47" w:rsidP="00612D5F">
            <w:pPr>
              <w:spacing w:after="120"/>
            </w:pPr>
            <w:r w:rsidRPr="005D35CE">
              <w:t>Gold Coast</w:t>
            </w:r>
          </w:p>
        </w:tc>
      </w:tr>
      <w:tr w:rsidR="002F6D47" w:rsidRPr="005D35CE" w14:paraId="2EC5DF95" w14:textId="77777777" w:rsidTr="00612D5F">
        <w:trPr>
          <w:trHeight w:val="375"/>
        </w:trPr>
        <w:tc>
          <w:tcPr>
            <w:tcW w:w="2782" w:type="dxa"/>
            <w:tcBorders>
              <w:top w:val="single" w:sz="6" w:space="0" w:color="ABABAB"/>
              <w:left w:val="single" w:sz="6" w:space="0" w:color="ABABAB"/>
              <w:bottom w:val="single" w:sz="6" w:space="0" w:color="ABABAB"/>
              <w:right w:val="single" w:sz="6" w:space="0" w:color="ABABAB"/>
            </w:tcBorders>
            <w:vAlign w:val="center"/>
            <w:hideMark/>
          </w:tcPr>
          <w:p w14:paraId="76B11C9B" w14:textId="77777777" w:rsidR="002F6D47" w:rsidRPr="005D35CE" w:rsidRDefault="002F6D47" w:rsidP="00612D5F">
            <w:pPr>
              <w:spacing w:after="120"/>
            </w:pPr>
            <w:r w:rsidRPr="005D35CE">
              <w:t>OCI Folder Path</w:t>
            </w:r>
          </w:p>
        </w:tc>
        <w:tc>
          <w:tcPr>
            <w:tcW w:w="7642" w:type="dxa"/>
            <w:tcBorders>
              <w:top w:val="single" w:sz="6" w:space="0" w:color="ABABAB"/>
              <w:left w:val="single" w:sz="6" w:space="0" w:color="ABABAB"/>
              <w:bottom w:val="single" w:sz="6" w:space="0" w:color="ABABAB"/>
              <w:right w:val="single" w:sz="6" w:space="0" w:color="ABABAB"/>
            </w:tcBorders>
            <w:vAlign w:val="center"/>
            <w:hideMark/>
          </w:tcPr>
          <w:p w14:paraId="03A3677D" w14:textId="77777777" w:rsidR="002F6D47" w:rsidRPr="005D35CE" w:rsidRDefault="002F6D47" w:rsidP="00612D5F">
            <w:pPr>
              <w:spacing w:after="120"/>
            </w:pPr>
            <w:r w:rsidRPr="005D35CE">
              <w:t>OCI Gold Coast bucket - TBD</w:t>
            </w:r>
          </w:p>
        </w:tc>
      </w:tr>
      <w:tr w:rsidR="002F6D47" w:rsidRPr="005D35CE" w14:paraId="0704A486" w14:textId="77777777" w:rsidTr="00612D5F">
        <w:trPr>
          <w:trHeight w:val="330"/>
        </w:trPr>
        <w:tc>
          <w:tcPr>
            <w:tcW w:w="2782" w:type="dxa"/>
            <w:tcBorders>
              <w:top w:val="single" w:sz="6" w:space="0" w:color="ABABAB"/>
              <w:left w:val="single" w:sz="6" w:space="0" w:color="ABABAB"/>
              <w:bottom w:val="single" w:sz="6" w:space="0" w:color="ABABAB"/>
              <w:right w:val="single" w:sz="6" w:space="0" w:color="ABABAB"/>
            </w:tcBorders>
            <w:vAlign w:val="center"/>
            <w:hideMark/>
          </w:tcPr>
          <w:p w14:paraId="781F214E" w14:textId="77BD37B3" w:rsidR="002F6D47" w:rsidRPr="005D35CE" w:rsidRDefault="002F6D47" w:rsidP="00612D5F">
            <w:pPr>
              <w:spacing w:after="120"/>
            </w:pPr>
            <w:r w:rsidRPr="005D35CE">
              <w:t>Invoice PDF File Naming Format</w:t>
            </w:r>
            <w:ins w:id="1365" w:author="Anup Nair" w:date="2025-10-28T15:24:00Z" w16du:dateUtc="2025-10-28T19:24:00Z">
              <w:r w:rsidR="004032D5">
                <w:t xml:space="preserve"> (Claims)</w:t>
              </w:r>
            </w:ins>
          </w:p>
        </w:tc>
        <w:tc>
          <w:tcPr>
            <w:tcW w:w="7642" w:type="dxa"/>
            <w:tcBorders>
              <w:top w:val="single" w:sz="6" w:space="0" w:color="ABABAB"/>
              <w:left w:val="single" w:sz="6" w:space="0" w:color="ABABAB"/>
              <w:bottom w:val="single" w:sz="6" w:space="0" w:color="ABABAB"/>
              <w:right w:val="single" w:sz="6" w:space="0" w:color="ABABAB"/>
            </w:tcBorders>
            <w:vAlign w:val="center"/>
            <w:hideMark/>
          </w:tcPr>
          <w:p w14:paraId="5D4DA6CB" w14:textId="212C8CAB" w:rsidR="002F6D47" w:rsidRPr="005D35CE" w:rsidRDefault="003344B8" w:rsidP="00612D5F">
            <w:pPr>
              <w:spacing w:after="120"/>
            </w:pPr>
            <w:r>
              <w:t>&lt;</w:t>
            </w:r>
            <w:r w:rsidR="002F6D47" w:rsidRPr="005D35CE">
              <w:t>YYYYMMDD</w:t>
            </w:r>
            <w:r>
              <w:t>&gt;</w:t>
            </w:r>
            <w:r w:rsidR="002F6D47" w:rsidRPr="005D35CE">
              <w:t>_&lt;ClientID&gt;_</w:t>
            </w:r>
            <w:del w:id="1366" w:author="Anup Nair" w:date="2025-10-28T15:24:00Z" w16du:dateUtc="2025-10-28T19:24:00Z">
              <w:r w:rsidR="00C15BC7">
                <w:delText>&lt;ENV&gt;_</w:delText>
              </w:r>
            </w:del>
            <w:r w:rsidR="002F6D47" w:rsidRPr="005D35CE">
              <w:t>Invoi</w:t>
            </w:r>
            <w:ins w:id="1367" w:author="Anup Nair" w:date="2025-10-28T15:24:00Z" w16du:dateUtc="2025-10-28T19:24:00Z">
              <w:r w:rsidR="00717FF2">
                <w:t>c</w:t>
              </w:r>
            </w:ins>
            <w:del w:id="1368" w:author="Anup Nair" w:date="2025-10-28T15:24:00Z" w16du:dateUtc="2025-10-28T19:24:00Z">
              <w:r w:rsidR="002F6D47" w:rsidRPr="005D35CE" w:rsidDel="00717FF2">
                <w:delText>c</w:delText>
              </w:r>
            </w:del>
            <w:r w:rsidR="002F6D47" w:rsidRPr="005D35CE">
              <w:t>e.pdf</w:t>
            </w:r>
          </w:p>
        </w:tc>
      </w:tr>
      <w:tr w:rsidR="002F6D47" w:rsidRPr="005D35CE" w14:paraId="22921B5B" w14:textId="77777777" w:rsidTr="00612D5F">
        <w:trPr>
          <w:trHeight w:val="330"/>
        </w:trPr>
        <w:tc>
          <w:tcPr>
            <w:tcW w:w="2782" w:type="dxa"/>
            <w:tcBorders>
              <w:top w:val="single" w:sz="6" w:space="0" w:color="ABABAB"/>
              <w:left w:val="single" w:sz="6" w:space="0" w:color="ABABAB"/>
              <w:bottom w:val="single" w:sz="6" w:space="0" w:color="ABABAB"/>
              <w:right w:val="single" w:sz="6" w:space="0" w:color="ABABAB"/>
            </w:tcBorders>
            <w:vAlign w:val="center"/>
            <w:hideMark/>
          </w:tcPr>
          <w:p w14:paraId="582855EF" w14:textId="39976BC9" w:rsidR="002F6D47" w:rsidRPr="005D35CE" w:rsidRDefault="002F6D47" w:rsidP="00612D5F">
            <w:pPr>
              <w:spacing w:after="120"/>
            </w:pPr>
            <w:r w:rsidRPr="005D35CE">
              <w:t>Electronic File Naming Format</w:t>
            </w:r>
            <w:ins w:id="1369" w:author="Anup Nair" w:date="2025-10-28T15:24:00Z" w16du:dateUtc="2025-10-28T19:24:00Z">
              <w:r w:rsidR="004032D5">
                <w:t xml:space="preserve"> (Claims)</w:t>
              </w:r>
            </w:ins>
          </w:p>
        </w:tc>
        <w:tc>
          <w:tcPr>
            <w:tcW w:w="7642" w:type="dxa"/>
            <w:tcBorders>
              <w:top w:val="single" w:sz="6" w:space="0" w:color="ABABAB"/>
              <w:left w:val="single" w:sz="6" w:space="0" w:color="ABABAB"/>
              <w:bottom w:val="single" w:sz="6" w:space="0" w:color="ABABAB"/>
              <w:right w:val="single" w:sz="6" w:space="0" w:color="ABABAB"/>
            </w:tcBorders>
            <w:vAlign w:val="center"/>
            <w:hideMark/>
          </w:tcPr>
          <w:p w14:paraId="1E75A6F1" w14:textId="54B9134C" w:rsidR="002F6D47" w:rsidRPr="005D35CE" w:rsidRDefault="002F6D47" w:rsidP="00612D5F">
            <w:pPr>
              <w:spacing w:after="120"/>
            </w:pPr>
            <w:r w:rsidRPr="005D35CE">
              <w:t>&lt;ClientID&gt;_Electronic_File</w:t>
            </w:r>
            <w:del w:id="1370" w:author="Anup Nair" w:date="2025-10-28T15:24:00Z" w16du:dateUtc="2025-10-28T19:24:00Z">
              <w:r w:rsidRPr="005D35CE">
                <w:delText>_</w:delText>
              </w:r>
              <w:r w:rsidR="00C15BC7">
                <w:delText>&lt;ENV&gt;</w:delText>
              </w:r>
            </w:del>
            <w:r w:rsidR="00C15BC7">
              <w:t>_</w:t>
            </w:r>
            <w:r w:rsidR="003344B8">
              <w:t>&lt;</w:t>
            </w:r>
            <w:r w:rsidRPr="005D35CE">
              <w:t>YYYYMMDD</w:t>
            </w:r>
            <w:r w:rsidR="003344B8">
              <w:t>&gt;</w:t>
            </w:r>
            <w:r w:rsidRPr="005D35CE">
              <w:t>.xls</w:t>
            </w:r>
          </w:p>
        </w:tc>
      </w:tr>
      <w:tr w:rsidR="002F6D47" w:rsidRPr="005D35CE" w14:paraId="706EF4CC" w14:textId="77777777" w:rsidTr="00612D5F">
        <w:trPr>
          <w:trHeight w:val="330"/>
        </w:trPr>
        <w:tc>
          <w:tcPr>
            <w:tcW w:w="2782" w:type="dxa"/>
            <w:tcBorders>
              <w:top w:val="single" w:sz="6" w:space="0" w:color="ABABAB"/>
              <w:left w:val="single" w:sz="6" w:space="0" w:color="ABABAB"/>
              <w:bottom w:val="single" w:sz="6" w:space="0" w:color="ABABAB"/>
              <w:right w:val="single" w:sz="6" w:space="0" w:color="ABABAB"/>
            </w:tcBorders>
            <w:vAlign w:val="center"/>
            <w:hideMark/>
          </w:tcPr>
          <w:p w14:paraId="5A30478D" w14:textId="7ED924EF" w:rsidR="002F6D47" w:rsidRPr="005D35CE" w:rsidRDefault="002F6D47" w:rsidP="00612D5F">
            <w:pPr>
              <w:spacing w:after="120"/>
            </w:pPr>
            <w:r w:rsidRPr="005D35CE">
              <w:t>Prescription File Naming Format</w:t>
            </w:r>
            <w:ins w:id="1371" w:author="Anup Nair" w:date="2025-10-28T15:24:00Z" w16du:dateUtc="2025-10-28T19:24:00Z">
              <w:r w:rsidR="004032D5">
                <w:t xml:space="preserve"> (Claims)</w:t>
              </w:r>
            </w:ins>
          </w:p>
        </w:tc>
        <w:tc>
          <w:tcPr>
            <w:tcW w:w="7642" w:type="dxa"/>
            <w:tcBorders>
              <w:top w:val="single" w:sz="6" w:space="0" w:color="ABABAB"/>
              <w:left w:val="single" w:sz="6" w:space="0" w:color="ABABAB"/>
              <w:bottom w:val="single" w:sz="6" w:space="0" w:color="ABABAB"/>
              <w:right w:val="single" w:sz="6" w:space="0" w:color="ABABAB"/>
            </w:tcBorders>
            <w:vAlign w:val="center"/>
            <w:hideMark/>
          </w:tcPr>
          <w:p w14:paraId="0935CFBB" w14:textId="698AE1E6" w:rsidR="002F6D47" w:rsidRPr="005D35CE" w:rsidRDefault="007B620B" w:rsidP="00612D5F">
            <w:pPr>
              <w:spacing w:after="120"/>
            </w:pPr>
            <w:r w:rsidRPr="007B620B">
              <w:t>&lt;ClientID&gt;_Electronic_Prescription_File</w:t>
            </w:r>
            <w:del w:id="1372" w:author="Anup Nair" w:date="2025-10-28T15:24:00Z" w16du:dateUtc="2025-10-28T19:24:00Z">
              <w:r w:rsidRPr="007B620B">
                <w:delText>_</w:delText>
              </w:r>
              <w:r w:rsidR="00C15BC7">
                <w:delText>&lt;ENV&gt;</w:delText>
              </w:r>
            </w:del>
            <w:r w:rsidR="00C15BC7">
              <w:t>_</w:t>
            </w:r>
            <w:r w:rsidR="003344B8">
              <w:t>&lt;</w:t>
            </w:r>
            <w:r w:rsidRPr="007B620B">
              <w:t>YYYYMMDD</w:t>
            </w:r>
            <w:r w:rsidR="003344B8">
              <w:t>&gt;</w:t>
            </w:r>
            <w:r w:rsidRPr="007B620B">
              <w:t>.txt</w:t>
            </w:r>
          </w:p>
        </w:tc>
      </w:tr>
      <w:tr w:rsidR="002F6D47" w:rsidRPr="005D35CE" w14:paraId="68FDB82D" w14:textId="77777777" w:rsidTr="00612D5F">
        <w:trPr>
          <w:trHeight w:val="330"/>
        </w:trPr>
        <w:tc>
          <w:tcPr>
            <w:tcW w:w="2782" w:type="dxa"/>
            <w:tcBorders>
              <w:top w:val="single" w:sz="6" w:space="0" w:color="ABABAB"/>
              <w:left w:val="single" w:sz="6" w:space="0" w:color="ABABAB"/>
              <w:bottom w:val="single" w:sz="6" w:space="0" w:color="ABABAB"/>
              <w:right w:val="single" w:sz="6" w:space="0" w:color="ABABAB"/>
            </w:tcBorders>
            <w:vAlign w:val="center"/>
            <w:hideMark/>
          </w:tcPr>
          <w:p w14:paraId="6BB23B54" w14:textId="71ECF618" w:rsidR="002F6D47" w:rsidRPr="005D35CE" w:rsidRDefault="002F6D47" w:rsidP="00612D5F">
            <w:pPr>
              <w:spacing w:after="120"/>
            </w:pPr>
            <w:r w:rsidRPr="005D35CE">
              <w:t xml:space="preserve">Executive File </w:t>
            </w:r>
            <w:ins w:id="1373" w:author="Anup Nair" w:date="2025-10-28T15:21:00Z" w16du:dateUtc="2025-10-28T19:21:00Z">
              <w:r w:rsidR="00653AAD">
                <w:t xml:space="preserve">– Group by Summary </w:t>
              </w:r>
            </w:ins>
            <w:r w:rsidRPr="005D35CE">
              <w:t>Naming Format</w:t>
            </w:r>
            <w:ins w:id="1374" w:author="Anup Nair" w:date="2025-10-28T15:21:00Z" w16du:dateUtc="2025-10-28T19:21:00Z">
              <w:r w:rsidR="00025A12">
                <w:t xml:space="preserve"> (Claims)</w:t>
              </w:r>
            </w:ins>
          </w:p>
        </w:tc>
        <w:tc>
          <w:tcPr>
            <w:tcW w:w="7642" w:type="dxa"/>
            <w:tcBorders>
              <w:top w:val="single" w:sz="6" w:space="0" w:color="ABABAB"/>
              <w:left w:val="single" w:sz="6" w:space="0" w:color="ABABAB"/>
              <w:bottom w:val="single" w:sz="6" w:space="0" w:color="ABABAB"/>
              <w:right w:val="single" w:sz="6" w:space="0" w:color="ABABAB"/>
            </w:tcBorders>
            <w:vAlign w:val="center"/>
            <w:hideMark/>
          </w:tcPr>
          <w:p w14:paraId="2F9B0438" w14:textId="4ABD73DF" w:rsidR="002F6D47" w:rsidRPr="005D35CE" w:rsidRDefault="003344B8" w:rsidP="00612D5F">
            <w:pPr>
              <w:spacing w:after="120"/>
            </w:pPr>
            <w:r>
              <w:t>&lt;</w:t>
            </w:r>
            <w:r w:rsidR="002F6D47" w:rsidRPr="005D35CE">
              <w:t>YYYYMMDD</w:t>
            </w:r>
            <w:r>
              <w:t>&gt;</w:t>
            </w:r>
            <w:r w:rsidR="002F6D47" w:rsidRPr="005D35CE">
              <w:t>_&lt;ClientID&gt;</w:t>
            </w:r>
            <w:del w:id="1375" w:author="Anup Nair" w:date="2025-10-28T15:24:00Z" w16du:dateUtc="2025-10-28T19:24:00Z">
              <w:r w:rsidR="002F6D47" w:rsidRPr="005D35CE">
                <w:delText>_</w:delText>
              </w:r>
              <w:r w:rsidR="00C15BC7">
                <w:delText>&lt;ENV&gt;</w:delText>
              </w:r>
            </w:del>
            <w:r w:rsidR="00C15BC7">
              <w:t>_</w:t>
            </w:r>
            <w:r w:rsidR="002F6D47" w:rsidRPr="005D35CE">
              <w:t>DATA.xl</w:t>
            </w:r>
            <w:ins w:id="1376" w:author="Anup Nair" w:date="2025-10-28T15:24:00Z" w16du:dateUtc="2025-10-28T19:24:00Z">
              <w:r w:rsidR="00717FF2">
                <w:t>sx</w:t>
              </w:r>
            </w:ins>
            <w:del w:id="1377" w:author="Anup Nair" w:date="2025-10-28T15:24:00Z" w16du:dateUtc="2025-10-28T19:24:00Z">
              <w:r w:rsidR="002F6D47" w:rsidRPr="005D35CE" w:rsidDel="00717FF2">
                <w:delText>s</w:delText>
              </w:r>
            </w:del>
          </w:p>
        </w:tc>
      </w:tr>
      <w:tr w:rsidR="00025A12" w:rsidRPr="005D35CE" w14:paraId="39931AB6" w14:textId="77777777" w:rsidTr="00612D5F">
        <w:trPr>
          <w:trHeight w:val="330"/>
          <w:ins w:id="1378" w:author="Anup Nair" w:date="2025-10-28T15:21:00Z"/>
        </w:trPr>
        <w:tc>
          <w:tcPr>
            <w:tcW w:w="2782" w:type="dxa"/>
            <w:tcBorders>
              <w:top w:val="single" w:sz="6" w:space="0" w:color="ABABAB"/>
              <w:left w:val="single" w:sz="6" w:space="0" w:color="ABABAB"/>
              <w:bottom w:val="single" w:sz="6" w:space="0" w:color="ABABAB"/>
              <w:right w:val="single" w:sz="6" w:space="0" w:color="ABABAB"/>
            </w:tcBorders>
            <w:vAlign w:val="center"/>
          </w:tcPr>
          <w:p w14:paraId="0CAA505B" w14:textId="5289EA5B" w:rsidR="00025A12" w:rsidRPr="005D35CE" w:rsidRDefault="00025A12" w:rsidP="00025A12">
            <w:pPr>
              <w:spacing w:after="120"/>
              <w:rPr>
                <w:ins w:id="1379" w:author="Anup Nair" w:date="2025-10-28T15:21:00Z" w16du:dateUtc="2025-10-28T19:21:00Z"/>
              </w:rPr>
            </w:pPr>
            <w:ins w:id="1380" w:author="Anup Nair" w:date="2025-10-28T15:21:00Z" w16du:dateUtc="2025-10-28T19:21:00Z">
              <w:r w:rsidRPr="005D35CE">
                <w:t xml:space="preserve">Executive File </w:t>
              </w:r>
              <w:r>
                <w:t xml:space="preserve">– Group by Summary </w:t>
              </w:r>
              <w:r w:rsidRPr="005D35CE">
                <w:t>Naming Format</w:t>
              </w:r>
              <w:r>
                <w:t xml:space="preserve"> (Ancillary)</w:t>
              </w:r>
            </w:ins>
          </w:p>
        </w:tc>
        <w:tc>
          <w:tcPr>
            <w:tcW w:w="7642" w:type="dxa"/>
            <w:tcBorders>
              <w:top w:val="single" w:sz="6" w:space="0" w:color="ABABAB"/>
              <w:left w:val="single" w:sz="6" w:space="0" w:color="ABABAB"/>
              <w:bottom w:val="single" w:sz="6" w:space="0" w:color="ABABAB"/>
              <w:right w:val="single" w:sz="6" w:space="0" w:color="ABABAB"/>
            </w:tcBorders>
            <w:vAlign w:val="center"/>
          </w:tcPr>
          <w:p w14:paraId="7CD95B5E" w14:textId="111421B0" w:rsidR="00025A12" w:rsidRDefault="00025A12" w:rsidP="00025A12">
            <w:pPr>
              <w:spacing w:after="120"/>
              <w:rPr>
                <w:ins w:id="1381" w:author="Anup Nair" w:date="2025-10-28T15:21:00Z" w16du:dateUtc="2025-10-28T19:21:00Z"/>
              </w:rPr>
            </w:pPr>
            <w:ins w:id="1382" w:author="Anup Nair" w:date="2025-10-28T15:21:00Z" w16du:dateUtc="2025-10-28T19:21:00Z">
              <w:r w:rsidRPr="005D35CE">
                <w:t>&lt;ClientID&gt;</w:t>
              </w:r>
            </w:ins>
            <w:ins w:id="1383" w:author="Anup Nair" w:date="2025-10-28T15:23:00Z" w16du:dateUtc="2025-10-28T19:23:00Z">
              <w:r w:rsidR="004032D5">
                <w:t>_ADM</w:t>
              </w:r>
            </w:ins>
            <w:ins w:id="1384" w:author="Anup Nair" w:date="2025-10-28T15:21:00Z" w16du:dateUtc="2025-10-28T19:21:00Z">
              <w:r>
                <w:t>_</w:t>
              </w:r>
            </w:ins>
            <w:ins w:id="1385" w:author="Anup Nair" w:date="2025-10-28T15:22:00Z" w16du:dateUtc="2025-10-28T19:22:00Z">
              <w:r w:rsidR="00F97E03">
                <w:t>GRPSUMM_</w:t>
              </w:r>
              <w:r w:rsidR="00541215">
                <w:t>&lt;YYYYMMDD&gt;</w:t>
              </w:r>
            </w:ins>
            <w:ins w:id="1386" w:author="Anup Nair" w:date="2025-10-28T15:21:00Z" w16du:dateUtc="2025-10-28T19:21:00Z">
              <w:r w:rsidRPr="005D35CE">
                <w:t>.xl</w:t>
              </w:r>
            </w:ins>
            <w:ins w:id="1387" w:author="Anup Nair" w:date="2025-10-28T15:23:00Z" w16du:dateUtc="2025-10-28T19:23:00Z">
              <w:r w:rsidR="004032D5">
                <w:t>xs</w:t>
              </w:r>
            </w:ins>
          </w:p>
        </w:tc>
      </w:tr>
      <w:tr w:rsidR="00026E18" w:rsidRPr="005D35CE" w14:paraId="4CF0FF71" w14:textId="77777777" w:rsidTr="00612D5F">
        <w:trPr>
          <w:trHeight w:val="330"/>
        </w:trPr>
        <w:tc>
          <w:tcPr>
            <w:tcW w:w="2782" w:type="dxa"/>
            <w:tcBorders>
              <w:top w:val="single" w:sz="6" w:space="0" w:color="ABABAB"/>
              <w:left w:val="single" w:sz="6" w:space="0" w:color="ABABAB"/>
              <w:bottom w:val="single" w:sz="6" w:space="0" w:color="ABABAB"/>
              <w:right w:val="single" w:sz="6" w:space="0" w:color="ABABAB"/>
            </w:tcBorders>
            <w:vAlign w:val="center"/>
          </w:tcPr>
          <w:p w14:paraId="711047E7" w14:textId="033FC3CF" w:rsidR="00026E18" w:rsidRPr="005D35CE" w:rsidRDefault="001D73F4" w:rsidP="00612D5F">
            <w:pPr>
              <w:spacing w:after="120"/>
            </w:pPr>
            <w:ins w:id="1388" w:author="Anup Nair" w:date="2025-10-28T15:26:00Z" w16du:dateUtc="2025-10-28T19:26:00Z">
              <w:r>
                <w:t xml:space="preserve">Invoice </w:t>
              </w:r>
            </w:ins>
            <w:del w:id="1389" w:author="Anup Nair" w:date="2025-10-28T15:26:00Z" w16du:dateUtc="2025-10-28T19:26:00Z">
              <w:r w:rsidR="00026E18">
                <w:delText xml:space="preserve">Statement </w:delText>
              </w:r>
            </w:del>
            <w:r w:rsidR="00026E18">
              <w:t>PDF File Naming Format</w:t>
            </w:r>
            <w:ins w:id="1390" w:author="Anup Nair" w:date="2025-10-28T15:23:00Z" w16du:dateUtc="2025-10-28T19:23:00Z">
              <w:r w:rsidR="00F653FA">
                <w:t xml:space="preserve"> (Ancillary / Admin)</w:t>
              </w:r>
            </w:ins>
          </w:p>
        </w:tc>
        <w:tc>
          <w:tcPr>
            <w:tcW w:w="7642" w:type="dxa"/>
            <w:tcBorders>
              <w:top w:val="single" w:sz="6" w:space="0" w:color="ABABAB"/>
              <w:left w:val="single" w:sz="6" w:space="0" w:color="ABABAB"/>
              <w:bottom w:val="single" w:sz="6" w:space="0" w:color="ABABAB"/>
              <w:right w:val="single" w:sz="6" w:space="0" w:color="ABABAB"/>
            </w:tcBorders>
            <w:vAlign w:val="center"/>
          </w:tcPr>
          <w:p w14:paraId="18A35498" w14:textId="6782D914" w:rsidR="00026E18" w:rsidRDefault="00F653FA" w:rsidP="00612D5F">
            <w:pPr>
              <w:spacing w:after="120"/>
            </w:pPr>
            <w:ins w:id="1391" w:author="Anup Nair" w:date="2025-10-28T15:25:00Z" w16du:dateUtc="2025-10-28T19:25:00Z">
              <w:r w:rsidRPr="005D35CE">
                <w:t>&lt;ClientID&gt;</w:t>
              </w:r>
              <w:r>
                <w:t>_ADM _</w:t>
              </w:r>
            </w:ins>
            <w:ins w:id="1392" w:author="Anup Nair" w:date="2025-10-28T15:28:00Z" w16du:dateUtc="2025-10-28T19:28:00Z">
              <w:r w:rsidR="00F60630">
                <w:t>INVOICE_</w:t>
              </w:r>
            </w:ins>
            <w:ins w:id="1393" w:author="Anup Nair" w:date="2025-10-28T15:25:00Z" w16du:dateUtc="2025-10-28T19:25:00Z">
              <w:r>
                <w:t>&lt;YYYYMMDD&gt;</w:t>
              </w:r>
              <w:r w:rsidRPr="005D35CE">
                <w:t>.</w:t>
              </w:r>
            </w:ins>
            <w:ins w:id="1394" w:author="Anup Nair" w:date="2025-10-28T15:26:00Z" w16du:dateUtc="2025-10-28T19:26:00Z">
              <w:r w:rsidR="001E5ABC">
                <w:t>pdf</w:t>
              </w:r>
            </w:ins>
          </w:p>
        </w:tc>
      </w:tr>
      <w:tr w:rsidR="00EF41B8" w:rsidRPr="005D35CE" w14:paraId="5D5C61AA" w14:textId="77777777" w:rsidTr="00612D5F">
        <w:trPr>
          <w:trHeight w:val="330"/>
          <w:ins w:id="1395" w:author="Anup Nair" w:date="2025-10-28T15:25:00Z"/>
        </w:trPr>
        <w:tc>
          <w:tcPr>
            <w:tcW w:w="2782" w:type="dxa"/>
            <w:tcBorders>
              <w:top w:val="single" w:sz="6" w:space="0" w:color="ABABAB"/>
              <w:left w:val="single" w:sz="6" w:space="0" w:color="ABABAB"/>
              <w:bottom w:val="single" w:sz="6" w:space="0" w:color="ABABAB"/>
              <w:right w:val="single" w:sz="6" w:space="0" w:color="ABABAB"/>
            </w:tcBorders>
            <w:vAlign w:val="center"/>
          </w:tcPr>
          <w:p w14:paraId="47DCBAEF" w14:textId="23DBE610" w:rsidR="00EF41B8" w:rsidRPr="001D73F4" w:rsidRDefault="00FF66D3" w:rsidP="00F653FA">
            <w:pPr>
              <w:spacing w:after="120"/>
              <w:rPr>
                <w:ins w:id="1396" w:author="Anup Nair" w:date="2025-10-28T15:25:00Z" w16du:dateUtc="2025-10-28T19:25:00Z"/>
                <w:highlight w:val="yellow"/>
                <w:rPrChange w:id="1397" w:author="Anup Nair" w:date="2025-10-28T15:27:00Z" w16du:dateUtc="2025-10-28T19:27:00Z">
                  <w:rPr>
                    <w:ins w:id="1398" w:author="Anup Nair" w:date="2025-10-28T15:25:00Z" w16du:dateUtc="2025-10-28T19:25:00Z"/>
                  </w:rPr>
                </w:rPrChange>
              </w:rPr>
            </w:pPr>
            <w:ins w:id="1399" w:author="Anup Nair" w:date="2025-10-28T15:25:00Z" w16du:dateUtc="2025-10-28T19:25:00Z">
              <w:del w:id="1400" w:author="Ramachandran Ananthapadmanabhan" w:date="2025-10-30T11:43:00Z" w16du:dateUtc="2025-10-30T06:13:00Z">
                <w:r w:rsidRPr="001D73F4">
                  <w:rPr>
                    <w:highlight w:val="yellow"/>
                    <w:rPrChange w:id="1401" w:author="Anup Nair" w:date="2025-10-28T15:27:00Z" w16du:dateUtc="2025-10-28T19:27:00Z">
                      <w:rPr/>
                    </w:rPrChange>
                  </w:rPr>
                  <w:delText>Ancillary / Admin Supplemental File</w:delText>
                </w:r>
              </w:del>
            </w:ins>
            <w:ins w:id="1402" w:author="Anup Nair" w:date="2025-10-28T15:40:00Z" w16du:dateUtc="2025-10-28T19:40:00Z">
              <w:del w:id="1403" w:author="Ramachandran Ananthapadmanabhan" w:date="2025-10-30T11:43:00Z" w16du:dateUtc="2025-10-30T06:13:00Z">
                <w:r w:rsidR="00BC46AD">
                  <w:rPr>
                    <w:highlight w:val="yellow"/>
                  </w:rPr>
                  <w:delText xml:space="preserve"> (outside of ORMB)</w:delText>
                </w:r>
              </w:del>
            </w:ins>
          </w:p>
        </w:tc>
        <w:tc>
          <w:tcPr>
            <w:tcW w:w="7642" w:type="dxa"/>
            <w:tcBorders>
              <w:top w:val="single" w:sz="6" w:space="0" w:color="ABABAB"/>
              <w:left w:val="single" w:sz="6" w:space="0" w:color="ABABAB"/>
              <w:bottom w:val="single" w:sz="6" w:space="0" w:color="ABABAB"/>
              <w:right w:val="single" w:sz="6" w:space="0" w:color="ABABAB"/>
            </w:tcBorders>
            <w:vAlign w:val="center"/>
          </w:tcPr>
          <w:p w14:paraId="79FC4127" w14:textId="122F4AA7" w:rsidR="00EF41B8" w:rsidRPr="001D73F4" w:rsidRDefault="001E5ABC" w:rsidP="00F653FA">
            <w:pPr>
              <w:spacing w:after="120"/>
              <w:rPr>
                <w:ins w:id="1404" w:author="Anup Nair" w:date="2025-10-28T15:25:00Z" w16du:dateUtc="2025-10-28T19:25:00Z"/>
                <w:highlight w:val="yellow"/>
                <w:rPrChange w:id="1405" w:author="Anup Nair" w:date="2025-10-28T15:27:00Z" w16du:dateUtc="2025-10-28T19:27:00Z">
                  <w:rPr>
                    <w:ins w:id="1406" w:author="Anup Nair" w:date="2025-10-28T15:25:00Z" w16du:dateUtc="2025-10-28T19:25:00Z"/>
                  </w:rPr>
                </w:rPrChange>
              </w:rPr>
            </w:pPr>
            <w:ins w:id="1407" w:author="Anup Nair" w:date="2025-10-28T15:26:00Z" w16du:dateUtc="2025-10-28T19:26:00Z">
              <w:del w:id="1408" w:author="Ramachandran Ananthapadmanabhan" w:date="2025-10-30T11:43:00Z" w16du:dateUtc="2025-10-30T06:13:00Z">
                <w:r w:rsidRPr="001D73F4">
                  <w:rPr>
                    <w:highlight w:val="yellow"/>
                    <w:rPrChange w:id="1409" w:author="Anup Nair" w:date="2025-10-28T15:27:00Z" w16du:dateUtc="2025-10-28T19:27:00Z">
                      <w:rPr/>
                    </w:rPrChange>
                  </w:rPr>
                  <w:delText>&lt;ClientID&gt;_ADM _SUPP</w:delText>
                </w:r>
              </w:del>
            </w:ins>
            <w:ins w:id="1410" w:author="Anup Nair" w:date="2025-10-28T15:28:00Z" w16du:dateUtc="2025-10-28T19:28:00Z">
              <w:del w:id="1411" w:author="Ramachandran Ananthapadmanabhan" w:date="2025-10-30T11:43:00Z" w16du:dateUtc="2025-10-30T06:13:00Z">
                <w:r w:rsidR="00C3749C" w:rsidRPr="00C3749C">
                  <w:rPr>
                    <w:highlight w:val="yellow"/>
                  </w:rPr>
                  <w:delText xml:space="preserve"> </w:delText>
                </w:r>
              </w:del>
            </w:ins>
            <w:ins w:id="1412" w:author="Anup Nair" w:date="2025-10-28T15:26:00Z" w16du:dateUtc="2025-10-28T19:26:00Z">
              <w:del w:id="1413" w:author="Ramachandran Ananthapadmanabhan" w:date="2025-10-30T11:43:00Z" w16du:dateUtc="2025-10-30T06:13:00Z">
                <w:r w:rsidRPr="001D73F4">
                  <w:rPr>
                    <w:highlight w:val="yellow"/>
                    <w:rPrChange w:id="1414" w:author="Anup Nair" w:date="2025-10-28T15:27:00Z" w16du:dateUtc="2025-10-28T19:27:00Z">
                      <w:rPr/>
                    </w:rPrChange>
                  </w:rPr>
                  <w:delText>_&lt;YYYYMMDD&gt;.xlxs</w:delText>
                </w:r>
              </w:del>
            </w:ins>
          </w:p>
        </w:tc>
      </w:tr>
    </w:tbl>
    <w:p w14:paraId="057EACA3" w14:textId="77777777" w:rsidR="002F6D47" w:rsidRDefault="002F6D47" w:rsidP="002F6D47">
      <w:pPr>
        <w:pStyle w:val="BodyText"/>
      </w:pPr>
    </w:p>
    <w:p w14:paraId="23588E17" w14:textId="6C930576" w:rsidR="006301FC" w:rsidRDefault="006301FC" w:rsidP="006301FC">
      <w:pPr>
        <w:spacing w:before="240" w:after="120"/>
      </w:pPr>
      <w:r>
        <w:t>Extendable Lookup for STRD (Standard) –</w:t>
      </w:r>
    </w:p>
    <w:tbl>
      <w:tblPr>
        <w:tblW w:w="0" w:type="auto"/>
        <w:tblCellMar>
          <w:top w:w="15" w:type="dxa"/>
          <w:left w:w="15" w:type="dxa"/>
          <w:bottom w:w="15" w:type="dxa"/>
          <w:right w:w="15" w:type="dxa"/>
        </w:tblCellMar>
        <w:tblLook w:val="04A0" w:firstRow="1" w:lastRow="0" w:firstColumn="1" w:lastColumn="0" w:noHBand="0" w:noVBand="1"/>
      </w:tblPr>
      <w:tblGrid>
        <w:gridCol w:w="2637"/>
        <w:gridCol w:w="7787"/>
      </w:tblGrid>
      <w:tr w:rsidR="006301FC" w:rsidRPr="005D35CE" w14:paraId="713B3A1D" w14:textId="77777777" w:rsidTr="005D2C2C">
        <w:trPr>
          <w:trHeight w:val="330"/>
        </w:trPr>
        <w:tc>
          <w:tcPr>
            <w:tcW w:w="2637" w:type="dxa"/>
            <w:tcBorders>
              <w:top w:val="single" w:sz="6" w:space="0" w:color="ABABAB"/>
              <w:left w:val="single" w:sz="6" w:space="0" w:color="ABABAB"/>
              <w:bottom w:val="single" w:sz="6" w:space="0" w:color="ABABAB"/>
              <w:right w:val="single" w:sz="6" w:space="0" w:color="ABABAB"/>
            </w:tcBorders>
            <w:vAlign w:val="center"/>
            <w:hideMark/>
          </w:tcPr>
          <w:p w14:paraId="174FC56D" w14:textId="77777777" w:rsidR="006301FC" w:rsidRPr="005D35CE" w:rsidRDefault="006301FC" w:rsidP="005769A2">
            <w:pPr>
              <w:spacing w:after="120"/>
            </w:pPr>
            <w:r w:rsidRPr="005D35CE">
              <w:t>Parent Code</w:t>
            </w:r>
          </w:p>
        </w:tc>
        <w:tc>
          <w:tcPr>
            <w:tcW w:w="7787" w:type="dxa"/>
            <w:tcBorders>
              <w:top w:val="single" w:sz="6" w:space="0" w:color="ABABAB"/>
              <w:left w:val="single" w:sz="6" w:space="0" w:color="ABABAB"/>
              <w:bottom w:val="single" w:sz="6" w:space="0" w:color="ABABAB"/>
              <w:right w:val="single" w:sz="6" w:space="0" w:color="ABABAB"/>
            </w:tcBorders>
            <w:vAlign w:val="center"/>
            <w:hideMark/>
          </w:tcPr>
          <w:p w14:paraId="6A559B7F" w14:textId="6AB33726" w:rsidR="006301FC" w:rsidRPr="005D35CE" w:rsidRDefault="006301FC" w:rsidP="005769A2">
            <w:pPr>
              <w:spacing w:after="120"/>
            </w:pPr>
            <w:r>
              <w:t>STRD</w:t>
            </w:r>
          </w:p>
        </w:tc>
      </w:tr>
      <w:tr w:rsidR="006301FC" w:rsidRPr="005D35CE" w14:paraId="7304B938" w14:textId="77777777" w:rsidTr="005D2C2C">
        <w:trPr>
          <w:trHeight w:val="330"/>
        </w:trPr>
        <w:tc>
          <w:tcPr>
            <w:tcW w:w="2637" w:type="dxa"/>
            <w:tcBorders>
              <w:top w:val="single" w:sz="6" w:space="0" w:color="ABABAB"/>
              <w:left w:val="single" w:sz="6" w:space="0" w:color="ABABAB"/>
              <w:bottom w:val="single" w:sz="6" w:space="0" w:color="ABABAB"/>
              <w:right w:val="single" w:sz="6" w:space="0" w:color="ABABAB"/>
            </w:tcBorders>
            <w:vAlign w:val="center"/>
            <w:hideMark/>
          </w:tcPr>
          <w:p w14:paraId="083168B8" w14:textId="77777777" w:rsidR="006301FC" w:rsidRPr="005D35CE" w:rsidRDefault="006301FC" w:rsidP="005769A2">
            <w:pPr>
              <w:spacing w:after="120"/>
            </w:pPr>
            <w:r w:rsidRPr="005D35CE">
              <w:t>Parent Name</w:t>
            </w:r>
          </w:p>
        </w:tc>
        <w:tc>
          <w:tcPr>
            <w:tcW w:w="7787" w:type="dxa"/>
            <w:tcBorders>
              <w:top w:val="single" w:sz="6" w:space="0" w:color="ABABAB"/>
              <w:left w:val="single" w:sz="6" w:space="0" w:color="ABABAB"/>
              <w:bottom w:val="single" w:sz="6" w:space="0" w:color="ABABAB"/>
              <w:right w:val="single" w:sz="6" w:space="0" w:color="ABABAB"/>
            </w:tcBorders>
            <w:vAlign w:val="center"/>
            <w:hideMark/>
          </w:tcPr>
          <w:p w14:paraId="6A8B09D2" w14:textId="4764311B" w:rsidR="006301FC" w:rsidRPr="005D35CE" w:rsidRDefault="006301FC" w:rsidP="005769A2">
            <w:pPr>
              <w:spacing w:after="120"/>
            </w:pPr>
            <w:r>
              <w:t>Standard</w:t>
            </w:r>
          </w:p>
        </w:tc>
      </w:tr>
      <w:tr w:rsidR="006301FC" w:rsidRPr="005D35CE" w14:paraId="242E6360" w14:textId="77777777" w:rsidTr="005D2C2C">
        <w:trPr>
          <w:trHeight w:val="375"/>
        </w:trPr>
        <w:tc>
          <w:tcPr>
            <w:tcW w:w="2637" w:type="dxa"/>
            <w:tcBorders>
              <w:top w:val="single" w:sz="6" w:space="0" w:color="ABABAB"/>
              <w:left w:val="single" w:sz="6" w:space="0" w:color="ABABAB"/>
              <w:bottom w:val="single" w:sz="6" w:space="0" w:color="ABABAB"/>
              <w:right w:val="single" w:sz="6" w:space="0" w:color="ABABAB"/>
            </w:tcBorders>
            <w:vAlign w:val="center"/>
            <w:hideMark/>
          </w:tcPr>
          <w:p w14:paraId="174283D2" w14:textId="77777777" w:rsidR="006301FC" w:rsidRPr="005D35CE" w:rsidRDefault="006301FC" w:rsidP="005769A2">
            <w:pPr>
              <w:spacing w:after="120"/>
            </w:pPr>
            <w:r w:rsidRPr="005D35CE">
              <w:t>OCI Folder Path</w:t>
            </w:r>
          </w:p>
        </w:tc>
        <w:tc>
          <w:tcPr>
            <w:tcW w:w="7787" w:type="dxa"/>
            <w:tcBorders>
              <w:top w:val="single" w:sz="6" w:space="0" w:color="ABABAB"/>
              <w:left w:val="single" w:sz="6" w:space="0" w:color="ABABAB"/>
              <w:bottom w:val="single" w:sz="6" w:space="0" w:color="ABABAB"/>
              <w:right w:val="single" w:sz="6" w:space="0" w:color="ABABAB"/>
            </w:tcBorders>
            <w:vAlign w:val="center"/>
            <w:hideMark/>
          </w:tcPr>
          <w:p w14:paraId="6DC7C71C" w14:textId="77777777" w:rsidR="006301FC" w:rsidRPr="005D35CE" w:rsidRDefault="006301FC" w:rsidP="005769A2">
            <w:pPr>
              <w:spacing w:after="120"/>
            </w:pPr>
            <w:r w:rsidRPr="005D35CE">
              <w:t>OCI Gold Coast bucket - TBD</w:t>
            </w:r>
          </w:p>
        </w:tc>
      </w:tr>
      <w:tr w:rsidR="006301FC" w:rsidRPr="005D35CE" w14:paraId="3AB7F81E" w14:textId="77777777" w:rsidTr="005D2C2C">
        <w:trPr>
          <w:trHeight w:val="330"/>
        </w:trPr>
        <w:tc>
          <w:tcPr>
            <w:tcW w:w="2637" w:type="dxa"/>
            <w:tcBorders>
              <w:top w:val="single" w:sz="6" w:space="0" w:color="ABABAB"/>
              <w:left w:val="single" w:sz="6" w:space="0" w:color="ABABAB"/>
              <w:bottom w:val="single" w:sz="6" w:space="0" w:color="ABABAB"/>
              <w:right w:val="single" w:sz="6" w:space="0" w:color="ABABAB"/>
            </w:tcBorders>
            <w:vAlign w:val="center"/>
            <w:hideMark/>
          </w:tcPr>
          <w:p w14:paraId="22A72A6D" w14:textId="606608AC" w:rsidR="006301FC" w:rsidRPr="005D35CE" w:rsidRDefault="006301FC" w:rsidP="005769A2">
            <w:pPr>
              <w:spacing w:after="120"/>
            </w:pPr>
            <w:r w:rsidRPr="005D35CE">
              <w:t>Invoice PDF File Naming Format</w:t>
            </w:r>
            <w:ins w:id="1415" w:author="Anup Nair" w:date="2025-10-28T15:37:00Z" w16du:dateUtc="2025-10-28T19:37:00Z">
              <w:r w:rsidR="005D2C2C">
                <w:t xml:space="preserve"> (Claims)</w:t>
              </w:r>
            </w:ins>
          </w:p>
        </w:tc>
        <w:tc>
          <w:tcPr>
            <w:tcW w:w="7787" w:type="dxa"/>
            <w:tcBorders>
              <w:top w:val="single" w:sz="6" w:space="0" w:color="ABABAB"/>
              <w:left w:val="single" w:sz="6" w:space="0" w:color="ABABAB"/>
              <w:bottom w:val="single" w:sz="6" w:space="0" w:color="ABABAB"/>
              <w:right w:val="single" w:sz="6" w:space="0" w:color="ABABAB"/>
            </w:tcBorders>
            <w:vAlign w:val="center"/>
            <w:hideMark/>
          </w:tcPr>
          <w:p w14:paraId="02135531" w14:textId="1D179D7F" w:rsidR="006301FC" w:rsidRPr="005D35CE" w:rsidRDefault="00096674" w:rsidP="005769A2">
            <w:pPr>
              <w:spacing w:after="120"/>
            </w:pPr>
            <w:del w:id="1416" w:author="Anup Nair" w:date="2025-10-28T15:34:00Z" w16du:dateUtc="2025-10-28T19:34:00Z">
              <w:r>
                <w:delText>&lt;</w:delText>
              </w:r>
              <w:r w:rsidRPr="005D35CE">
                <w:delText>YYYYMMDD</w:delText>
              </w:r>
              <w:r>
                <w:delText>&gt;</w:delText>
              </w:r>
              <w:r w:rsidRPr="005D35CE">
                <w:delText>_</w:delText>
              </w:r>
            </w:del>
            <w:r w:rsidRPr="005D35CE">
              <w:t>&lt;ClientID&gt;</w:t>
            </w:r>
            <w:r>
              <w:t>_&lt;Account#&gt;</w:t>
            </w:r>
            <w:r w:rsidRPr="005D35CE">
              <w:t>_</w:t>
            </w:r>
            <w:del w:id="1417" w:author="Anup Nair" w:date="2025-10-28T15:17:00Z" w16du:dateUtc="2025-10-28T19:17:00Z">
              <w:r w:rsidR="00662AE4">
                <w:delText>GROUP</w:delText>
              </w:r>
            </w:del>
            <w:ins w:id="1418" w:author="Anup Nair" w:date="2025-10-28T15:36:00Z" w16du:dateUtc="2025-10-28T19:36:00Z">
              <w:r w:rsidR="00047D5C">
                <w:t>INVOICE</w:t>
              </w:r>
            </w:ins>
            <w:r w:rsidR="002C1FE1">
              <w:t>_</w:t>
            </w:r>
            <w:r>
              <w:t>&lt;ENV&gt;</w:t>
            </w:r>
            <w:ins w:id="1419" w:author="Anup Nair" w:date="2025-10-28T15:35:00Z" w16du:dateUtc="2025-10-28T19:35:00Z">
              <w:r w:rsidR="0015648B">
                <w:t>_&lt;</w:t>
              </w:r>
              <w:r w:rsidR="0015648B" w:rsidRPr="005D35CE">
                <w:t>YYYYMMDD</w:t>
              </w:r>
              <w:r w:rsidR="00FE5BA8">
                <w:t>HHmmss</w:t>
              </w:r>
              <w:r>
                <w:t>&gt;</w:t>
              </w:r>
            </w:ins>
            <w:r w:rsidRPr="005D35CE">
              <w:t>.pdf</w:t>
            </w:r>
          </w:p>
        </w:tc>
      </w:tr>
      <w:tr w:rsidR="006301FC" w:rsidRPr="005D35CE" w14:paraId="4B6D4952" w14:textId="77777777" w:rsidTr="005D2C2C">
        <w:trPr>
          <w:trHeight w:val="330"/>
        </w:trPr>
        <w:tc>
          <w:tcPr>
            <w:tcW w:w="2637" w:type="dxa"/>
            <w:tcBorders>
              <w:top w:val="single" w:sz="6" w:space="0" w:color="ABABAB"/>
              <w:left w:val="single" w:sz="6" w:space="0" w:color="ABABAB"/>
              <w:bottom w:val="single" w:sz="6" w:space="0" w:color="ABABAB"/>
              <w:right w:val="single" w:sz="6" w:space="0" w:color="ABABAB"/>
            </w:tcBorders>
            <w:vAlign w:val="center"/>
            <w:hideMark/>
          </w:tcPr>
          <w:p w14:paraId="3EB65D09" w14:textId="42E607C2" w:rsidR="006301FC" w:rsidRPr="005D35CE" w:rsidRDefault="006301FC" w:rsidP="005769A2">
            <w:pPr>
              <w:spacing w:after="120"/>
            </w:pPr>
            <w:r w:rsidRPr="005D35CE">
              <w:t>Electronic File Naming Format</w:t>
            </w:r>
            <w:ins w:id="1420" w:author="Anup Nair" w:date="2025-10-28T15:37:00Z" w16du:dateUtc="2025-10-28T19:37:00Z">
              <w:r w:rsidR="006372B3">
                <w:t xml:space="preserve"> (Claims)</w:t>
              </w:r>
            </w:ins>
          </w:p>
        </w:tc>
        <w:tc>
          <w:tcPr>
            <w:tcW w:w="7787" w:type="dxa"/>
            <w:tcBorders>
              <w:top w:val="single" w:sz="6" w:space="0" w:color="ABABAB"/>
              <w:left w:val="single" w:sz="6" w:space="0" w:color="ABABAB"/>
              <w:bottom w:val="single" w:sz="6" w:space="0" w:color="ABABAB"/>
              <w:right w:val="single" w:sz="6" w:space="0" w:color="ABABAB"/>
            </w:tcBorders>
            <w:vAlign w:val="center"/>
          </w:tcPr>
          <w:p w14:paraId="751BED58" w14:textId="4576EEDD" w:rsidR="006301FC" w:rsidRPr="005D35CE" w:rsidRDefault="00150130" w:rsidP="005769A2">
            <w:pPr>
              <w:spacing w:after="120"/>
            </w:pPr>
            <w:del w:id="1421" w:author="Anup Nair" w:date="2025-10-28T15:35:00Z" w16du:dateUtc="2025-10-28T19:35:00Z">
              <w:r>
                <w:delText>&lt;YYYYMMDD&gt;_</w:delText>
              </w:r>
            </w:del>
            <w:r w:rsidR="00D23942">
              <w:t>&lt;ClientId&gt;_DATA</w:t>
            </w:r>
            <w:ins w:id="1422" w:author="Anup Nair" w:date="2025-10-28T15:35:00Z" w16du:dateUtc="2025-10-28T19:35:00Z">
              <w:r w:rsidR="00FE5BA8">
                <w:t>_&lt;</w:t>
              </w:r>
              <w:r w:rsidR="00FE5BA8" w:rsidRPr="005D35CE">
                <w:t>YYYYMMDD</w:t>
              </w:r>
              <w:r w:rsidR="00FE5BA8">
                <w:t>HHmmss&gt;</w:t>
              </w:r>
            </w:ins>
            <w:r w:rsidR="00D23942">
              <w:t>.xls</w:t>
            </w:r>
            <w:ins w:id="1423" w:author="Anup Nair" w:date="2025-10-28T15:36:00Z" w16du:dateUtc="2025-10-28T19:36:00Z">
              <w:r w:rsidR="00047D5C">
                <w:t>x</w:t>
              </w:r>
            </w:ins>
          </w:p>
        </w:tc>
      </w:tr>
      <w:tr w:rsidR="006301FC" w:rsidRPr="005D35CE" w14:paraId="049D13C2" w14:textId="77777777" w:rsidTr="005D2C2C">
        <w:trPr>
          <w:trHeight w:val="330"/>
        </w:trPr>
        <w:tc>
          <w:tcPr>
            <w:tcW w:w="2637" w:type="dxa"/>
            <w:tcBorders>
              <w:top w:val="single" w:sz="6" w:space="0" w:color="ABABAB"/>
              <w:left w:val="single" w:sz="6" w:space="0" w:color="ABABAB"/>
              <w:bottom w:val="single" w:sz="6" w:space="0" w:color="ABABAB"/>
              <w:right w:val="single" w:sz="6" w:space="0" w:color="ABABAB"/>
            </w:tcBorders>
            <w:vAlign w:val="center"/>
            <w:hideMark/>
          </w:tcPr>
          <w:p w14:paraId="3AA2AE79" w14:textId="7FF1942B" w:rsidR="006301FC" w:rsidRPr="005D35CE" w:rsidRDefault="006301FC" w:rsidP="005769A2">
            <w:pPr>
              <w:spacing w:after="120"/>
            </w:pPr>
            <w:r w:rsidRPr="005D35CE">
              <w:t>Prescription File Naming Format</w:t>
            </w:r>
            <w:ins w:id="1424" w:author="Anup Nair" w:date="2025-10-28T15:37:00Z" w16du:dateUtc="2025-10-28T19:37:00Z">
              <w:r w:rsidR="006372B3">
                <w:t xml:space="preserve"> (Claims)</w:t>
              </w:r>
            </w:ins>
          </w:p>
        </w:tc>
        <w:tc>
          <w:tcPr>
            <w:tcW w:w="7787" w:type="dxa"/>
            <w:tcBorders>
              <w:top w:val="single" w:sz="6" w:space="0" w:color="ABABAB"/>
              <w:left w:val="single" w:sz="6" w:space="0" w:color="ABABAB"/>
              <w:bottom w:val="single" w:sz="6" w:space="0" w:color="ABABAB"/>
              <w:right w:val="single" w:sz="6" w:space="0" w:color="ABABAB"/>
            </w:tcBorders>
            <w:vAlign w:val="center"/>
          </w:tcPr>
          <w:p w14:paraId="0E0C3013" w14:textId="01BCB53B" w:rsidR="006301FC" w:rsidRPr="005D35CE" w:rsidRDefault="00E100A0" w:rsidP="005769A2">
            <w:pPr>
              <w:spacing w:after="120"/>
            </w:pPr>
            <w:del w:id="1425" w:author="Anup Nair" w:date="2025-10-28T15:35:00Z" w16du:dateUtc="2025-10-28T19:35:00Z">
              <w:r>
                <w:delText>&lt;YYYYMMDD&gt;_</w:delText>
              </w:r>
            </w:del>
            <w:r>
              <w:t>&lt;ClientId&gt;_</w:t>
            </w:r>
            <w:del w:id="1426" w:author="Anup Nair" w:date="2025-10-28T15:36:00Z" w16du:dateUtc="2025-10-28T19:36:00Z">
              <w:r w:rsidR="003D16A8">
                <w:delText>ELECTRONIC</w:delText>
              </w:r>
            </w:del>
            <w:ins w:id="1427" w:author="Anup Nair" w:date="2025-10-28T15:36:00Z" w16du:dateUtc="2025-10-28T19:36:00Z">
              <w:r w:rsidR="00A71CB4">
                <w:t>PRESCRIPTION</w:t>
              </w:r>
            </w:ins>
            <w:r w:rsidR="00060841">
              <w:t>_FILE_DETAIL</w:t>
            </w:r>
            <w:ins w:id="1428" w:author="Anup Nair" w:date="2025-10-28T15:35:00Z" w16du:dateUtc="2025-10-28T19:35:00Z">
              <w:r w:rsidR="00FE5BA8">
                <w:t>_&lt;</w:t>
              </w:r>
              <w:r w:rsidR="00FE5BA8" w:rsidRPr="005D35CE">
                <w:t>YYYYMMDD</w:t>
              </w:r>
              <w:r w:rsidR="00FE5BA8">
                <w:t>HHmmss&gt;</w:t>
              </w:r>
            </w:ins>
            <w:r w:rsidR="00060841">
              <w:t>.txt</w:t>
            </w:r>
          </w:p>
        </w:tc>
      </w:tr>
      <w:tr w:rsidR="006301FC" w:rsidRPr="005D35CE" w14:paraId="275EB0C2" w14:textId="77777777" w:rsidTr="005D2C2C">
        <w:trPr>
          <w:trHeight w:val="330"/>
        </w:trPr>
        <w:tc>
          <w:tcPr>
            <w:tcW w:w="2637" w:type="dxa"/>
            <w:tcBorders>
              <w:top w:val="single" w:sz="6" w:space="0" w:color="ABABAB"/>
              <w:left w:val="single" w:sz="6" w:space="0" w:color="ABABAB"/>
              <w:bottom w:val="single" w:sz="6" w:space="0" w:color="ABABAB"/>
              <w:right w:val="single" w:sz="6" w:space="0" w:color="ABABAB"/>
            </w:tcBorders>
            <w:vAlign w:val="center"/>
            <w:hideMark/>
          </w:tcPr>
          <w:p w14:paraId="190BBE90" w14:textId="0974DF4F" w:rsidR="006301FC" w:rsidRPr="005D35CE" w:rsidRDefault="006301FC" w:rsidP="005769A2">
            <w:pPr>
              <w:spacing w:after="120"/>
            </w:pPr>
            <w:r w:rsidRPr="005D35CE">
              <w:t>Executive File Naming Format</w:t>
            </w:r>
            <w:ins w:id="1429" w:author="Anup Nair" w:date="2025-10-28T15:37:00Z" w16du:dateUtc="2025-10-28T19:37:00Z">
              <w:r w:rsidR="006372B3">
                <w:t xml:space="preserve"> (Claims)</w:t>
              </w:r>
            </w:ins>
          </w:p>
        </w:tc>
        <w:tc>
          <w:tcPr>
            <w:tcW w:w="7787" w:type="dxa"/>
            <w:tcBorders>
              <w:top w:val="single" w:sz="6" w:space="0" w:color="ABABAB"/>
              <w:left w:val="single" w:sz="6" w:space="0" w:color="ABABAB"/>
              <w:bottom w:val="single" w:sz="6" w:space="0" w:color="ABABAB"/>
              <w:right w:val="single" w:sz="6" w:space="0" w:color="ABABAB"/>
            </w:tcBorders>
            <w:vAlign w:val="center"/>
          </w:tcPr>
          <w:p w14:paraId="729A5FEB" w14:textId="730AEC88" w:rsidR="006301FC" w:rsidRPr="005D35CE" w:rsidRDefault="00A37991" w:rsidP="005769A2">
            <w:pPr>
              <w:spacing w:after="120"/>
            </w:pPr>
            <w:del w:id="1430" w:author="Anup Nair" w:date="2025-10-28T15:35:00Z" w16du:dateUtc="2025-10-28T19:35:00Z">
              <w:r>
                <w:delText>&lt;YYYYMMDD&gt;_</w:delText>
              </w:r>
            </w:del>
            <w:r>
              <w:t>&lt;ClientId&gt;_INVOICE_SUMMARY</w:t>
            </w:r>
            <w:ins w:id="1431" w:author="Anup Nair" w:date="2025-10-28T15:35:00Z" w16du:dateUtc="2025-10-28T19:35:00Z">
              <w:r w:rsidR="00FE5BA8">
                <w:t>_&lt;</w:t>
              </w:r>
              <w:r w:rsidR="00FE5BA8" w:rsidRPr="005D35CE">
                <w:t>YYYYMMDD</w:t>
              </w:r>
              <w:r w:rsidR="00FE5BA8">
                <w:t>HHmmss&gt;</w:t>
              </w:r>
            </w:ins>
            <w:r>
              <w:t>.xls</w:t>
            </w:r>
            <w:ins w:id="1432" w:author="Anup Nair" w:date="2025-10-28T15:36:00Z" w16du:dateUtc="2025-10-28T19:36:00Z">
              <w:r w:rsidR="00047D5C">
                <w:t>x</w:t>
              </w:r>
            </w:ins>
          </w:p>
        </w:tc>
      </w:tr>
      <w:tr w:rsidR="00026E18" w:rsidRPr="005D35CE" w14:paraId="572EA03E" w14:textId="77777777" w:rsidTr="005D2C2C">
        <w:trPr>
          <w:trHeight w:val="330"/>
        </w:trPr>
        <w:tc>
          <w:tcPr>
            <w:tcW w:w="2637" w:type="dxa"/>
            <w:tcBorders>
              <w:top w:val="single" w:sz="6" w:space="0" w:color="ABABAB"/>
              <w:left w:val="single" w:sz="6" w:space="0" w:color="ABABAB"/>
              <w:bottom w:val="single" w:sz="6" w:space="0" w:color="ABABAB"/>
              <w:right w:val="single" w:sz="6" w:space="0" w:color="ABABAB"/>
            </w:tcBorders>
            <w:vAlign w:val="center"/>
          </w:tcPr>
          <w:p w14:paraId="6995900A" w14:textId="61C51FB9" w:rsidR="00026E18" w:rsidRPr="005D35CE" w:rsidRDefault="00026E18" w:rsidP="005769A2">
            <w:pPr>
              <w:spacing w:after="120"/>
            </w:pPr>
            <w:r>
              <w:t>Statement PDF File Naming Format</w:t>
            </w:r>
          </w:p>
        </w:tc>
        <w:tc>
          <w:tcPr>
            <w:tcW w:w="7787" w:type="dxa"/>
            <w:tcBorders>
              <w:top w:val="single" w:sz="6" w:space="0" w:color="ABABAB"/>
              <w:left w:val="single" w:sz="6" w:space="0" w:color="ABABAB"/>
              <w:bottom w:val="single" w:sz="6" w:space="0" w:color="ABABAB"/>
              <w:right w:val="single" w:sz="6" w:space="0" w:color="ABABAB"/>
            </w:tcBorders>
            <w:vAlign w:val="center"/>
          </w:tcPr>
          <w:p w14:paraId="29C3CA24" w14:textId="77777777" w:rsidR="00026E18" w:rsidRDefault="00026E18" w:rsidP="005769A2">
            <w:pPr>
              <w:spacing w:after="120"/>
            </w:pPr>
          </w:p>
        </w:tc>
      </w:tr>
      <w:tr w:rsidR="005D2C2C" w14:paraId="516BF06D" w14:textId="77777777" w:rsidTr="005D2C2C">
        <w:trPr>
          <w:trHeight w:val="330"/>
          <w:ins w:id="1433" w:author="Anup Nair" w:date="2025-10-28T15:37:00Z"/>
        </w:trPr>
        <w:tc>
          <w:tcPr>
            <w:tcW w:w="2637" w:type="dxa"/>
            <w:tcBorders>
              <w:top w:val="single" w:sz="6" w:space="0" w:color="ABABAB"/>
              <w:left w:val="single" w:sz="6" w:space="0" w:color="ABABAB"/>
              <w:bottom w:val="single" w:sz="6" w:space="0" w:color="ABABAB"/>
              <w:right w:val="single" w:sz="6" w:space="0" w:color="ABABAB"/>
            </w:tcBorders>
            <w:vAlign w:val="center"/>
          </w:tcPr>
          <w:p w14:paraId="7A184C57" w14:textId="77777777" w:rsidR="005D2C2C" w:rsidRPr="005D35CE" w:rsidRDefault="005D2C2C" w:rsidP="00BC46AD">
            <w:pPr>
              <w:spacing w:after="120"/>
              <w:rPr>
                <w:ins w:id="1434" w:author="Anup Nair" w:date="2025-10-28T15:37:00Z" w16du:dateUtc="2025-10-28T19:37:00Z"/>
              </w:rPr>
            </w:pPr>
            <w:ins w:id="1435" w:author="Anup Nair" w:date="2025-10-28T15:37:00Z" w16du:dateUtc="2025-10-28T19:37:00Z">
              <w:r w:rsidRPr="005D35CE">
                <w:t xml:space="preserve">Executive File </w:t>
              </w:r>
              <w:r>
                <w:t xml:space="preserve">– Group by Summary </w:t>
              </w:r>
              <w:r w:rsidRPr="005D35CE">
                <w:t>Naming Format</w:t>
              </w:r>
              <w:r>
                <w:t xml:space="preserve"> (Ancillary)</w:t>
              </w:r>
            </w:ins>
          </w:p>
        </w:tc>
        <w:tc>
          <w:tcPr>
            <w:tcW w:w="7787" w:type="dxa"/>
            <w:tcBorders>
              <w:top w:val="single" w:sz="6" w:space="0" w:color="ABABAB"/>
              <w:left w:val="single" w:sz="6" w:space="0" w:color="ABABAB"/>
              <w:bottom w:val="single" w:sz="6" w:space="0" w:color="ABABAB"/>
              <w:right w:val="single" w:sz="6" w:space="0" w:color="ABABAB"/>
            </w:tcBorders>
            <w:vAlign w:val="center"/>
          </w:tcPr>
          <w:p w14:paraId="1135A0F1" w14:textId="77777777" w:rsidR="005D2C2C" w:rsidRDefault="005D2C2C" w:rsidP="00BC46AD">
            <w:pPr>
              <w:spacing w:after="120"/>
              <w:rPr>
                <w:ins w:id="1436" w:author="Anup Nair" w:date="2025-10-28T15:37:00Z" w16du:dateUtc="2025-10-28T19:37:00Z"/>
              </w:rPr>
            </w:pPr>
            <w:ins w:id="1437" w:author="Anup Nair" w:date="2025-10-28T15:37:00Z" w16du:dateUtc="2025-10-28T19:37:00Z">
              <w:r w:rsidRPr="005D35CE">
                <w:t>&lt;ClientID&gt;</w:t>
              </w:r>
              <w:r>
                <w:t>_ADM_GRPSUMM_&lt;YYYYMMDD&gt;</w:t>
              </w:r>
              <w:r w:rsidRPr="005D35CE">
                <w:t>.xl</w:t>
              </w:r>
              <w:r>
                <w:t>xs</w:t>
              </w:r>
            </w:ins>
          </w:p>
        </w:tc>
      </w:tr>
      <w:tr w:rsidR="005D2C2C" w14:paraId="23F8E71E" w14:textId="77777777" w:rsidTr="005D2C2C">
        <w:trPr>
          <w:trHeight w:val="330"/>
          <w:ins w:id="1438" w:author="Anup Nair" w:date="2025-10-28T15:37:00Z"/>
        </w:trPr>
        <w:tc>
          <w:tcPr>
            <w:tcW w:w="2637" w:type="dxa"/>
            <w:tcBorders>
              <w:top w:val="single" w:sz="6" w:space="0" w:color="ABABAB"/>
              <w:left w:val="single" w:sz="6" w:space="0" w:color="ABABAB"/>
              <w:bottom w:val="single" w:sz="6" w:space="0" w:color="ABABAB"/>
              <w:right w:val="single" w:sz="6" w:space="0" w:color="ABABAB"/>
            </w:tcBorders>
            <w:vAlign w:val="center"/>
          </w:tcPr>
          <w:p w14:paraId="34F36C40" w14:textId="77777777" w:rsidR="005D2C2C" w:rsidRPr="005D35CE" w:rsidRDefault="005D2C2C" w:rsidP="00BC46AD">
            <w:pPr>
              <w:spacing w:after="120"/>
              <w:rPr>
                <w:ins w:id="1439" w:author="Anup Nair" w:date="2025-10-28T15:37:00Z" w16du:dateUtc="2025-10-28T19:37:00Z"/>
              </w:rPr>
            </w:pPr>
            <w:ins w:id="1440" w:author="Anup Nair" w:date="2025-10-28T15:37:00Z" w16du:dateUtc="2025-10-28T19:37:00Z">
              <w:r>
                <w:t>Invoice PDF File Naming Format (Ancillary / Admin)</w:t>
              </w:r>
            </w:ins>
          </w:p>
        </w:tc>
        <w:tc>
          <w:tcPr>
            <w:tcW w:w="7787" w:type="dxa"/>
            <w:tcBorders>
              <w:top w:val="single" w:sz="6" w:space="0" w:color="ABABAB"/>
              <w:left w:val="single" w:sz="6" w:space="0" w:color="ABABAB"/>
              <w:bottom w:val="single" w:sz="6" w:space="0" w:color="ABABAB"/>
              <w:right w:val="single" w:sz="6" w:space="0" w:color="ABABAB"/>
            </w:tcBorders>
            <w:vAlign w:val="center"/>
          </w:tcPr>
          <w:p w14:paraId="798CA73E" w14:textId="77777777" w:rsidR="005D2C2C" w:rsidRDefault="005D2C2C" w:rsidP="00BC46AD">
            <w:pPr>
              <w:spacing w:after="120"/>
              <w:rPr>
                <w:ins w:id="1441" w:author="Anup Nair" w:date="2025-10-28T15:37:00Z" w16du:dateUtc="2025-10-28T19:37:00Z"/>
              </w:rPr>
            </w:pPr>
            <w:ins w:id="1442" w:author="Anup Nair" w:date="2025-10-28T15:37:00Z" w16du:dateUtc="2025-10-28T19:37:00Z">
              <w:r w:rsidRPr="005D35CE">
                <w:t>&lt;ClientID&gt;</w:t>
              </w:r>
              <w:r>
                <w:t>_ADM _INVOICE_&lt;YYYYMMDD&gt;</w:t>
              </w:r>
              <w:r w:rsidRPr="005D35CE">
                <w:t>.</w:t>
              </w:r>
              <w:r>
                <w:t>pdf</w:t>
              </w:r>
            </w:ins>
          </w:p>
        </w:tc>
      </w:tr>
      <w:tr w:rsidR="005D2C2C" w:rsidRPr="00674670" w14:paraId="473040B2" w14:textId="77777777" w:rsidTr="005D2C2C">
        <w:trPr>
          <w:trHeight w:val="330"/>
          <w:ins w:id="1443" w:author="Anup Nair" w:date="2025-10-28T15:37:00Z"/>
        </w:trPr>
        <w:tc>
          <w:tcPr>
            <w:tcW w:w="2637" w:type="dxa"/>
            <w:tcBorders>
              <w:top w:val="single" w:sz="6" w:space="0" w:color="ABABAB"/>
              <w:left w:val="single" w:sz="6" w:space="0" w:color="ABABAB"/>
              <w:bottom w:val="single" w:sz="6" w:space="0" w:color="ABABAB"/>
              <w:right w:val="single" w:sz="6" w:space="0" w:color="ABABAB"/>
            </w:tcBorders>
            <w:vAlign w:val="center"/>
          </w:tcPr>
          <w:p w14:paraId="48C42082" w14:textId="77777777" w:rsidR="005D2C2C" w:rsidRDefault="005D2C2C" w:rsidP="00BC46AD">
            <w:pPr>
              <w:spacing w:after="120"/>
              <w:rPr>
                <w:ins w:id="1444" w:author="Anup Nair" w:date="2025-10-28T15:40:00Z" w16du:dateUtc="2025-10-28T19:40:00Z"/>
                <w:del w:id="1445" w:author="Ramachandran Ananthapadmanabhan" w:date="2025-10-30T11:43:00Z" w16du:dateUtc="2025-10-30T06:13:00Z"/>
                <w:highlight w:val="yellow"/>
              </w:rPr>
            </w:pPr>
            <w:ins w:id="1446" w:author="Anup Nair" w:date="2025-10-28T15:37:00Z" w16du:dateUtc="2025-10-28T19:37:00Z">
              <w:del w:id="1447" w:author="Ramachandran Ananthapadmanabhan" w:date="2025-10-30T11:43:00Z" w16du:dateUtc="2025-10-30T06:13:00Z">
                <w:r w:rsidRPr="009D27DD">
                  <w:rPr>
                    <w:highlight w:val="yellow"/>
                    <w:rPrChange w:id="1448" w:author="Anup Nair" w:date="2025-10-28T15:38:00Z" w16du:dateUtc="2025-10-28T19:38:00Z">
                      <w:rPr/>
                    </w:rPrChange>
                  </w:rPr>
                  <w:delText>Ancillary / Admin Supplemental File</w:delText>
                </w:r>
              </w:del>
            </w:ins>
          </w:p>
          <w:p w14:paraId="1EC72B77" w14:textId="1D1AD514" w:rsidR="00BC46AD" w:rsidRPr="009D27DD" w:rsidRDefault="00BC46AD" w:rsidP="00BC46AD">
            <w:pPr>
              <w:spacing w:after="120"/>
              <w:rPr>
                <w:ins w:id="1449" w:author="Anup Nair" w:date="2025-10-28T15:37:00Z" w16du:dateUtc="2025-10-28T19:37:00Z"/>
                <w:highlight w:val="yellow"/>
                <w:rPrChange w:id="1450" w:author="Anup Nair" w:date="2025-10-28T15:38:00Z" w16du:dateUtc="2025-10-28T19:38:00Z">
                  <w:rPr>
                    <w:ins w:id="1451" w:author="Anup Nair" w:date="2025-10-28T15:37:00Z" w16du:dateUtc="2025-10-28T19:37:00Z"/>
                  </w:rPr>
                </w:rPrChange>
              </w:rPr>
            </w:pPr>
            <w:ins w:id="1452" w:author="Anup Nair" w:date="2025-10-28T15:40:00Z" w16du:dateUtc="2025-10-28T19:40:00Z">
              <w:del w:id="1453" w:author="Ramachandran Ananthapadmanabhan" w:date="2025-10-30T11:43:00Z" w16du:dateUtc="2025-10-30T06:13:00Z">
                <w:r>
                  <w:rPr>
                    <w:highlight w:val="yellow"/>
                  </w:rPr>
                  <w:delText>(outside of ORMB)</w:delText>
                </w:r>
              </w:del>
            </w:ins>
          </w:p>
        </w:tc>
        <w:tc>
          <w:tcPr>
            <w:tcW w:w="7787" w:type="dxa"/>
            <w:tcBorders>
              <w:top w:val="single" w:sz="6" w:space="0" w:color="ABABAB"/>
              <w:left w:val="single" w:sz="6" w:space="0" w:color="ABABAB"/>
              <w:bottom w:val="single" w:sz="6" w:space="0" w:color="ABABAB"/>
              <w:right w:val="single" w:sz="6" w:space="0" w:color="ABABAB"/>
            </w:tcBorders>
            <w:vAlign w:val="center"/>
          </w:tcPr>
          <w:p w14:paraId="59DB253B" w14:textId="77777777" w:rsidR="005D2C2C" w:rsidRPr="009D27DD" w:rsidRDefault="005D2C2C" w:rsidP="00BC46AD">
            <w:pPr>
              <w:spacing w:after="120"/>
              <w:rPr>
                <w:ins w:id="1454" w:author="Anup Nair" w:date="2025-10-28T15:37:00Z" w16du:dateUtc="2025-10-28T19:37:00Z"/>
                <w:highlight w:val="yellow"/>
                <w:rPrChange w:id="1455" w:author="Anup Nair" w:date="2025-10-28T15:38:00Z" w16du:dateUtc="2025-10-28T19:38:00Z">
                  <w:rPr>
                    <w:ins w:id="1456" w:author="Anup Nair" w:date="2025-10-28T15:37:00Z" w16du:dateUtc="2025-10-28T19:37:00Z"/>
                  </w:rPr>
                </w:rPrChange>
              </w:rPr>
            </w:pPr>
            <w:ins w:id="1457" w:author="Anup Nair" w:date="2025-10-28T15:37:00Z" w16du:dateUtc="2025-10-28T19:37:00Z">
              <w:del w:id="1458" w:author="Ramachandran Ananthapadmanabhan" w:date="2025-10-30T11:43:00Z" w16du:dateUtc="2025-10-30T06:13:00Z">
                <w:r w:rsidRPr="009D27DD">
                  <w:rPr>
                    <w:highlight w:val="yellow"/>
                    <w:rPrChange w:id="1459" w:author="Anup Nair" w:date="2025-10-28T15:38:00Z" w16du:dateUtc="2025-10-28T19:38:00Z">
                      <w:rPr/>
                    </w:rPrChange>
                  </w:rPr>
                  <w:delText>&lt;ClientID&gt;_ADM _SUPP _&lt;YYYYMMDD&gt;.xlxs</w:delText>
                </w:r>
              </w:del>
            </w:ins>
          </w:p>
        </w:tc>
      </w:tr>
    </w:tbl>
    <w:p w14:paraId="71C378DD" w14:textId="77777777" w:rsidR="00E059FE" w:rsidRDefault="00E059FE" w:rsidP="002F6D47">
      <w:pPr>
        <w:pStyle w:val="BodyText"/>
      </w:pPr>
    </w:p>
    <w:p w14:paraId="15C710B7" w14:textId="77777777" w:rsidR="00E059FE" w:rsidRDefault="00E059FE" w:rsidP="002F6D47">
      <w:pPr>
        <w:pStyle w:val="BodyText"/>
      </w:pPr>
    </w:p>
    <w:p w14:paraId="66AA4D2F" w14:textId="77777777" w:rsidR="00663A71" w:rsidRDefault="00663A71" w:rsidP="002F6D47">
      <w:pPr>
        <w:pStyle w:val="BodyText"/>
      </w:pPr>
    </w:p>
    <w:p w14:paraId="2D91736A" w14:textId="77777777" w:rsidR="009D725D" w:rsidRDefault="009D725D" w:rsidP="002F6D47">
      <w:pPr>
        <w:pStyle w:val="BodyText"/>
      </w:pPr>
    </w:p>
    <w:p w14:paraId="747F4260" w14:textId="77777777" w:rsidR="00663A71" w:rsidRPr="002F6D47" w:rsidRDefault="00663A71" w:rsidP="002F6D47">
      <w:pPr>
        <w:pStyle w:val="BodyText"/>
      </w:pPr>
    </w:p>
    <w:p w14:paraId="5D4E33BD" w14:textId="6951043E" w:rsidR="0018010F" w:rsidRDefault="00AB3FB5" w:rsidP="00905697">
      <w:pPr>
        <w:pStyle w:val="Heading4"/>
        <w:numPr>
          <w:ilvl w:val="3"/>
          <w:numId w:val="14"/>
        </w:numPr>
      </w:pPr>
      <w:r>
        <w:t xml:space="preserve">Extendable Lookup </w:t>
      </w:r>
      <w:r w:rsidR="00905697">
        <w:t>– BO</w:t>
      </w:r>
    </w:p>
    <w:p w14:paraId="5AF21F09" w14:textId="116CAE65" w:rsidR="00E059FE" w:rsidRPr="00E059FE" w:rsidRDefault="00D91796" w:rsidP="00E059FE">
      <w:pPr>
        <w:spacing w:before="100" w:beforeAutospacing="1" w:after="100" w:afterAutospacing="1"/>
      </w:pPr>
      <w:r w:rsidRPr="00181286">
        <w:t>File naming convention Extendable Lookup BO</w:t>
      </w:r>
    </w:p>
    <w:p w14:paraId="159D7297" w14:textId="77777777" w:rsidR="00E059FE" w:rsidRPr="00E059FE" w:rsidRDefault="00E059FE" w:rsidP="00E059FE">
      <w:pPr>
        <w:spacing w:before="100" w:beforeAutospacing="1" w:after="100" w:afterAutospacing="1"/>
      </w:pPr>
      <w:r w:rsidRPr="00E059FE">
        <w:t>Overview</w:t>
      </w:r>
    </w:p>
    <w:p w14:paraId="5441C7EC" w14:textId="2334EF3C" w:rsidR="00E059FE" w:rsidRPr="00E059FE" w:rsidRDefault="00E059FE" w:rsidP="00E059FE">
      <w:pPr>
        <w:spacing w:before="100" w:beforeAutospacing="1" w:after="100" w:afterAutospacing="1"/>
      </w:pPr>
      <w:r w:rsidRPr="00E059FE">
        <w:t xml:space="preserve">This extendable lookup holds attributes for the </w:t>
      </w:r>
      <w:r w:rsidR="0051387D" w:rsidRPr="00181286">
        <w:t>Invoice/</w:t>
      </w:r>
      <w:r w:rsidR="009B6F92" w:rsidRPr="00181286">
        <w:t xml:space="preserve">supplemental files naming convention and their </w:t>
      </w:r>
      <w:r w:rsidR="005D467F" w:rsidRPr="00181286">
        <w:t>OCI and DIH location</w:t>
      </w:r>
      <w:r w:rsidR="00F158A3" w:rsidRPr="00181286">
        <w:t xml:space="preserve"> specific to </w:t>
      </w:r>
      <w:r w:rsidR="0065662E" w:rsidRPr="00181286">
        <w:t>a client requirement</w:t>
      </w:r>
      <w:r w:rsidR="005D467F" w:rsidRPr="00181286">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3356"/>
        <w:gridCol w:w="1536"/>
        <w:gridCol w:w="3974"/>
      </w:tblGrid>
      <w:tr w:rsidR="00D54E4F" w:rsidRPr="00E059FE" w14:paraId="1B237432" w14:textId="77777777" w:rsidTr="00E05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97B09E" w14:textId="7FD78B37" w:rsidR="00E059FE" w:rsidRPr="00E059FE" w:rsidRDefault="00E059FE" w:rsidP="00E059FE">
            <w:pPr>
              <w:spacing w:before="100" w:beforeAutospacing="1" w:after="100" w:afterAutospacing="1"/>
            </w:pPr>
            <w:r w:rsidRPr="00E059FE">
              <w:t>Business Object</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A5F754A" w14:textId="77FBFF6A" w:rsidR="00E059FE" w:rsidRPr="00E059FE" w:rsidRDefault="00E059FE" w:rsidP="00E059FE">
            <w:pPr>
              <w:spacing w:before="100" w:beforeAutospacing="1" w:after="100" w:afterAutospacing="1"/>
            </w:pPr>
            <w:r w:rsidRPr="00E059FE">
              <w:t>CM-</w:t>
            </w:r>
            <w:r w:rsidR="003A7757" w:rsidRPr="00181286">
              <w:t>FileNamingExtLookup</w:t>
            </w:r>
          </w:p>
        </w:tc>
      </w:tr>
      <w:tr w:rsidR="00D54E4F" w:rsidRPr="00E059FE" w14:paraId="630852E7" w14:textId="77777777" w:rsidTr="00E05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2D739D" w14:textId="77777777" w:rsidR="00E059FE" w:rsidRPr="00E059FE" w:rsidRDefault="00E059FE" w:rsidP="00E059FE">
            <w:pPr>
              <w:spacing w:before="100" w:beforeAutospacing="1" w:after="100" w:afterAutospacing="1"/>
            </w:pPr>
            <w:r w:rsidRPr="00E059FE">
              <w:t>Description</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7CB91284" w14:textId="3AB3DF1E" w:rsidR="00E059FE" w:rsidRPr="00E059FE" w:rsidRDefault="003A7757" w:rsidP="00E059FE">
            <w:pPr>
              <w:spacing w:before="100" w:beforeAutospacing="1" w:after="100" w:afterAutospacing="1"/>
            </w:pPr>
            <w:r w:rsidRPr="00181286">
              <w:t xml:space="preserve">File Naming Convention for </w:t>
            </w:r>
            <w:r w:rsidR="0051387D" w:rsidRPr="00181286">
              <w:t>Invoice/Supplemental File</w:t>
            </w:r>
          </w:p>
        </w:tc>
      </w:tr>
      <w:tr w:rsidR="00D54E4F" w:rsidRPr="00E059FE" w14:paraId="6BBFA24C" w14:textId="77777777" w:rsidTr="00E05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6158FC" w14:textId="77777777" w:rsidR="00E059FE" w:rsidRPr="00E059FE" w:rsidRDefault="00E059FE" w:rsidP="00E059FE">
            <w:pPr>
              <w:spacing w:before="100" w:beforeAutospacing="1" w:after="100" w:afterAutospacing="1"/>
            </w:pPr>
            <w:r w:rsidRPr="00E059FE">
              <w:t>Detailed Description</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E9F990F" w14:textId="3FE1152C" w:rsidR="00E059FE" w:rsidRPr="00E059FE" w:rsidRDefault="00E059FE" w:rsidP="00E059FE">
            <w:pPr>
              <w:spacing w:before="100" w:beforeAutospacing="1" w:after="100" w:afterAutospacing="1"/>
            </w:pPr>
            <w:r w:rsidRPr="00E059FE">
              <w:t xml:space="preserve">This business object stores the </w:t>
            </w:r>
            <w:r w:rsidR="005E32FF" w:rsidRPr="00181286">
              <w:t xml:space="preserve">file naming conventions </w:t>
            </w:r>
            <w:r w:rsidR="003C6B55" w:rsidRPr="00181286">
              <w:t xml:space="preserve">for invoice/supplemental file </w:t>
            </w:r>
            <w:r w:rsidR="00D54E4F" w:rsidRPr="00181286">
              <w:t>and their OCI/DIH location specific to a client requirement.</w:t>
            </w:r>
          </w:p>
        </w:tc>
      </w:tr>
      <w:tr w:rsidR="00D54E4F" w:rsidRPr="00E059FE" w14:paraId="40671258" w14:textId="77777777" w:rsidTr="00E05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C2333F" w14:textId="77777777" w:rsidR="00E059FE" w:rsidRPr="00E059FE" w:rsidRDefault="00E059FE" w:rsidP="00E059FE">
            <w:pPr>
              <w:spacing w:before="100" w:beforeAutospacing="1" w:after="100" w:afterAutospacing="1"/>
            </w:pPr>
            <w:r w:rsidRPr="00E059FE">
              <w:t>Maintenance Object</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0234D8A0" w14:textId="77777777" w:rsidR="00E059FE" w:rsidRPr="00E059FE" w:rsidRDefault="00E059FE" w:rsidP="00E059FE">
            <w:pPr>
              <w:spacing w:before="100" w:beforeAutospacing="1" w:after="100" w:afterAutospacing="1"/>
            </w:pPr>
            <w:r w:rsidRPr="00E059FE">
              <w:t>Extendable Lookup MO</w:t>
            </w:r>
          </w:p>
        </w:tc>
      </w:tr>
      <w:tr w:rsidR="00D54E4F" w:rsidRPr="00E059FE" w14:paraId="2AFDDFDF" w14:textId="77777777" w:rsidTr="00E059FE">
        <w:trPr>
          <w:tblCellSpacing w:w="15" w:type="dxa"/>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D3797DB" w14:textId="77777777" w:rsidR="00E059FE" w:rsidRPr="00E059FE" w:rsidRDefault="00E059FE" w:rsidP="00E059FE">
            <w:pPr>
              <w:spacing w:before="100" w:beforeAutospacing="1" w:after="100" w:afterAutospacing="1"/>
            </w:pPr>
            <w:r w:rsidRPr="00E059FE">
              <w:t>Options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8C98DE3" w14:textId="77777777" w:rsidR="00E059FE" w:rsidRPr="00E059FE" w:rsidRDefault="00E059FE" w:rsidP="00E059FE">
            <w:pPr>
              <w:spacing w:before="100" w:beforeAutospacing="1" w:after="100" w:afterAutospacing="1"/>
            </w:pPr>
            <w:r w:rsidRPr="00E059FE">
              <w:t>Option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7553BCC" w14:textId="77777777" w:rsidR="00E059FE" w:rsidRPr="00E059FE" w:rsidRDefault="00E059FE" w:rsidP="00E059FE">
            <w:pPr>
              <w:spacing w:before="100" w:beforeAutospacing="1" w:after="100" w:afterAutospacing="1"/>
            </w:pPr>
            <w:r w:rsidRPr="00E059FE">
              <w:t>Sequence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BE3BE07" w14:textId="77777777" w:rsidR="00E059FE" w:rsidRPr="00E059FE" w:rsidRDefault="00E059FE" w:rsidP="00E059FE">
            <w:pPr>
              <w:spacing w:before="100" w:beforeAutospacing="1" w:after="100" w:afterAutospacing="1"/>
            </w:pPr>
            <w:r w:rsidRPr="00E059FE">
              <w:t>Option Value</w:t>
            </w:r>
          </w:p>
        </w:tc>
      </w:tr>
      <w:tr w:rsidR="00D54E4F" w:rsidRPr="00E059FE" w14:paraId="75EE1E5A" w14:textId="77777777" w:rsidTr="00E059FE">
        <w:trPr>
          <w:tblCellSpacing w:w="15" w:type="dxa"/>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8232DE" w14:textId="77777777" w:rsidR="00E059FE" w:rsidRPr="00E059FE" w:rsidRDefault="00E059FE" w:rsidP="00E059FE"/>
        </w:tc>
        <w:tc>
          <w:tcPr>
            <w:tcW w:w="0" w:type="auto"/>
            <w:tcBorders>
              <w:top w:val="single" w:sz="4" w:space="0" w:color="auto"/>
              <w:left w:val="single" w:sz="4" w:space="0" w:color="auto"/>
              <w:bottom w:val="single" w:sz="4" w:space="0" w:color="auto"/>
              <w:right w:val="single" w:sz="4" w:space="0" w:color="auto"/>
            </w:tcBorders>
            <w:vAlign w:val="center"/>
            <w:hideMark/>
          </w:tcPr>
          <w:p w14:paraId="65E66C14" w14:textId="77777777" w:rsidR="00E059FE" w:rsidRPr="00E059FE" w:rsidRDefault="00E059FE" w:rsidP="00E059FE">
            <w:pPr>
              <w:spacing w:before="100" w:beforeAutospacing="1" w:after="100" w:afterAutospacing="1"/>
            </w:pPr>
            <w:r w:rsidRPr="00E059FE">
              <w:t>Portal Navigation Option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CD17A7" w14:textId="77777777" w:rsidR="00E059FE" w:rsidRPr="00E059FE" w:rsidRDefault="00E059FE" w:rsidP="00E059FE">
            <w:pPr>
              <w:spacing w:before="100" w:beforeAutospacing="1" w:after="100" w:afterAutospacing="1"/>
            </w:pPr>
            <w:r w:rsidRPr="00E059FE">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E113A14" w14:textId="77777777" w:rsidR="00E059FE" w:rsidRPr="00E059FE" w:rsidRDefault="00E059FE" w:rsidP="00E059FE">
            <w:pPr>
              <w:spacing w:before="100" w:beforeAutospacing="1" w:after="100" w:afterAutospacing="1"/>
            </w:pPr>
            <w:r w:rsidRPr="00E059FE">
              <w:t>Extendable Lookup Tab Menu</w:t>
            </w:r>
          </w:p>
        </w:tc>
      </w:tr>
      <w:tr w:rsidR="00D54E4F" w:rsidRPr="00E059FE" w14:paraId="28AF6969" w14:textId="77777777" w:rsidTr="00E059F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0F6419" w14:textId="77777777" w:rsidR="00E059FE" w:rsidRPr="00E059FE" w:rsidRDefault="00E059FE" w:rsidP="00E059FE">
            <w:pPr>
              <w:spacing w:before="100" w:beforeAutospacing="1" w:after="100" w:afterAutospacing="1"/>
            </w:pPr>
            <w:r w:rsidRPr="00E059FE">
              <w:t>Schema</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15B473A" w14:textId="003DD4EE" w:rsidR="00E059FE" w:rsidRPr="00E059FE" w:rsidRDefault="006E5CDC" w:rsidP="00E059FE">
            <w:pPr>
              <w:numPr>
                <w:ilvl w:val="0"/>
                <w:numId w:val="27"/>
              </w:numPr>
              <w:spacing w:before="100" w:beforeAutospacing="1" w:after="100" w:afterAutospacing="1"/>
            </w:pPr>
            <w:r>
              <w:t xml:space="preserve">Parent Code – Characteristic Type - </w:t>
            </w:r>
            <w:r w:rsidR="005D38B1">
              <w:t>CM-COAID</w:t>
            </w:r>
            <w:r>
              <w:t xml:space="preserve"> – </w:t>
            </w:r>
            <w:ins w:id="1460" w:author="Anup Nair" w:date="2025-10-22T02:14:00Z" w16du:dateUtc="2025-10-22T06:14:00Z">
              <w:r w:rsidR="00814506">
                <w:t xml:space="preserve">Adhoc </w:t>
              </w:r>
            </w:ins>
            <w:r>
              <w:t>Char Values</w:t>
            </w:r>
          </w:p>
          <w:p w14:paraId="65C85C93" w14:textId="77777777" w:rsidR="00E059FE" w:rsidRPr="00E059FE" w:rsidRDefault="00E059FE" w:rsidP="00E059FE">
            <w:pPr>
              <w:spacing w:before="100" w:beforeAutospacing="1" w:after="100" w:afterAutospacing="1"/>
            </w:pPr>
            <w:r w:rsidRPr="00E059FE">
              <w:t>Specific elements for Default Currencies (map to Business Object Data Area)</w:t>
            </w:r>
          </w:p>
          <w:p w14:paraId="0B8813F7" w14:textId="4D2466B8" w:rsidR="0074592B" w:rsidRDefault="0074592B" w:rsidP="0074592B">
            <w:pPr>
              <w:numPr>
                <w:ilvl w:val="0"/>
                <w:numId w:val="28"/>
              </w:numPr>
              <w:spacing w:before="100" w:beforeAutospacing="1" w:after="100" w:afterAutospacing="1"/>
            </w:pPr>
            <w:r>
              <w:t xml:space="preserve">Parent Name </w:t>
            </w:r>
            <w:r w:rsidR="00D604B5">
              <w:t>–</w:t>
            </w:r>
            <w:r>
              <w:t xml:space="preserve"> </w:t>
            </w:r>
            <w:r w:rsidR="007D2A69">
              <w:t xml:space="preserve">Free text - </w:t>
            </w:r>
            <w:r w:rsidR="00D604B5">
              <w:t xml:space="preserve">Allow user to </w:t>
            </w:r>
            <w:r w:rsidR="00843B70">
              <w:t xml:space="preserve">give complete name </w:t>
            </w:r>
            <w:r w:rsidR="007D2A69">
              <w:t>for parent code</w:t>
            </w:r>
          </w:p>
          <w:p w14:paraId="7E729669" w14:textId="4955AEF4" w:rsidR="0074592B" w:rsidRDefault="0074592B" w:rsidP="0074592B">
            <w:pPr>
              <w:numPr>
                <w:ilvl w:val="0"/>
                <w:numId w:val="28"/>
              </w:numPr>
              <w:spacing w:before="100" w:beforeAutospacing="1" w:after="100" w:afterAutospacing="1"/>
            </w:pPr>
            <w:r>
              <w:t>OCI Folder Path</w:t>
            </w:r>
            <w:r w:rsidR="0056709B">
              <w:t xml:space="preserve"> </w:t>
            </w:r>
            <w:r w:rsidR="007D2A69">
              <w:t>–</w:t>
            </w:r>
            <w:r w:rsidR="0056709B">
              <w:t xml:space="preserve"> </w:t>
            </w:r>
            <w:r w:rsidR="007D2A69">
              <w:t>Allow user to provide OCI folder path</w:t>
            </w:r>
          </w:p>
          <w:p w14:paraId="566FBEEC" w14:textId="6A31EC74" w:rsidR="00794609" w:rsidRDefault="00794609" w:rsidP="00794609">
            <w:pPr>
              <w:spacing w:before="100" w:beforeAutospacing="1" w:after="100" w:afterAutospacing="1"/>
              <w:ind w:left="720"/>
            </w:pPr>
            <w:r>
              <w:t>Note - C</w:t>
            </w:r>
            <w:r w:rsidRPr="00553BB7">
              <w:t xml:space="preserve">haracteristic type </w:t>
            </w:r>
            <w:r>
              <w:t>CMDIFFILE will store the different File naming format.</w:t>
            </w:r>
          </w:p>
          <w:p w14:paraId="0D013661" w14:textId="3DC7E5D0" w:rsidR="0074592B" w:rsidRDefault="0074592B" w:rsidP="0074592B">
            <w:pPr>
              <w:numPr>
                <w:ilvl w:val="0"/>
                <w:numId w:val="28"/>
              </w:numPr>
              <w:spacing w:before="100" w:beforeAutospacing="1" w:after="100" w:afterAutospacing="1"/>
            </w:pPr>
            <w:r>
              <w:t>Invoice PDF File Naming Format</w:t>
            </w:r>
            <w:r w:rsidR="007D2A69">
              <w:t xml:space="preserve"> </w:t>
            </w:r>
            <w:r w:rsidR="001E2892">
              <w:t>–</w:t>
            </w:r>
            <w:r w:rsidR="007D2A69">
              <w:t xml:space="preserve"> </w:t>
            </w:r>
            <w:r w:rsidR="001E2892">
              <w:t>Allow user to provide invoice PDF file naming format.</w:t>
            </w:r>
          </w:p>
          <w:p w14:paraId="028FE103" w14:textId="6F60BE99" w:rsidR="0074592B" w:rsidRDefault="0074592B" w:rsidP="0074592B">
            <w:pPr>
              <w:numPr>
                <w:ilvl w:val="0"/>
                <w:numId w:val="28"/>
              </w:numPr>
              <w:spacing w:before="100" w:beforeAutospacing="1" w:after="100" w:afterAutospacing="1"/>
            </w:pPr>
            <w:r>
              <w:t>Electronic File Naming Format</w:t>
            </w:r>
            <w:r w:rsidR="001E2892">
              <w:t xml:space="preserve"> – Allow user to provide </w:t>
            </w:r>
            <w:r w:rsidR="00083D00">
              <w:t>Electronic Supplemental file</w:t>
            </w:r>
            <w:r w:rsidR="001E2892">
              <w:t xml:space="preserve"> naming format.</w:t>
            </w:r>
          </w:p>
          <w:p w14:paraId="64B7E549" w14:textId="0356A042" w:rsidR="0074592B" w:rsidRDefault="0074592B" w:rsidP="0074592B">
            <w:pPr>
              <w:numPr>
                <w:ilvl w:val="0"/>
                <w:numId w:val="28"/>
              </w:numPr>
              <w:spacing w:before="100" w:beforeAutospacing="1" w:after="100" w:afterAutospacing="1"/>
            </w:pPr>
            <w:r>
              <w:t>Prescription File Naming Format</w:t>
            </w:r>
            <w:r w:rsidR="001E2892">
              <w:t xml:space="preserve"> – Allow user to provide </w:t>
            </w:r>
            <w:r w:rsidR="00083D00">
              <w:t xml:space="preserve">Prescription Supplemental </w:t>
            </w:r>
            <w:r w:rsidR="001E2892">
              <w:t>file naming format.</w:t>
            </w:r>
          </w:p>
          <w:p w14:paraId="7DE4205F" w14:textId="02864F2B" w:rsidR="0074592B" w:rsidRDefault="0074592B" w:rsidP="0074592B">
            <w:pPr>
              <w:numPr>
                <w:ilvl w:val="0"/>
                <w:numId w:val="28"/>
              </w:numPr>
              <w:spacing w:before="100" w:beforeAutospacing="1" w:after="100" w:afterAutospacing="1"/>
            </w:pPr>
            <w:r>
              <w:t>Executive File Naming Format</w:t>
            </w:r>
            <w:r w:rsidR="001E2892">
              <w:t xml:space="preserve"> – Allow user to provide </w:t>
            </w:r>
            <w:r w:rsidR="00083D00">
              <w:t xml:space="preserve">Executive (Summary by Group) report </w:t>
            </w:r>
            <w:r w:rsidR="001E2892">
              <w:t>file naming format.</w:t>
            </w:r>
          </w:p>
          <w:p w14:paraId="2B59DEE9" w14:textId="141372E8" w:rsidR="00553BB7" w:rsidRDefault="00553BB7" w:rsidP="0074592B">
            <w:pPr>
              <w:numPr>
                <w:ilvl w:val="0"/>
                <w:numId w:val="28"/>
              </w:numPr>
              <w:spacing w:before="100" w:beforeAutospacing="1" w:after="100" w:afterAutospacing="1"/>
            </w:pPr>
            <w:r>
              <w:t xml:space="preserve">Statement PDF File Naming Format – </w:t>
            </w:r>
            <w:r w:rsidR="00794609">
              <w:t>Allow user to provide Statement PDF</w:t>
            </w:r>
            <w:r w:rsidR="004E2CB6">
              <w:t>’s</w:t>
            </w:r>
          </w:p>
          <w:p w14:paraId="06D807C9" w14:textId="27C8775D" w:rsidR="00E059FE" w:rsidRPr="00E059FE" w:rsidRDefault="00E059FE" w:rsidP="00794609">
            <w:pPr>
              <w:spacing w:before="100" w:beforeAutospacing="1" w:after="100" w:afterAutospacing="1"/>
            </w:pPr>
          </w:p>
        </w:tc>
      </w:tr>
    </w:tbl>
    <w:p w14:paraId="61EE3122" w14:textId="77777777" w:rsidR="004D3022" w:rsidRPr="004D3022" w:rsidRDefault="004D3022" w:rsidP="004D3022">
      <w:pPr>
        <w:pStyle w:val="BodyText"/>
      </w:pPr>
    </w:p>
    <w:p w14:paraId="094DFA43" w14:textId="216C6352" w:rsidR="00685C58" w:rsidRDefault="00685C58" w:rsidP="00685C58">
      <w:pPr>
        <w:pStyle w:val="Heading3"/>
      </w:pPr>
      <w:r>
        <w:t xml:space="preserve">Configuration 3 </w:t>
      </w:r>
      <w:r w:rsidR="00CD1B33">
        <w:t>–</w:t>
      </w:r>
      <w:r>
        <w:t xml:space="preserve"> </w:t>
      </w:r>
      <w:r w:rsidR="00CD1B33">
        <w:t>File Naming Convention Parent Characteristic</w:t>
      </w:r>
    </w:p>
    <w:p w14:paraId="0F86A1F4" w14:textId="14BDBF50" w:rsidR="00685C58" w:rsidRDefault="00685C58" w:rsidP="00685C58">
      <w:pPr>
        <w:spacing w:before="240" w:after="120"/>
      </w:pPr>
      <w:r>
        <w:t xml:space="preserve">To link above extendable lookup with Parent Person, we </w:t>
      </w:r>
      <w:r w:rsidR="00A965E1">
        <w:t xml:space="preserve">will be reusing </w:t>
      </w:r>
      <w:r w:rsidR="0066358A">
        <w:t xml:space="preserve">parent </w:t>
      </w:r>
      <w:r w:rsidR="003A0058">
        <w:t xml:space="preserve">person characteristic - </w:t>
      </w:r>
      <w:r w:rsidR="00497E01" w:rsidRPr="00497E01">
        <w:t xml:space="preserve">CM-COAID </w:t>
      </w:r>
      <w:r w:rsidR="0066358A">
        <w:t>(</w:t>
      </w:r>
      <w:r w:rsidR="0066358A" w:rsidRPr="0066358A">
        <w:t>Coalition Id</w:t>
      </w:r>
      <w:r w:rsidR="0066358A">
        <w:t>)</w:t>
      </w:r>
      <w:r>
        <w:t xml:space="preserve"> to store extendable lookup parent code.</w:t>
      </w:r>
    </w:p>
    <w:p w14:paraId="3AFFB74D" w14:textId="659B4BA2" w:rsidR="00685C58" w:rsidRDefault="001A59F4" w:rsidP="00E1328C">
      <w:pPr>
        <w:spacing w:after="120"/>
      </w:pPr>
      <w:r>
        <w:t xml:space="preserve">Existing </w:t>
      </w:r>
      <w:r w:rsidR="00685C58">
        <w:t xml:space="preserve">Person characteristic – </w:t>
      </w:r>
      <w:r w:rsidRPr="00497E01">
        <w:t>CM-COAID</w:t>
      </w:r>
    </w:p>
    <w:p w14:paraId="504B9498" w14:textId="6E9BFC36" w:rsidR="00685C58" w:rsidRDefault="001A59F4" w:rsidP="00E1328C">
      <w:pPr>
        <w:spacing w:after="120"/>
      </w:pPr>
      <w:r>
        <w:t>Possible values – These values sho</w:t>
      </w:r>
      <w:r w:rsidR="009314D1">
        <w:t>uld get populated as part of Parent person load. (User manual upload)</w:t>
      </w:r>
    </w:p>
    <w:tbl>
      <w:tblPr>
        <w:tblStyle w:val="TableGrid"/>
        <w:tblW w:w="0" w:type="auto"/>
        <w:tblLook w:val="04A0" w:firstRow="1" w:lastRow="0" w:firstColumn="1" w:lastColumn="0" w:noHBand="0" w:noVBand="1"/>
      </w:tblPr>
      <w:tblGrid>
        <w:gridCol w:w="2682"/>
        <w:gridCol w:w="2682"/>
      </w:tblGrid>
      <w:tr w:rsidR="00685C58" w14:paraId="79F4407A" w14:textId="77777777" w:rsidTr="00612D5F">
        <w:trPr>
          <w:trHeight w:val="314"/>
        </w:trPr>
        <w:tc>
          <w:tcPr>
            <w:tcW w:w="2682" w:type="dxa"/>
          </w:tcPr>
          <w:p w14:paraId="0DCDFB89" w14:textId="77777777" w:rsidR="00685C58" w:rsidRDefault="00685C58" w:rsidP="00612D5F">
            <w:pPr>
              <w:spacing w:after="120"/>
              <w:rPr>
                <w:ins w:id="1461" w:author="Anup Nair" w:date="2025-10-22T13:01:00Z" w16du:dateUtc="2025-10-22T17:01:00Z"/>
              </w:rPr>
            </w:pPr>
            <w:r>
              <w:t>E</w:t>
            </w:r>
            <w:r w:rsidR="00907C36">
              <w:t>MBH</w:t>
            </w:r>
          </w:p>
          <w:p w14:paraId="32857698" w14:textId="7A9D5B33" w:rsidR="00B53ED2" w:rsidRDefault="00B53ED2" w:rsidP="00612D5F">
            <w:pPr>
              <w:spacing w:after="120"/>
            </w:pPr>
          </w:p>
        </w:tc>
        <w:tc>
          <w:tcPr>
            <w:tcW w:w="2682" w:type="dxa"/>
          </w:tcPr>
          <w:p w14:paraId="4523655B" w14:textId="77777777" w:rsidR="00685C58" w:rsidRDefault="00685C58" w:rsidP="00612D5F">
            <w:pPr>
              <w:spacing w:after="120"/>
            </w:pPr>
            <w:r>
              <w:t>Emblem Health</w:t>
            </w:r>
          </w:p>
        </w:tc>
      </w:tr>
      <w:tr w:rsidR="00685C58" w14:paraId="4A53431F" w14:textId="77777777" w:rsidTr="00612D5F">
        <w:trPr>
          <w:trHeight w:val="314"/>
        </w:trPr>
        <w:tc>
          <w:tcPr>
            <w:tcW w:w="2682" w:type="dxa"/>
          </w:tcPr>
          <w:p w14:paraId="2A5A8228" w14:textId="52568B1B" w:rsidR="00685C58" w:rsidRDefault="00685C58" w:rsidP="00612D5F">
            <w:pPr>
              <w:spacing w:after="120"/>
            </w:pPr>
            <w:r>
              <w:t>G</w:t>
            </w:r>
            <w:r w:rsidR="00F16997">
              <w:t>CST</w:t>
            </w:r>
          </w:p>
        </w:tc>
        <w:tc>
          <w:tcPr>
            <w:tcW w:w="2682" w:type="dxa"/>
          </w:tcPr>
          <w:p w14:paraId="6D3FF97E" w14:textId="77777777" w:rsidR="00685C58" w:rsidRDefault="00685C58" w:rsidP="00612D5F">
            <w:pPr>
              <w:spacing w:after="120"/>
            </w:pPr>
            <w:r>
              <w:t>Gold Coast</w:t>
            </w:r>
          </w:p>
        </w:tc>
      </w:tr>
      <w:tr w:rsidR="00096D38" w14:paraId="1C90B875" w14:textId="77777777" w:rsidTr="00612D5F">
        <w:trPr>
          <w:trHeight w:val="314"/>
        </w:trPr>
        <w:tc>
          <w:tcPr>
            <w:tcW w:w="2682" w:type="dxa"/>
          </w:tcPr>
          <w:p w14:paraId="20874DF1" w14:textId="73FCF9D4" w:rsidR="00096D38" w:rsidRDefault="000A6FD6" w:rsidP="00612D5F">
            <w:pPr>
              <w:spacing w:after="120"/>
            </w:pPr>
            <w:r>
              <w:t>STRD</w:t>
            </w:r>
          </w:p>
        </w:tc>
        <w:tc>
          <w:tcPr>
            <w:tcW w:w="2682" w:type="dxa"/>
          </w:tcPr>
          <w:p w14:paraId="01C5CE87" w14:textId="38FE98E5" w:rsidR="00096D38" w:rsidRDefault="000A6FD6" w:rsidP="00612D5F">
            <w:pPr>
              <w:spacing w:after="120"/>
            </w:pPr>
            <w:r>
              <w:t>Standard</w:t>
            </w:r>
          </w:p>
        </w:tc>
      </w:tr>
    </w:tbl>
    <w:p w14:paraId="4072922F" w14:textId="77777777" w:rsidR="00685C58" w:rsidRPr="00685C58" w:rsidRDefault="00685C58" w:rsidP="00685C58">
      <w:pPr>
        <w:pStyle w:val="BodyText"/>
      </w:pPr>
    </w:p>
    <w:p w14:paraId="59B8BFE0" w14:textId="77777777" w:rsidR="006D5397" w:rsidRPr="006D5397" w:rsidRDefault="006D5397" w:rsidP="006A521C">
      <w:pPr>
        <w:pStyle w:val="BodyText"/>
        <w:rPr>
          <w:rFonts w:ascii="Calibri" w:hAnsi="Calibri"/>
        </w:rPr>
      </w:pPr>
    </w:p>
    <w:p w14:paraId="291EBA35" w14:textId="1327349F" w:rsidR="00C24ABB" w:rsidRDefault="00CC686D">
      <w:pPr>
        <w:pStyle w:val="Heading3"/>
      </w:pPr>
      <w:r>
        <w:t>Configuration 4 – Characteristic to store different file names</w:t>
      </w:r>
    </w:p>
    <w:p w14:paraId="51F35C0D" w14:textId="370E9173" w:rsidR="00C60DD7" w:rsidRDefault="008F25E5" w:rsidP="00EC112F">
      <w:pPr>
        <w:spacing w:after="120"/>
      </w:pPr>
      <w:r>
        <w:t>In extendable lookup</w:t>
      </w:r>
      <w:r w:rsidR="004A243A">
        <w:t xml:space="preserve"> to select different </w:t>
      </w:r>
      <w:r w:rsidR="00F82828">
        <w:t>files to have their file naming conventions</w:t>
      </w:r>
      <w:r w:rsidR="00A80910">
        <w:t xml:space="preserve"> defined. This characteristic will store the different files</w:t>
      </w:r>
    </w:p>
    <w:p w14:paraId="7A75E09F" w14:textId="21DC182A" w:rsidR="00EC47F5" w:rsidRDefault="00EC47F5" w:rsidP="00EC112F">
      <w:pPr>
        <w:spacing w:after="120"/>
      </w:pPr>
      <w:r>
        <w:t>New Characteristic – CMDIFFILE</w:t>
      </w:r>
    </w:p>
    <w:p w14:paraId="404A920E" w14:textId="7378A459" w:rsidR="007124F6" w:rsidRDefault="00794609" w:rsidP="00EC112F">
      <w:pPr>
        <w:spacing w:after="120"/>
      </w:pPr>
      <w:r>
        <w:t>Entity – Extendable lookup</w:t>
      </w:r>
    </w:p>
    <w:p w14:paraId="708CB40A" w14:textId="77777777" w:rsidR="00EC47F5" w:rsidRDefault="00EC47F5" w:rsidP="00C60DD7">
      <w:pPr>
        <w:pStyle w:val="BodyText"/>
      </w:pPr>
    </w:p>
    <w:p w14:paraId="46E248A6" w14:textId="77777777" w:rsidR="00EC112F" w:rsidRDefault="00EC112F" w:rsidP="00C60DD7">
      <w:pPr>
        <w:pStyle w:val="BodyText"/>
      </w:pPr>
    </w:p>
    <w:tbl>
      <w:tblPr>
        <w:tblStyle w:val="TableGrid"/>
        <w:tblW w:w="0" w:type="auto"/>
        <w:tblLook w:val="04A0" w:firstRow="1" w:lastRow="0" w:firstColumn="1" w:lastColumn="0" w:noHBand="0" w:noVBand="1"/>
      </w:tblPr>
      <w:tblGrid>
        <w:gridCol w:w="2682"/>
        <w:gridCol w:w="4243"/>
      </w:tblGrid>
      <w:tr w:rsidR="00EC47F5" w14:paraId="709B4BDB" w14:textId="77777777" w:rsidTr="00EC112F">
        <w:trPr>
          <w:trHeight w:val="395"/>
        </w:trPr>
        <w:tc>
          <w:tcPr>
            <w:tcW w:w="2682" w:type="dxa"/>
            <w:shd w:val="clear" w:color="auto" w:fill="BFBFBF" w:themeFill="background1" w:themeFillShade="BF"/>
          </w:tcPr>
          <w:p w14:paraId="0AD19590" w14:textId="28A9ABC5" w:rsidR="00EC47F5" w:rsidRPr="00EC112F" w:rsidRDefault="00873937" w:rsidP="00C60DD7">
            <w:pPr>
              <w:pStyle w:val="BodyText"/>
              <w:rPr>
                <w:rFonts w:ascii="Calibri" w:hAnsi="Calibri"/>
              </w:rPr>
            </w:pPr>
            <w:r w:rsidRPr="00EC112F">
              <w:rPr>
                <w:rFonts w:ascii="Calibri" w:hAnsi="Calibri"/>
              </w:rPr>
              <w:t>CHAR_VAL</w:t>
            </w:r>
          </w:p>
        </w:tc>
        <w:tc>
          <w:tcPr>
            <w:tcW w:w="4243" w:type="dxa"/>
            <w:shd w:val="clear" w:color="auto" w:fill="BFBFBF" w:themeFill="background1" w:themeFillShade="BF"/>
          </w:tcPr>
          <w:p w14:paraId="2563615F" w14:textId="13045BB4" w:rsidR="00EC47F5" w:rsidRPr="00EC112F" w:rsidRDefault="00EC112F" w:rsidP="00C60DD7">
            <w:pPr>
              <w:pStyle w:val="BodyText"/>
              <w:rPr>
                <w:rFonts w:ascii="Calibri" w:hAnsi="Calibri"/>
              </w:rPr>
            </w:pPr>
            <w:r w:rsidRPr="00EC112F">
              <w:rPr>
                <w:rFonts w:ascii="Calibri" w:hAnsi="Calibri"/>
              </w:rPr>
              <w:t>DESCR</w:t>
            </w:r>
          </w:p>
        </w:tc>
      </w:tr>
      <w:tr w:rsidR="00B0752E" w14:paraId="39F4A6B7" w14:textId="77777777" w:rsidTr="00EC47F5">
        <w:trPr>
          <w:trHeight w:val="395"/>
        </w:trPr>
        <w:tc>
          <w:tcPr>
            <w:tcW w:w="2682" w:type="dxa"/>
          </w:tcPr>
          <w:p w14:paraId="38C5E97F" w14:textId="0D6D08FE" w:rsidR="00B0752E" w:rsidRPr="00EC112F" w:rsidRDefault="00B0752E" w:rsidP="00B0752E">
            <w:pPr>
              <w:pStyle w:val="BodyText"/>
              <w:rPr>
                <w:rFonts w:ascii="Calibri" w:hAnsi="Calibri"/>
              </w:rPr>
            </w:pPr>
            <w:r w:rsidRPr="00EC112F">
              <w:rPr>
                <w:rFonts w:ascii="Calibri" w:hAnsi="Calibri"/>
              </w:rPr>
              <w:t>INVPDF</w:t>
            </w:r>
          </w:p>
        </w:tc>
        <w:tc>
          <w:tcPr>
            <w:tcW w:w="4243" w:type="dxa"/>
          </w:tcPr>
          <w:p w14:paraId="1B9B901F" w14:textId="2AFEBBC9" w:rsidR="00B0752E" w:rsidRPr="00EC112F" w:rsidRDefault="00B0752E" w:rsidP="00B0752E">
            <w:pPr>
              <w:pStyle w:val="BodyText"/>
              <w:rPr>
                <w:rFonts w:ascii="Calibri" w:hAnsi="Calibri"/>
              </w:rPr>
            </w:pPr>
            <w:r w:rsidRPr="00EC112F">
              <w:rPr>
                <w:rFonts w:ascii="Calibri" w:hAnsi="Calibri"/>
              </w:rPr>
              <w:t>Invoice PDF File Naming Format</w:t>
            </w:r>
          </w:p>
        </w:tc>
      </w:tr>
      <w:tr w:rsidR="00B0752E" w14:paraId="217C70F8" w14:textId="77777777" w:rsidTr="00EC47F5">
        <w:trPr>
          <w:trHeight w:val="395"/>
        </w:trPr>
        <w:tc>
          <w:tcPr>
            <w:tcW w:w="2682" w:type="dxa"/>
          </w:tcPr>
          <w:p w14:paraId="0B82D4DF" w14:textId="0CC7194B" w:rsidR="00B0752E" w:rsidRPr="00EC112F" w:rsidRDefault="00B0752E" w:rsidP="00B0752E">
            <w:pPr>
              <w:pStyle w:val="BodyText"/>
              <w:rPr>
                <w:rFonts w:ascii="Calibri" w:hAnsi="Calibri"/>
              </w:rPr>
            </w:pPr>
            <w:r w:rsidRPr="00EC112F">
              <w:rPr>
                <w:rFonts w:ascii="Calibri" w:hAnsi="Calibri"/>
              </w:rPr>
              <w:t>ELECT</w:t>
            </w:r>
          </w:p>
        </w:tc>
        <w:tc>
          <w:tcPr>
            <w:tcW w:w="4243" w:type="dxa"/>
          </w:tcPr>
          <w:p w14:paraId="352D2F4D" w14:textId="59622AFF" w:rsidR="00B0752E" w:rsidRPr="00EC112F" w:rsidRDefault="00B0752E" w:rsidP="00B0752E">
            <w:pPr>
              <w:pStyle w:val="BodyText"/>
              <w:rPr>
                <w:rFonts w:ascii="Calibri" w:hAnsi="Calibri"/>
              </w:rPr>
            </w:pPr>
            <w:r w:rsidRPr="00EC112F">
              <w:rPr>
                <w:rFonts w:ascii="Calibri" w:hAnsi="Calibri"/>
              </w:rPr>
              <w:t>Electronic File Naming Format</w:t>
            </w:r>
          </w:p>
        </w:tc>
      </w:tr>
      <w:tr w:rsidR="00B0752E" w14:paraId="6DB57087" w14:textId="77777777" w:rsidTr="00EC47F5">
        <w:trPr>
          <w:trHeight w:val="395"/>
        </w:trPr>
        <w:tc>
          <w:tcPr>
            <w:tcW w:w="2682" w:type="dxa"/>
          </w:tcPr>
          <w:p w14:paraId="21735F7C" w14:textId="19CB8B73" w:rsidR="00B0752E" w:rsidRPr="00EC112F" w:rsidRDefault="00B0752E" w:rsidP="00B0752E">
            <w:pPr>
              <w:pStyle w:val="BodyText"/>
              <w:rPr>
                <w:rFonts w:ascii="Calibri" w:hAnsi="Calibri"/>
              </w:rPr>
            </w:pPr>
            <w:r w:rsidRPr="00EC112F">
              <w:rPr>
                <w:rFonts w:ascii="Calibri" w:hAnsi="Calibri"/>
              </w:rPr>
              <w:t>PRESC</w:t>
            </w:r>
          </w:p>
        </w:tc>
        <w:tc>
          <w:tcPr>
            <w:tcW w:w="4243" w:type="dxa"/>
          </w:tcPr>
          <w:p w14:paraId="6222D796" w14:textId="0F5D9B99" w:rsidR="00B0752E" w:rsidRPr="00EC112F" w:rsidRDefault="00B0752E" w:rsidP="00B0752E">
            <w:pPr>
              <w:pStyle w:val="BodyText"/>
              <w:rPr>
                <w:rFonts w:ascii="Calibri" w:hAnsi="Calibri"/>
              </w:rPr>
            </w:pPr>
            <w:r w:rsidRPr="00EC112F">
              <w:rPr>
                <w:rFonts w:ascii="Calibri" w:hAnsi="Calibri"/>
              </w:rPr>
              <w:t>Prescription File Naming Format</w:t>
            </w:r>
          </w:p>
        </w:tc>
      </w:tr>
      <w:tr w:rsidR="00B0752E" w14:paraId="57FD995C" w14:textId="77777777" w:rsidTr="00EC47F5">
        <w:trPr>
          <w:trHeight w:val="395"/>
        </w:trPr>
        <w:tc>
          <w:tcPr>
            <w:tcW w:w="2682" w:type="dxa"/>
          </w:tcPr>
          <w:p w14:paraId="18AB8CE1" w14:textId="76ECE03A" w:rsidR="00B0752E" w:rsidRPr="00EC112F" w:rsidRDefault="00B0752E" w:rsidP="00B0752E">
            <w:pPr>
              <w:pStyle w:val="BodyText"/>
              <w:rPr>
                <w:rFonts w:ascii="Calibri" w:hAnsi="Calibri"/>
              </w:rPr>
            </w:pPr>
            <w:r w:rsidRPr="00EC112F">
              <w:rPr>
                <w:rFonts w:ascii="Calibri" w:hAnsi="Calibri"/>
              </w:rPr>
              <w:t>EXECU</w:t>
            </w:r>
          </w:p>
        </w:tc>
        <w:tc>
          <w:tcPr>
            <w:tcW w:w="4243" w:type="dxa"/>
          </w:tcPr>
          <w:p w14:paraId="084847F8" w14:textId="644E66E8" w:rsidR="00B0752E" w:rsidRPr="00EC112F" w:rsidRDefault="00B0752E" w:rsidP="00B0752E">
            <w:pPr>
              <w:pStyle w:val="BodyText"/>
              <w:rPr>
                <w:rFonts w:ascii="Calibri" w:hAnsi="Calibri"/>
              </w:rPr>
            </w:pPr>
            <w:r w:rsidRPr="00EC112F">
              <w:rPr>
                <w:rFonts w:ascii="Calibri" w:hAnsi="Calibri"/>
              </w:rPr>
              <w:t>Executive File Naming Format</w:t>
            </w:r>
          </w:p>
        </w:tc>
      </w:tr>
      <w:tr w:rsidR="00B0752E" w14:paraId="114CB2B4" w14:textId="77777777" w:rsidTr="00EC47F5">
        <w:trPr>
          <w:trHeight w:val="395"/>
        </w:trPr>
        <w:tc>
          <w:tcPr>
            <w:tcW w:w="2682" w:type="dxa"/>
          </w:tcPr>
          <w:p w14:paraId="07EA5880" w14:textId="1331C066" w:rsidR="00B0752E" w:rsidRPr="00EC112F" w:rsidRDefault="00B0752E" w:rsidP="00B0752E">
            <w:pPr>
              <w:pStyle w:val="BodyText"/>
              <w:rPr>
                <w:rFonts w:ascii="Calibri" w:hAnsi="Calibri"/>
              </w:rPr>
            </w:pPr>
            <w:r w:rsidRPr="00EC112F">
              <w:rPr>
                <w:rFonts w:ascii="Calibri" w:hAnsi="Calibri"/>
              </w:rPr>
              <w:t>STMTP</w:t>
            </w:r>
          </w:p>
        </w:tc>
        <w:tc>
          <w:tcPr>
            <w:tcW w:w="4243" w:type="dxa"/>
          </w:tcPr>
          <w:p w14:paraId="4451CDB0" w14:textId="69B55B19" w:rsidR="00B0752E" w:rsidRPr="00EC112F" w:rsidRDefault="00B0752E" w:rsidP="00B0752E">
            <w:pPr>
              <w:pStyle w:val="BodyText"/>
              <w:rPr>
                <w:rFonts w:ascii="Calibri" w:hAnsi="Calibri"/>
              </w:rPr>
            </w:pPr>
            <w:r w:rsidRPr="00EC112F">
              <w:rPr>
                <w:rFonts w:ascii="Calibri" w:hAnsi="Calibri"/>
              </w:rPr>
              <w:t>Statement PDF File Naming Format</w:t>
            </w:r>
          </w:p>
        </w:tc>
      </w:tr>
    </w:tbl>
    <w:p w14:paraId="2CB3F5DB" w14:textId="77777777" w:rsidR="00EC47F5" w:rsidRPr="00C60DD7" w:rsidRDefault="00EC47F5" w:rsidP="00C60DD7">
      <w:pPr>
        <w:pStyle w:val="BodyText"/>
      </w:pPr>
    </w:p>
    <w:p w14:paraId="30BCDFF8" w14:textId="0EA46B25" w:rsidR="00411DD8" w:rsidRDefault="00174AB5" w:rsidP="007A02A2">
      <w:pPr>
        <w:pStyle w:val="Heading3"/>
        <w:numPr>
          <w:ilvl w:val="3"/>
          <w:numId w:val="16"/>
        </w:numPr>
      </w:pPr>
      <w:r>
        <w:t xml:space="preserve">Identifying Person to receive All Supplemental File </w:t>
      </w:r>
    </w:p>
    <w:p w14:paraId="22C4CD12" w14:textId="3D47A1CF" w:rsidR="00174AB5" w:rsidRPr="00731060" w:rsidRDefault="00174AB5" w:rsidP="00731060">
      <w:pPr>
        <w:pStyle w:val="BodyText"/>
        <w:rPr>
          <w:rFonts w:ascii="Calibri" w:eastAsia="Century Gothic" w:hAnsi="Calibri"/>
        </w:rPr>
      </w:pPr>
      <w:r w:rsidRPr="00731060">
        <w:rPr>
          <w:rFonts w:ascii="Calibri" w:eastAsia="Century Gothic" w:hAnsi="Calibri"/>
        </w:rPr>
        <w:t xml:space="preserve">To get </w:t>
      </w:r>
      <w:r w:rsidR="6CEF6B61" w:rsidRPr="00731060">
        <w:rPr>
          <w:rFonts w:ascii="Calibri" w:eastAsia="Century Gothic" w:hAnsi="Calibri"/>
        </w:rPr>
        <w:t>a</w:t>
      </w:r>
      <w:r w:rsidRPr="00731060">
        <w:rPr>
          <w:rFonts w:ascii="Calibri" w:eastAsia="Century Gothic" w:hAnsi="Calibri"/>
        </w:rPr>
        <w:t xml:space="preserve"> list of all invoices created and those invoices which should be considered for </w:t>
      </w:r>
      <w:r w:rsidR="002B4C9E" w:rsidRPr="00731060">
        <w:rPr>
          <w:rFonts w:ascii="Calibri" w:eastAsia="Century Gothic" w:hAnsi="Calibri"/>
        </w:rPr>
        <w:t>supplemental file</w:t>
      </w:r>
      <w:r w:rsidRPr="00731060">
        <w:rPr>
          <w:rFonts w:ascii="Calibri" w:eastAsia="Century Gothic" w:hAnsi="Calibri"/>
        </w:rPr>
        <w:t xml:space="preserve"> generation.</w:t>
      </w:r>
    </w:p>
    <w:p w14:paraId="72FBF2F1" w14:textId="1E6A4A57" w:rsidR="00174AB5" w:rsidRPr="00731060" w:rsidRDefault="00EB71DD" w:rsidP="00731060">
      <w:pPr>
        <w:pStyle w:val="BodyText"/>
        <w:rPr>
          <w:rFonts w:ascii="Calibri" w:eastAsia="Century Gothic" w:hAnsi="Calibri"/>
        </w:rPr>
      </w:pPr>
      <w:r w:rsidRPr="00731060">
        <w:rPr>
          <w:rFonts w:ascii="Calibri" w:eastAsia="Century Gothic" w:hAnsi="Calibri"/>
        </w:rPr>
        <w:t>Algorithm Spot -</w:t>
      </w:r>
    </w:p>
    <w:p w14:paraId="46A40BB9" w14:textId="77777777" w:rsidR="00174AB5" w:rsidRPr="00731060" w:rsidRDefault="00174AB5" w:rsidP="00731060">
      <w:pPr>
        <w:pStyle w:val="BodyText"/>
        <w:rPr>
          <w:rFonts w:ascii="Calibri" w:eastAsia="Century Gothic" w:hAnsi="Calibri"/>
        </w:rPr>
      </w:pPr>
      <w:r w:rsidRPr="00731060">
        <w:rPr>
          <w:rFonts w:ascii="Calibri" w:eastAsia="Century Gothic" w:hAnsi="Calibri"/>
        </w:rPr>
        <w:t>On Customer class -</w:t>
      </w:r>
    </w:p>
    <w:p w14:paraId="1E62A1EF" w14:textId="7B25C5F1" w:rsidR="00174AB5" w:rsidRPr="00731060" w:rsidRDefault="00174AB5" w:rsidP="00731060">
      <w:pPr>
        <w:pStyle w:val="BodyText"/>
        <w:rPr>
          <w:rFonts w:ascii="Calibri" w:eastAsia="Century Gothic" w:hAnsi="Calibri"/>
        </w:rPr>
      </w:pPr>
      <w:r w:rsidRPr="00731060">
        <w:rPr>
          <w:rFonts w:ascii="Calibri" w:eastAsia="Century Gothic" w:hAnsi="Calibri"/>
        </w:rPr>
        <w:t xml:space="preserve">A new Post Bill completion Algorithm – </w:t>
      </w:r>
      <w:r w:rsidR="00C91965" w:rsidRPr="00731060">
        <w:rPr>
          <w:rFonts w:ascii="Calibri" w:eastAsia="Century Gothic" w:hAnsi="Calibri"/>
        </w:rPr>
        <w:t xml:space="preserve">CM-SUPFILE </w:t>
      </w:r>
      <w:r w:rsidRPr="00731060">
        <w:rPr>
          <w:rFonts w:ascii="Calibri" w:eastAsia="Century Gothic" w:hAnsi="Calibri"/>
        </w:rPr>
        <w:t xml:space="preserve">(Identify parent person for </w:t>
      </w:r>
      <w:r w:rsidR="00AE6E0C" w:rsidRPr="00731060">
        <w:rPr>
          <w:rFonts w:ascii="Calibri" w:eastAsia="Century Gothic" w:hAnsi="Calibri"/>
        </w:rPr>
        <w:t>supplemental file</w:t>
      </w:r>
      <w:r w:rsidRPr="00731060">
        <w:rPr>
          <w:rFonts w:ascii="Calibri" w:eastAsia="Century Gothic" w:hAnsi="Calibri"/>
        </w:rPr>
        <w:t xml:space="preserve"> generation)</w:t>
      </w:r>
    </w:p>
    <w:bookmarkEnd w:id="1318"/>
    <w:bookmarkEnd w:id="1319"/>
    <w:bookmarkEnd w:id="1320"/>
    <w:p w14:paraId="48EB0C9D" w14:textId="3F6EE434" w:rsidR="00174AB5" w:rsidRPr="00731060" w:rsidRDefault="00174AB5" w:rsidP="00731060">
      <w:pPr>
        <w:pStyle w:val="BodyText"/>
        <w:rPr>
          <w:rFonts w:ascii="Calibri" w:eastAsia="Century Gothic" w:hAnsi="Calibri"/>
        </w:rPr>
      </w:pPr>
      <w:r w:rsidRPr="00731060">
        <w:rPr>
          <w:rFonts w:ascii="Calibri" w:eastAsia="Century Gothic" w:hAnsi="Calibri"/>
        </w:rPr>
        <w:t xml:space="preserve">Algo Parm 1 – Algo Name - </w:t>
      </w:r>
      <w:r w:rsidR="00C91965" w:rsidRPr="00731060">
        <w:rPr>
          <w:rFonts w:ascii="Calibri" w:eastAsia="Century Gothic" w:hAnsi="Calibri"/>
        </w:rPr>
        <w:t>CM-SUPFILE</w:t>
      </w:r>
    </w:p>
    <w:p w14:paraId="37A378B9" w14:textId="77777777" w:rsidR="7B99FFBE" w:rsidRPr="00731060" w:rsidRDefault="7B99FFBE" w:rsidP="21BAFAFF">
      <w:pPr>
        <w:pStyle w:val="BodyText"/>
        <w:rPr>
          <w:rFonts w:ascii="Calibri" w:hAnsi="Calibri"/>
        </w:rPr>
      </w:pPr>
      <w:r w:rsidRPr="00731060">
        <w:rPr>
          <w:rFonts w:ascii="Calibri" w:hAnsi="Calibri"/>
        </w:rPr>
        <w:t>Algorithm Parameters -</w:t>
      </w:r>
    </w:p>
    <w:p w14:paraId="155B2BA6" w14:textId="77777777" w:rsidR="03C24454" w:rsidRPr="00731060" w:rsidRDefault="03C24454" w:rsidP="21BAFAFF">
      <w:pPr>
        <w:pStyle w:val="BodyText"/>
        <w:rPr>
          <w:rFonts w:ascii="Calibri" w:eastAsia="Century Gothic" w:hAnsi="Calibri"/>
        </w:rPr>
      </w:pPr>
      <w:r w:rsidRPr="00731060">
        <w:rPr>
          <w:rFonts w:ascii="Calibri" w:eastAsia="Century Gothic" w:hAnsi="Calibri"/>
        </w:rPr>
        <w:t>Parm 1 – Person Supp</w:t>
      </w:r>
      <w:r w:rsidR="76871A5E" w:rsidRPr="00731060">
        <w:rPr>
          <w:rFonts w:ascii="Calibri" w:eastAsia="Century Gothic" w:hAnsi="Calibri"/>
        </w:rPr>
        <w:t>lemental File Char -</w:t>
      </w:r>
      <w:r w:rsidRPr="00731060">
        <w:rPr>
          <w:rFonts w:ascii="Calibri" w:eastAsia="Century Gothic" w:hAnsi="Calibri"/>
        </w:rPr>
        <w:t xml:space="preserve"> CM-INSUP</w:t>
      </w:r>
    </w:p>
    <w:p w14:paraId="65A63BFF" w14:textId="77777777" w:rsidR="57E48EAE" w:rsidRPr="00731060" w:rsidRDefault="57E48EAE" w:rsidP="21BAFAFF">
      <w:pPr>
        <w:pStyle w:val="BodyText"/>
        <w:rPr>
          <w:rFonts w:ascii="Calibri" w:eastAsia="Century Gothic" w:hAnsi="Calibri"/>
        </w:rPr>
      </w:pPr>
      <w:r w:rsidRPr="00731060">
        <w:rPr>
          <w:rFonts w:ascii="Calibri" w:eastAsia="Century Gothic" w:hAnsi="Calibri"/>
        </w:rPr>
        <w:t>Parm 2 - Electronic Supplemental File - ELECTRONIC</w:t>
      </w:r>
    </w:p>
    <w:p w14:paraId="3558846C" w14:textId="77777777" w:rsidR="57E48EAE" w:rsidRPr="00731060" w:rsidRDefault="57E48EAE" w:rsidP="00731060">
      <w:pPr>
        <w:pStyle w:val="BodyText"/>
        <w:rPr>
          <w:rFonts w:ascii="Calibri" w:eastAsia="Century Gothic" w:hAnsi="Calibri"/>
        </w:rPr>
      </w:pPr>
      <w:r w:rsidRPr="00731060">
        <w:rPr>
          <w:rFonts w:ascii="Calibri" w:eastAsia="Century Gothic" w:hAnsi="Calibri"/>
        </w:rPr>
        <w:t>Parm 3 – Prescription Supplemental File – PRESCRIPTION</w:t>
      </w:r>
    </w:p>
    <w:p w14:paraId="7A9B0272" w14:textId="75343233" w:rsidR="00EB71DD" w:rsidRPr="00731060" w:rsidRDefault="00EB71DD" w:rsidP="00731060">
      <w:pPr>
        <w:pStyle w:val="BodyText"/>
        <w:rPr>
          <w:rFonts w:ascii="Calibri" w:eastAsia="Century Gothic" w:hAnsi="Calibri"/>
        </w:rPr>
      </w:pPr>
      <w:r w:rsidRPr="00731060">
        <w:rPr>
          <w:rFonts w:ascii="Calibri" w:eastAsia="Century Gothic" w:hAnsi="Calibri"/>
        </w:rPr>
        <w:t>Parm 4 – Executive Code - EXECUTIVE</w:t>
      </w:r>
    </w:p>
    <w:p w14:paraId="3BD696A0" w14:textId="77777777" w:rsidR="002D36AC" w:rsidRDefault="002D36AC" w:rsidP="00174AB5">
      <w:pPr>
        <w:spacing w:before="240" w:after="120"/>
        <w:rPr>
          <w:rFonts w:ascii="Century Gothic" w:eastAsia="Century Gothic" w:hAnsi="Century Gothic" w:cs="Century Gothic"/>
        </w:rPr>
      </w:pPr>
    </w:p>
    <w:p w14:paraId="1959D374" w14:textId="03ADF9BC" w:rsidR="00EB71DD" w:rsidRPr="00EB71DD" w:rsidRDefault="00EB71DD" w:rsidP="00174AB5">
      <w:pPr>
        <w:spacing w:before="240" w:after="120"/>
        <w:rPr>
          <w:rFonts w:ascii="Century Gothic" w:eastAsia="Century Gothic" w:hAnsi="Century Gothic" w:cs="Century Gothic"/>
          <w:b/>
          <w:bCs/>
        </w:rPr>
      </w:pPr>
      <w:r w:rsidRPr="00EB71DD">
        <w:rPr>
          <w:rFonts w:ascii="Century Gothic" w:eastAsia="Century Gothic" w:hAnsi="Century Gothic" w:cs="Century Gothic"/>
          <w:b/>
          <w:bCs/>
        </w:rPr>
        <w:t>Processing Logic -</w:t>
      </w:r>
    </w:p>
    <w:p w14:paraId="7C42B8B8" w14:textId="77777777" w:rsidR="00174AB5" w:rsidRPr="00731060" w:rsidRDefault="00174AB5" w:rsidP="00731060">
      <w:pPr>
        <w:pStyle w:val="BodyText"/>
        <w:rPr>
          <w:rFonts w:ascii="Calibri" w:eastAsia="Century Gothic" w:hAnsi="Calibri"/>
        </w:rPr>
      </w:pPr>
      <w:r w:rsidRPr="00731060">
        <w:rPr>
          <w:rFonts w:ascii="Calibri" w:eastAsia="Century Gothic" w:hAnsi="Calibri"/>
        </w:rPr>
        <w:t>For bill id, get the parent person -</w:t>
      </w:r>
    </w:p>
    <w:p w14:paraId="26B56248" w14:textId="77777777" w:rsidR="00174AB5" w:rsidRDefault="00174AB5" w:rsidP="00174AB5">
      <w:pPr>
        <w:spacing w:before="240" w:after="120"/>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Query -</w:t>
      </w:r>
    </w:p>
    <w:p w14:paraId="17882C51" w14:textId="77777777" w:rsidR="00174AB5" w:rsidRDefault="00174AB5" w:rsidP="00174AB5">
      <w:pPr>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SELECT PP.PER_ID1 AS PARENT_PER</w:t>
      </w:r>
      <w:r w:rsidRPr="37C024A5">
        <w:rPr>
          <w:rFonts w:ascii="Century Gothic" w:eastAsia="Century Gothic" w:hAnsi="Century Gothic" w:cs="Century Gothic"/>
          <w:i/>
        </w:rPr>
        <w:t xml:space="preserve"> </w:t>
      </w:r>
    </w:p>
    <w:p w14:paraId="5E18CFD4" w14:textId="77777777" w:rsidR="00174AB5" w:rsidRDefault="00174AB5" w:rsidP="00174AB5">
      <w:pPr>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FROM CI_PER_PER PP</w:t>
      </w:r>
      <w:r w:rsidRPr="37C024A5">
        <w:rPr>
          <w:rFonts w:ascii="Century Gothic" w:eastAsia="Century Gothic" w:hAnsi="Century Gothic" w:cs="Century Gothic"/>
          <w:i/>
        </w:rPr>
        <w:t xml:space="preserve"> </w:t>
      </w:r>
    </w:p>
    <w:p w14:paraId="78E9DEE4" w14:textId="77777777" w:rsidR="00174AB5" w:rsidRDefault="00174AB5" w:rsidP="00174AB5">
      <w:pPr>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JOIN CI_PER PRN ON PP.PER_ID2 = PRN.PER_ID</w:t>
      </w:r>
      <w:r w:rsidRPr="37C024A5">
        <w:rPr>
          <w:rFonts w:ascii="Century Gothic" w:eastAsia="Century Gothic" w:hAnsi="Century Gothic" w:cs="Century Gothic"/>
          <w:i/>
        </w:rPr>
        <w:t xml:space="preserve"> </w:t>
      </w:r>
    </w:p>
    <w:p w14:paraId="3F18B9BA" w14:textId="77777777" w:rsidR="00174AB5" w:rsidRDefault="00174AB5" w:rsidP="00174AB5">
      <w:pPr>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JOIN CI_ACCT_PER APER ON PRN.PER_ID = APER.PER_ID</w:t>
      </w:r>
      <w:r w:rsidRPr="37C024A5">
        <w:rPr>
          <w:rFonts w:ascii="Century Gothic" w:eastAsia="Century Gothic" w:hAnsi="Century Gothic" w:cs="Century Gothic"/>
          <w:i/>
        </w:rPr>
        <w:t xml:space="preserve"> </w:t>
      </w:r>
    </w:p>
    <w:p w14:paraId="3299F9CD" w14:textId="77777777" w:rsidR="00174AB5" w:rsidRDefault="00174AB5" w:rsidP="00174AB5">
      <w:pPr>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JOIN CI_BILL B ON APER.ACCT_ID = B.ACCT_ID</w:t>
      </w:r>
      <w:r w:rsidRPr="37C024A5">
        <w:rPr>
          <w:rFonts w:ascii="Century Gothic" w:eastAsia="Century Gothic" w:hAnsi="Century Gothic" w:cs="Century Gothic"/>
          <w:i/>
        </w:rPr>
        <w:t xml:space="preserve"> </w:t>
      </w:r>
    </w:p>
    <w:p w14:paraId="5810F028" w14:textId="77777777" w:rsidR="00174AB5" w:rsidRDefault="00174AB5" w:rsidP="00174AB5">
      <w:pPr>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WHERE PP.PER_REL_TYPE_CD = 'BILLING'</w:t>
      </w:r>
      <w:r w:rsidRPr="37C024A5">
        <w:rPr>
          <w:rFonts w:ascii="Century Gothic" w:eastAsia="Century Gothic" w:hAnsi="Century Gothic" w:cs="Century Gothic"/>
          <w:i/>
        </w:rPr>
        <w:t xml:space="preserve"> </w:t>
      </w:r>
    </w:p>
    <w:p w14:paraId="1CDA21B3" w14:textId="77777777" w:rsidR="00174AB5" w:rsidRDefault="00174AB5" w:rsidP="00174AB5">
      <w:pPr>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AND PRN.PER_OR_BUS_FLG = 'BG'</w:t>
      </w:r>
      <w:r w:rsidRPr="37C024A5">
        <w:rPr>
          <w:rFonts w:ascii="Century Gothic" w:eastAsia="Century Gothic" w:hAnsi="Century Gothic" w:cs="Century Gothic"/>
          <w:i/>
        </w:rPr>
        <w:t xml:space="preserve"> </w:t>
      </w:r>
    </w:p>
    <w:p w14:paraId="774B8A78" w14:textId="77777777" w:rsidR="00174AB5" w:rsidRDefault="00174AB5" w:rsidP="00174AB5">
      <w:pPr>
        <w:rPr>
          <w:rFonts w:ascii="Century Gothic" w:eastAsia="Century Gothic" w:hAnsi="Century Gothic" w:cs="Century Gothic"/>
          <w:i/>
          <w:highlight w:val="yellow"/>
        </w:rPr>
      </w:pPr>
      <w:r w:rsidRPr="37C024A5">
        <w:rPr>
          <w:rFonts w:ascii="Century Gothic" w:eastAsia="Century Gothic" w:hAnsi="Century Gothic" w:cs="Century Gothic"/>
          <w:i/>
          <w:highlight w:val="yellow"/>
        </w:rPr>
        <w:t>AND B.BILL_ID = :billd;</w:t>
      </w:r>
    </w:p>
    <w:p w14:paraId="4604E782" w14:textId="77777777" w:rsidR="009C641C" w:rsidRDefault="009C641C" w:rsidP="00174AB5">
      <w:pPr>
        <w:rPr>
          <w:rFonts w:ascii="Century Gothic" w:eastAsia="Century Gothic" w:hAnsi="Century Gothic" w:cs="Century Gothic"/>
          <w:i/>
          <w:highlight w:val="yellow"/>
        </w:rPr>
      </w:pPr>
    </w:p>
    <w:p w14:paraId="389E23A5" w14:textId="058D509A" w:rsidR="368F58F4" w:rsidRPr="00731060" w:rsidRDefault="368F58F4" w:rsidP="00731060">
      <w:pPr>
        <w:pStyle w:val="BodyText"/>
        <w:rPr>
          <w:rFonts w:ascii="Calibri" w:eastAsia="Century Gothic" w:hAnsi="Calibri"/>
        </w:rPr>
      </w:pPr>
      <w:r w:rsidRPr="00731060">
        <w:rPr>
          <w:rFonts w:ascii="Calibri" w:eastAsia="Century Gothic" w:hAnsi="Calibri"/>
        </w:rPr>
        <w:t>From bill id, get account id.</w:t>
      </w:r>
    </w:p>
    <w:p w14:paraId="38A3D300" w14:textId="52F83F95" w:rsidR="00961D22" w:rsidRPr="00731060" w:rsidRDefault="00961D22" w:rsidP="00731060">
      <w:pPr>
        <w:pStyle w:val="BodyText"/>
        <w:rPr>
          <w:rFonts w:ascii="Calibri" w:eastAsia="Century Gothic" w:hAnsi="Calibri"/>
        </w:rPr>
      </w:pPr>
      <w:r w:rsidRPr="00731060">
        <w:rPr>
          <w:rFonts w:ascii="Calibri" w:eastAsia="Century Gothic" w:hAnsi="Calibri"/>
        </w:rPr>
        <w:t>Check if Account Characteristic (C1INVTYP = ‘CLAIM) Invoice type = CLAIM</w:t>
      </w:r>
    </w:p>
    <w:p w14:paraId="0CEDA2F0" w14:textId="30A0084B" w:rsidR="00961D22" w:rsidRPr="00731060" w:rsidRDefault="00961D22" w:rsidP="00731060">
      <w:pPr>
        <w:pStyle w:val="BodyText"/>
        <w:rPr>
          <w:rFonts w:ascii="Calibri" w:eastAsia="Century Gothic" w:hAnsi="Calibri"/>
        </w:rPr>
      </w:pPr>
      <w:r w:rsidRPr="00731060">
        <w:rPr>
          <w:rFonts w:ascii="Calibri" w:eastAsia="Century Gothic" w:hAnsi="Calibri"/>
        </w:rPr>
        <w:t>Then below logic-</w:t>
      </w:r>
    </w:p>
    <w:p w14:paraId="4DD0F3A2" w14:textId="5E8DE96D" w:rsidR="009D1BB8" w:rsidRPr="00731060" w:rsidRDefault="009D1BB8" w:rsidP="00731060">
      <w:pPr>
        <w:pStyle w:val="BodyText"/>
        <w:rPr>
          <w:rFonts w:ascii="Calibri" w:eastAsia="Century Gothic" w:hAnsi="Calibri"/>
        </w:rPr>
      </w:pPr>
      <w:r w:rsidRPr="00731060">
        <w:rPr>
          <w:rFonts w:ascii="Calibri" w:eastAsia="Century Gothic" w:hAnsi="Calibri"/>
        </w:rPr>
        <w:t>Retrieve Person Characteristic on Parent Person - CM-INSUP</w:t>
      </w:r>
      <w:r w:rsidR="007F4E87" w:rsidRPr="00731060">
        <w:rPr>
          <w:rFonts w:ascii="Calibri" w:eastAsia="Century Gothic" w:hAnsi="Calibri"/>
        </w:rPr>
        <w:t xml:space="preserve"> (Algorithm Param 1)</w:t>
      </w:r>
    </w:p>
    <w:p w14:paraId="641F6930" w14:textId="77777777" w:rsidR="04E7CCD5" w:rsidRPr="00731060" w:rsidRDefault="04E7CCD5" w:rsidP="00731060">
      <w:pPr>
        <w:pStyle w:val="BodyText"/>
        <w:rPr>
          <w:rFonts w:ascii="Calibri" w:eastAsia="Century Gothic" w:hAnsi="Calibri"/>
        </w:rPr>
      </w:pPr>
      <w:r w:rsidRPr="00731060">
        <w:rPr>
          <w:rFonts w:ascii="Calibri" w:eastAsia="Century Gothic" w:hAnsi="Calibri"/>
        </w:rPr>
        <w:t>Based on this characteristic, we need to insert rows in F1_GEN_PROC table for each bill id.</w:t>
      </w:r>
    </w:p>
    <w:p w14:paraId="24134063" w14:textId="5228344D" w:rsidR="009D1BB8" w:rsidRPr="00731060" w:rsidRDefault="009D1BB8" w:rsidP="00731060">
      <w:pPr>
        <w:pStyle w:val="BodyText"/>
        <w:rPr>
          <w:rFonts w:ascii="Calibri" w:eastAsia="Century Gothic" w:hAnsi="Calibri"/>
        </w:rPr>
      </w:pPr>
      <w:r w:rsidRPr="00731060">
        <w:rPr>
          <w:rFonts w:ascii="Calibri" w:eastAsia="Century Gothic" w:hAnsi="Calibri"/>
        </w:rPr>
        <w:t xml:space="preserve">If CM-INSUP is not populated, both the supplemental files need to be created – 2 rows for same </w:t>
      </w:r>
      <w:r w:rsidR="00606D9B" w:rsidRPr="00731060">
        <w:rPr>
          <w:rFonts w:ascii="Calibri" w:eastAsia="Century Gothic" w:hAnsi="Calibri"/>
        </w:rPr>
        <w:t xml:space="preserve">Parent Person Id and </w:t>
      </w:r>
      <w:r w:rsidRPr="00731060">
        <w:rPr>
          <w:rFonts w:ascii="Calibri" w:eastAsia="Century Gothic" w:hAnsi="Calibri"/>
        </w:rPr>
        <w:t>bill id and different PK_VALUE</w:t>
      </w:r>
      <w:r w:rsidR="00606D9B" w:rsidRPr="00731060">
        <w:rPr>
          <w:rFonts w:ascii="Calibri" w:eastAsia="Century Gothic" w:hAnsi="Calibri"/>
        </w:rPr>
        <w:t>3</w:t>
      </w:r>
      <w:r w:rsidRPr="00731060">
        <w:rPr>
          <w:rFonts w:ascii="Calibri" w:eastAsia="Century Gothic" w:hAnsi="Calibri"/>
        </w:rPr>
        <w:t xml:space="preserve"> – Algorithm parm 2 (ELECTRONIC) and 3 (PRESCRIPTION).</w:t>
      </w:r>
    </w:p>
    <w:p w14:paraId="1199E9AA" w14:textId="3E904A87" w:rsidR="009D1BB8" w:rsidRPr="00731060" w:rsidRDefault="009D1BB8" w:rsidP="00731060">
      <w:pPr>
        <w:pStyle w:val="BodyText"/>
        <w:rPr>
          <w:rFonts w:ascii="Calibri" w:eastAsia="Century Gothic" w:hAnsi="Calibri"/>
        </w:rPr>
      </w:pPr>
      <w:r w:rsidRPr="00731060">
        <w:rPr>
          <w:rFonts w:ascii="Calibri" w:eastAsia="Century Gothic" w:hAnsi="Calibri"/>
        </w:rPr>
        <w:t xml:space="preserve">If CM-INSUP is BOTH, then both the supplemental files need to be created – 2 rows for same </w:t>
      </w:r>
      <w:r w:rsidR="00606D9B" w:rsidRPr="00731060">
        <w:rPr>
          <w:rFonts w:ascii="Calibri" w:eastAsia="Century Gothic" w:hAnsi="Calibri"/>
        </w:rPr>
        <w:t xml:space="preserve">parent person id and </w:t>
      </w:r>
      <w:r w:rsidRPr="00731060">
        <w:rPr>
          <w:rFonts w:ascii="Calibri" w:eastAsia="Century Gothic" w:hAnsi="Calibri"/>
        </w:rPr>
        <w:t>bill id and different PK_VALUE</w:t>
      </w:r>
      <w:r w:rsidR="00606D9B" w:rsidRPr="00731060">
        <w:rPr>
          <w:rFonts w:ascii="Calibri" w:eastAsia="Century Gothic" w:hAnsi="Calibri"/>
        </w:rPr>
        <w:t>3</w:t>
      </w:r>
      <w:r w:rsidRPr="00731060">
        <w:rPr>
          <w:rFonts w:ascii="Calibri" w:eastAsia="Century Gothic" w:hAnsi="Calibri"/>
        </w:rPr>
        <w:t xml:space="preserve"> – Algorithm parm 2 (ELECTRONIC) and 3 (PRESCRIPTION).</w:t>
      </w:r>
    </w:p>
    <w:p w14:paraId="58A5CE1C" w14:textId="506D1209" w:rsidR="009D1BB8" w:rsidRPr="00731060" w:rsidRDefault="009D1BB8" w:rsidP="00731060">
      <w:pPr>
        <w:pStyle w:val="BodyText"/>
        <w:rPr>
          <w:rFonts w:ascii="Calibri" w:eastAsia="Century Gothic" w:hAnsi="Calibri"/>
        </w:rPr>
      </w:pPr>
      <w:r w:rsidRPr="00731060">
        <w:rPr>
          <w:rFonts w:ascii="Calibri" w:eastAsia="Century Gothic" w:hAnsi="Calibri"/>
        </w:rPr>
        <w:t xml:space="preserve">If CM-INSUP = (ELECTRONIC) OR (PRESCRIPTION), then only 1 supplemental file need to be created – 1 row for </w:t>
      </w:r>
      <w:r w:rsidR="007F4E87" w:rsidRPr="00731060">
        <w:rPr>
          <w:rFonts w:ascii="Calibri" w:eastAsia="Century Gothic" w:hAnsi="Calibri"/>
        </w:rPr>
        <w:t xml:space="preserve">parent person id and </w:t>
      </w:r>
      <w:r w:rsidRPr="00731060">
        <w:rPr>
          <w:rFonts w:ascii="Calibri" w:eastAsia="Century Gothic" w:hAnsi="Calibri"/>
        </w:rPr>
        <w:t>bill id with PK_VALUE</w:t>
      </w:r>
      <w:r w:rsidR="007F4E87" w:rsidRPr="00731060">
        <w:rPr>
          <w:rFonts w:ascii="Calibri" w:eastAsia="Century Gothic" w:hAnsi="Calibri"/>
        </w:rPr>
        <w:t>3</w:t>
      </w:r>
      <w:r w:rsidRPr="00731060">
        <w:rPr>
          <w:rFonts w:ascii="Calibri" w:eastAsia="Century Gothic" w:hAnsi="Calibri"/>
        </w:rPr>
        <w:t xml:space="preserve"> = value of CM-INSUP</w:t>
      </w:r>
    </w:p>
    <w:p w14:paraId="6BE10094" w14:textId="77777777" w:rsidR="5F36AED7" w:rsidRPr="00731060" w:rsidRDefault="5F36AED7" w:rsidP="00731060">
      <w:pPr>
        <w:pStyle w:val="BodyText"/>
        <w:rPr>
          <w:rFonts w:ascii="Calibri" w:eastAsia="Century Gothic" w:hAnsi="Calibri"/>
        </w:rPr>
      </w:pPr>
      <w:r w:rsidRPr="00731060">
        <w:rPr>
          <w:rFonts w:ascii="Calibri" w:eastAsia="Century Gothic" w:hAnsi="Calibri"/>
        </w:rPr>
        <w:t>If CM-INSUP = ‘NONE’, don’t insert row</w:t>
      </w:r>
    </w:p>
    <w:p w14:paraId="31E029FF" w14:textId="59006BBC" w:rsidR="5235BD88" w:rsidRPr="00731060" w:rsidRDefault="5235BD88" w:rsidP="00731060">
      <w:pPr>
        <w:pStyle w:val="BodyText"/>
        <w:rPr>
          <w:rFonts w:ascii="Calibri" w:eastAsia="Century Gothic" w:hAnsi="Calibri"/>
        </w:rPr>
      </w:pPr>
      <w:r w:rsidRPr="00731060">
        <w:rPr>
          <w:rFonts w:ascii="Calibri" w:eastAsia="Century Gothic" w:hAnsi="Calibri"/>
        </w:rPr>
        <w:t xml:space="preserve">Supplemental files will be generated by a new custom </w:t>
      </w:r>
      <w:r w:rsidR="7E998D47" w:rsidRPr="00731060">
        <w:rPr>
          <w:rFonts w:ascii="Calibri" w:eastAsia="Century Gothic" w:hAnsi="Calibri"/>
        </w:rPr>
        <w:t>batch's</w:t>
      </w:r>
      <w:r w:rsidR="3ABB751E" w:rsidRPr="00731060">
        <w:rPr>
          <w:rFonts w:ascii="Calibri" w:eastAsia="Century Gothic" w:hAnsi="Calibri"/>
        </w:rPr>
        <w:t xml:space="preserve"> (</w:t>
      </w:r>
      <w:r w:rsidR="72698D88" w:rsidRPr="00731060">
        <w:rPr>
          <w:rFonts w:ascii="Calibri" w:eastAsia="Century Gothic" w:hAnsi="Calibri"/>
        </w:rPr>
        <w:t>CM-SUFEL and CM-SUFPR</w:t>
      </w:r>
      <w:r w:rsidR="3ABB751E" w:rsidRPr="00731060">
        <w:rPr>
          <w:rFonts w:ascii="Calibri" w:eastAsia="Century Gothic" w:hAnsi="Calibri"/>
        </w:rPr>
        <w:t>)</w:t>
      </w:r>
      <w:r w:rsidR="10A2A761" w:rsidRPr="00731060">
        <w:rPr>
          <w:rFonts w:ascii="Calibri" w:eastAsia="Century Gothic" w:hAnsi="Calibri"/>
        </w:rPr>
        <w:t>.</w:t>
      </w:r>
      <w:r w:rsidRPr="00731060">
        <w:rPr>
          <w:rFonts w:ascii="Calibri" w:eastAsia="Century Gothic" w:hAnsi="Calibri"/>
        </w:rPr>
        <w:t xml:space="preserve"> </w:t>
      </w:r>
      <w:r w:rsidR="1AF867CF" w:rsidRPr="00731060">
        <w:rPr>
          <w:rFonts w:ascii="Calibri" w:eastAsia="Century Gothic" w:hAnsi="Calibri"/>
        </w:rPr>
        <w:t xml:space="preserve">For this new batch, </w:t>
      </w:r>
      <w:r w:rsidR="7938D8A3" w:rsidRPr="00731060">
        <w:rPr>
          <w:rFonts w:ascii="Calibri" w:eastAsia="Century Gothic" w:hAnsi="Calibri"/>
        </w:rPr>
        <w:t>to</w:t>
      </w:r>
      <w:r w:rsidRPr="00731060">
        <w:rPr>
          <w:rFonts w:ascii="Calibri" w:eastAsia="Century Gothic" w:hAnsi="Calibri"/>
        </w:rPr>
        <w:t xml:space="preserve"> get </w:t>
      </w:r>
      <w:r w:rsidR="003178A4" w:rsidRPr="00731060">
        <w:rPr>
          <w:rFonts w:ascii="Calibri" w:eastAsia="Century Gothic" w:hAnsi="Calibri"/>
        </w:rPr>
        <w:t>all bills for their parent person id</w:t>
      </w:r>
      <w:r w:rsidR="0D50DAFA" w:rsidRPr="00731060">
        <w:rPr>
          <w:rFonts w:ascii="Calibri" w:eastAsia="Century Gothic" w:hAnsi="Calibri"/>
        </w:rPr>
        <w:t xml:space="preserve"> and s</w:t>
      </w:r>
      <w:r w:rsidR="56A54ABD" w:rsidRPr="00731060">
        <w:rPr>
          <w:rFonts w:ascii="Calibri" w:eastAsia="Century Gothic" w:hAnsi="Calibri"/>
        </w:rPr>
        <w:t>upplemental files</w:t>
      </w:r>
      <w:r w:rsidR="42404819" w:rsidRPr="00731060">
        <w:rPr>
          <w:rFonts w:ascii="Calibri" w:eastAsia="Century Gothic" w:hAnsi="Calibri"/>
        </w:rPr>
        <w:t xml:space="preserve"> to generate.</w:t>
      </w:r>
    </w:p>
    <w:p w14:paraId="7FB7FBC4" w14:textId="3DCB1795" w:rsidR="6E507624" w:rsidRPr="00731060" w:rsidRDefault="6E507624" w:rsidP="00731060">
      <w:pPr>
        <w:pStyle w:val="BodyText"/>
        <w:rPr>
          <w:rFonts w:ascii="Calibri" w:eastAsia="Century Gothic" w:hAnsi="Calibri"/>
        </w:rPr>
      </w:pPr>
      <w:r w:rsidRPr="00731060">
        <w:rPr>
          <w:rFonts w:ascii="Calibri" w:eastAsia="Century Gothic" w:hAnsi="Calibri"/>
        </w:rPr>
        <w:t xml:space="preserve">In table - F1_GEN_PROC, we need to insert following details </w:t>
      </w:r>
      <w:r w:rsidR="00BC5E20" w:rsidRPr="00731060">
        <w:rPr>
          <w:rFonts w:ascii="Calibri" w:eastAsia="Century Gothic" w:hAnsi="Calibri"/>
        </w:rPr>
        <w:t>–</w:t>
      </w:r>
    </w:p>
    <w:p w14:paraId="39AC6D59" w14:textId="415F7978" w:rsidR="00BC5E20" w:rsidRDefault="00104595" w:rsidP="006C3E21">
      <w:pPr>
        <w:pStyle w:val="Heading5"/>
        <w:rPr>
          <w:rFonts w:eastAsia="Century Gothic"/>
        </w:rPr>
      </w:pPr>
      <w:r>
        <w:rPr>
          <w:rFonts w:eastAsia="Century Gothic"/>
        </w:rPr>
        <w:t>Electronic/Prescription Supplemental File – Identification Inserts</w:t>
      </w:r>
    </w:p>
    <w:tbl>
      <w:tblPr>
        <w:tblW w:w="6892" w:type="dxa"/>
        <w:tblLayout w:type="fixed"/>
        <w:tblLook w:val="06A0" w:firstRow="1" w:lastRow="0" w:firstColumn="1" w:lastColumn="0" w:noHBand="1" w:noVBand="1"/>
      </w:tblPr>
      <w:tblGrid>
        <w:gridCol w:w="2488"/>
        <w:gridCol w:w="4404"/>
      </w:tblGrid>
      <w:tr w:rsidR="009D1BB8" w14:paraId="2D2A67C2" w14:textId="77777777" w:rsidTr="00D61343">
        <w:trPr>
          <w:trHeight w:val="285"/>
        </w:trPr>
        <w:tc>
          <w:tcPr>
            <w:tcW w:w="2488" w:type="dxa"/>
            <w:tcBorders>
              <w:top w:val="single" w:sz="8" w:space="0" w:color="auto"/>
              <w:left w:val="single" w:sz="8"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50429021" w14:textId="77777777" w:rsidR="009D1BB8" w:rsidRDefault="009D1BB8" w:rsidP="00D61343">
            <w:r w:rsidRPr="55789DA9">
              <w:rPr>
                <w:rFonts w:ascii="Aptos Narrow" w:eastAsia="Aptos Narrow" w:hAnsi="Aptos Narrow" w:cs="Aptos Narrow"/>
                <w:b/>
                <w:bCs/>
                <w:color w:val="000000" w:themeColor="text1"/>
                <w:sz w:val="22"/>
                <w:szCs w:val="22"/>
              </w:rPr>
              <w:t>F1_GEN_PROC Field</w:t>
            </w:r>
          </w:p>
        </w:tc>
        <w:tc>
          <w:tcPr>
            <w:tcW w:w="4404" w:type="dxa"/>
            <w:tcBorders>
              <w:top w:val="single" w:sz="8" w:space="0" w:color="auto"/>
              <w:left w:val="single" w:sz="4"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bottom"/>
          </w:tcPr>
          <w:p w14:paraId="24A01AA1" w14:textId="77777777" w:rsidR="009D1BB8" w:rsidRDefault="009D1BB8" w:rsidP="00D61343">
            <w:r w:rsidRPr="55789DA9">
              <w:rPr>
                <w:rFonts w:ascii="Aptos Narrow" w:eastAsia="Aptos Narrow" w:hAnsi="Aptos Narrow" w:cs="Aptos Narrow"/>
                <w:b/>
                <w:bCs/>
                <w:color w:val="000000" w:themeColor="text1"/>
                <w:sz w:val="22"/>
                <w:szCs w:val="22"/>
              </w:rPr>
              <w:t>Map To</w:t>
            </w:r>
          </w:p>
        </w:tc>
      </w:tr>
      <w:tr w:rsidR="009D1BB8" w14:paraId="4CAFDCDF" w14:textId="77777777" w:rsidTr="00D61343">
        <w:trPr>
          <w:trHeight w:val="28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EDB4C13" w14:textId="77777777" w:rsidR="009D1BB8" w:rsidRDefault="009D1BB8" w:rsidP="00D61343">
            <w:r w:rsidRPr="55789DA9">
              <w:rPr>
                <w:rFonts w:ascii="Aptos Narrow" w:eastAsia="Aptos Narrow" w:hAnsi="Aptos Narrow" w:cs="Aptos Narrow"/>
                <w:color w:val="000000" w:themeColor="text1"/>
                <w:sz w:val="22"/>
                <w:szCs w:val="22"/>
              </w:rPr>
              <w:t xml:space="preserve">GEN_PROC_ID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E02637F" w14:textId="77777777" w:rsidR="009D1BB8" w:rsidRDefault="009D1BB8" w:rsidP="00D61343">
            <w:r w:rsidRPr="55789DA9">
              <w:rPr>
                <w:rFonts w:ascii="Aptos Narrow" w:eastAsia="Aptos Narrow" w:hAnsi="Aptos Narrow" w:cs="Aptos Narrow"/>
                <w:color w:val="000000" w:themeColor="text1"/>
                <w:sz w:val="22"/>
                <w:szCs w:val="22"/>
              </w:rPr>
              <w:t xml:space="preserve">Define a new sequence for GEN_PROC_ID </w:t>
            </w:r>
          </w:p>
        </w:tc>
      </w:tr>
      <w:tr w:rsidR="009D1BB8" w14:paraId="70AE1306" w14:textId="77777777" w:rsidTr="00D61343">
        <w:trPr>
          <w:trHeight w:val="28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11B939C5" w14:textId="77777777" w:rsidR="009D1BB8" w:rsidRDefault="009D1BB8" w:rsidP="00D61343">
            <w:r w:rsidRPr="55789DA9">
              <w:rPr>
                <w:rFonts w:ascii="Aptos Narrow" w:eastAsia="Aptos Narrow" w:hAnsi="Aptos Narrow" w:cs="Aptos Narrow"/>
                <w:color w:val="000000" w:themeColor="text1"/>
                <w:sz w:val="22"/>
                <w:szCs w:val="22"/>
              </w:rPr>
              <w:t>MAINT_OBJ_CD</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9E9FD7B" w14:textId="77777777" w:rsidR="009D1BB8" w:rsidRDefault="009D1BB8" w:rsidP="00D61343">
            <w:pPr>
              <w:rPr>
                <w:rFonts w:ascii="Aptos Narrow" w:eastAsia="Aptos Narrow" w:hAnsi="Aptos Narrow" w:cs="Aptos Narrow"/>
                <w:color w:val="000000" w:themeColor="text1"/>
                <w:sz w:val="22"/>
                <w:szCs w:val="22"/>
              </w:rPr>
            </w:pPr>
            <w:r w:rsidRPr="0CC19080">
              <w:rPr>
                <w:rFonts w:ascii="Aptos Narrow" w:eastAsia="Aptos Narrow" w:hAnsi="Aptos Narrow" w:cs="Aptos Narrow"/>
                <w:color w:val="000000" w:themeColor="text1"/>
                <w:sz w:val="22"/>
                <w:szCs w:val="22"/>
              </w:rPr>
              <w:t>‘</w:t>
            </w:r>
            <w:r w:rsidRPr="21BAFAFF">
              <w:rPr>
                <w:rFonts w:ascii="Aptos Narrow" w:eastAsia="Aptos Narrow" w:hAnsi="Aptos Narrow" w:cs="Aptos Narrow"/>
                <w:color w:val="000000" w:themeColor="text1"/>
                <w:sz w:val="22"/>
                <w:szCs w:val="22"/>
              </w:rPr>
              <w:t>SUPPL</w:t>
            </w:r>
            <w:r w:rsidRPr="0CC19080">
              <w:rPr>
                <w:rFonts w:ascii="Aptos Narrow" w:eastAsia="Aptos Narrow" w:hAnsi="Aptos Narrow" w:cs="Aptos Narrow"/>
                <w:color w:val="000000" w:themeColor="text1"/>
                <w:sz w:val="22"/>
                <w:szCs w:val="22"/>
              </w:rPr>
              <w:t>-CLAIM’</w:t>
            </w:r>
          </w:p>
        </w:tc>
      </w:tr>
      <w:tr w:rsidR="009D1BB8" w14:paraId="7B66408F" w14:textId="77777777" w:rsidTr="00D61343">
        <w:trPr>
          <w:trHeight w:val="28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11CC7FC" w14:textId="77777777" w:rsidR="009D1BB8" w:rsidRDefault="009D1BB8" w:rsidP="00D61343">
            <w:pPr>
              <w:rPr>
                <w:rFonts w:ascii="Aptos Narrow" w:eastAsia="Aptos Narrow" w:hAnsi="Aptos Narrow" w:cs="Aptos Narrow"/>
                <w:color w:val="000000" w:themeColor="text1"/>
                <w:sz w:val="22"/>
                <w:szCs w:val="22"/>
              </w:rPr>
            </w:pPr>
            <w:r w:rsidRPr="55789DA9">
              <w:rPr>
                <w:rFonts w:ascii="Aptos Narrow" w:eastAsia="Aptos Narrow" w:hAnsi="Aptos Narrow" w:cs="Aptos Narrow"/>
                <w:color w:val="000000" w:themeColor="text1"/>
                <w:sz w:val="22"/>
                <w:szCs w:val="22"/>
              </w:rPr>
              <w:t xml:space="preserve">PK_VALUE1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83103A9" w14:textId="77777777" w:rsidR="009D1BB8" w:rsidRDefault="009D1BB8" w:rsidP="00D61343">
            <w:pPr>
              <w:rPr>
                <w:rFonts w:ascii="Aptos Narrow" w:eastAsia="Aptos Narrow" w:hAnsi="Aptos Narrow" w:cs="Aptos Narrow"/>
                <w:color w:val="000000" w:themeColor="text1"/>
                <w:sz w:val="22"/>
                <w:szCs w:val="22"/>
              </w:rPr>
            </w:pPr>
            <w:r w:rsidRPr="55789DA9">
              <w:rPr>
                <w:rFonts w:ascii="Aptos Narrow" w:eastAsia="Aptos Narrow" w:hAnsi="Aptos Narrow" w:cs="Aptos Narrow"/>
                <w:color w:val="000000" w:themeColor="text1"/>
                <w:sz w:val="22"/>
                <w:szCs w:val="22"/>
              </w:rPr>
              <w:t xml:space="preserve">Store the </w:t>
            </w:r>
            <w:r>
              <w:rPr>
                <w:rFonts w:ascii="Aptos Narrow" w:eastAsia="Aptos Narrow" w:hAnsi="Aptos Narrow" w:cs="Aptos Narrow"/>
                <w:color w:val="000000" w:themeColor="text1"/>
                <w:sz w:val="22"/>
                <w:szCs w:val="22"/>
              </w:rPr>
              <w:t>Parent Person Id</w:t>
            </w:r>
          </w:p>
        </w:tc>
      </w:tr>
      <w:tr w:rsidR="009D1BB8" w14:paraId="1056F6B6"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1CC7A9CF" w14:textId="77777777" w:rsidR="009D1BB8" w:rsidRDefault="009D1BB8" w:rsidP="00D61343">
            <w:r w:rsidRPr="55789DA9">
              <w:rPr>
                <w:rFonts w:ascii="Aptos Narrow" w:eastAsia="Aptos Narrow" w:hAnsi="Aptos Narrow" w:cs="Aptos Narrow"/>
                <w:color w:val="000000" w:themeColor="text1"/>
                <w:sz w:val="22"/>
                <w:szCs w:val="22"/>
              </w:rPr>
              <w:t xml:space="preserve">PK_VALUE2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2CA276B" w14:textId="77777777" w:rsidR="009D1BB8" w:rsidRDefault="009D1BB8" w:rsidP="00D61343">
            <w:pPr>
              <w:rPr>
                <w:rFonts w:ascii="Century Gothic" w:eastAsia="Century Gothic" w:hAnsi="Century Gothic" w:cs="Century Gothic"/>
              </w:rPr>
            </w:pPr>
            <w:r>
              <w:rPr>
                <w:rFonts w:ascii="Century Gothic" w:eastAsia="Century Gothic" w:hAnsi="Century Gothic" w:cs="Century Gothic"/>
              </w:rPr>
              <w:t>Bill Id</w:t>
            </w:r>
          </w:p>
        </w:tc>
      </w:tr>
      <w:tr w:rsidR="009D1BB8" w14:paraId="7DA6C5DE" w14:textId="77777777" w:rsidTr="00D61343">
        <w:trPr>
          <w:trHeight w:val="28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343587D" w14:textId="77777777" w:rsidR="009D1BB8" w:rsidRDefault="009D1BB8" w:rsidP="00D61343">
            <w:r w:rsidRPr="55789DA9">
              <w:rPr>
                <w:rFonts w:ascii="Aptos Narrow" w:eastAsia="Aptos Narrow" w:hAnsi="Aptos Narrow" w:cs="Aptos Narrow"/>
                <w:color w:val="000000" w:themeColor="text1"/>
                <w:sz w:val="22"/>
                <w:szCs w:val="22"/>
              </w:rPr>
              <w:t xml:space="preserve">PK_VALUE3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9A6B256" w14:textId="77777777" w:rsidR="009D1BB8" w:rsidRDefault="009D1BB8" w:rsidP="00D61343">
            <w:r w:rsidRPr="3A4B6C05">
              <w:rPr>
                <w:rFonts w:ascii="Aptos Narrow" w:eastAsia="Aptos Narrow" w:hAnsi="Aptos Narrow" w:cs="Aptos Narrow"/>
                <w:color w:val="000000" w:themeColor="text1"/>
                <w:sz w:val="22"/>
                <w:szCs w:val="22"/>
              </w:rPr>
              <w:t>Value of Parent Person Char - CM-INSUP</w:t>
            </w:r>
          </w:p>
          <w:p w14:paraId="0B14820F" w14:textId="77777777" w:rsidR="009D1BB8" w:rsidRDefault="009D1BB8" w:rsidP="00D61343">
            <w:pPr>
              <w:rPr>
                <w:rFonts w:ascii="Century Gothic" w:eastAsia="Century Gothic" w:hAnsi="Century Gothic" w:cs="Century Gothic"/>
              </w:rPr>
            </w:pPr>
            <w:r w:rsidRPr="21BAFAFF">
              <w:rPr>
                <w:rFonts w:ascii="Century Gothic" w:eastAsia="Century Gothic" w:hAnsi="Century Gothic" w:cs="Century Gothic"/>
              </w:rPr>
              <w:t>ELECTRONIC</w:t>
            </w:r>
          </w:p>
          <w:p w14:paraId="2CCE33D2" w14:textId="77777777" w:rsidR="009D1BB8" w:rsidRDefault="009D1BB8" w:rsidP="00D61343">
            <w:pPr>
              <w:rPr>
                <w:rFonts w:ascii="Aptos Narrow" w:eastAsia="Aptos Narrow" w:hAnsi="Aptos Narrow" w:cs="Aptos Narrow"/>
                <w:color w:val="000000" w:themeColor="text1"/>
                <w:sz w:val="22"/>
                <w:szCs w:val="22"/>
              </w:rPr>
            </w:pPr>
            <w:r w:rsidRPr="21BAFAFF">
              <w:rPr>
                <w:rFonts w:ascii="Century Gothic" w:eastAsia="Century Gothic" w:hAnsi="Century Gothic" w:cs="Century Gothic"/>
              </w:rPr>
              <w:t>PRESCRIPTION</w:t>
            </w:r>
          </w:p>
        </w:tc>
      </w:tr>
      <w:tr w:rsidR="009D1BB8" w14:paraId="56AA9D01" w14:textId="77777777" w:rsidTr="00D61343">
        <w:trPr>
          <w:trHeight w:val="115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201D9E7" w14:textId="77777777" w:rsidR="009D1BB8" w:rsidRDefault="009D1BB8" w:rsidP="00D61343">
            <w:r w:rsidRPr="55789DA9">
              <w:rPr>
                <w:rFonts w:ascii="Aptos Narrow" w:eastAsia="Aptos Narrow" w:hAnsi="Aptos Narrow" w:cs="Aptos Narrow"/>
                <w:color w:val="000000" w:themeColor="text1"/>
                <w:sz w:val="22"/>
                <w:szCs w:val="22"/>
              </w:rPr>
              <w:t xml:space="preserve">PK_VALUE4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C1116F6" w14:textId="77777777" w:rsidR="009D1BB8" w:rsidRDefault="009D1BB8" w:rsidP="00D61343">
            <w:pPr>
              <w:rPr>
                <w:rFonts w:ascii="Century Gothic" w:eastAsia="Century Gothic" w:hAnsi="Century Gothic" w:cs="Century Gothic"/>
              </w:rPr>
            </w:pPr>
            <w:r w:rsidRPr="3A4B6C05">
              <w:rPr>
                <w:rFonts w:ascii="Aptos Narrow" w:eastAsia="Aptos Narrow" w:hAnsi="Aptos Narrow" w:cs="Aptos Narrow"/>
                <w:color w:val="000000" w:themeColor="text1"/>
                <w:sz w:val="22"/>
                <w:szCs w:val="22"/>
              </w:rPr>
              <w:t>Status -</w:t>
            </w:r>
            <w:r>
              <w:br/>
            </w:r>
            <w:r w:rsidRPr="3A4B6C05">
              <w:rPr>
                <w:rFonts w:ascii="Aptos Narrow" w:eastAsia="Aptos Narrow" w:hAnsi="Aptos Narrow" w:cs="Aptos Narrow"/>
                <w:color w:val="000000" w:themeColor="text1"/>
                <w:sz w:val="22"/>
                <w:szCs w:val="22"/>
              </w:rPr>
              <w:t xml:space="preserve"> When inserting - PENDING</w:t>
            </w:r>
            <w:r>
              <w:br/>
            </w:r>
            <w:r w:rsidRPr="3A4B6C05">
              <w:rPr>
                <w:rFonts w:ascii="Aptos Narrow" w:eastAsia="Aptos Narrow" w:hAnsi="Aptos Narrow" w:cs="Aptos Narrow"/>
                <w:color w:val="000000" w:themeColor="text1"/>
                <w:sz w:val="22"/>
                <w:szCs w:val="22"/>
              </w:rPr>
              <w:t xml:space="preserve"> After Supplemental file generated, will be updated to - COMPLETED</w:t>
            </w:r>
          </w:p>
        </w:tc>
      </w:tr>
      <w:tr w:rsidR="009D1BB8" w14:paraId="50EAF893" w14:textId="77777777" w:rsidTr="00D61343">
        <w:trPr>
          <w:trHeight w:val="28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A5624B3" w14:textId="77777777" w:rsidR="009D1BB8" w:rsidRDefault="009D1BB8" w:rsidP="00D61343">
            <w:r w:rsidRPr="55789DA9">
              <w:rPr>
                <w:rFonts w:ascii="Aptos Narrow" w:eastAsia="Aptos Narrow" w:hAnsi="Aptos Narrow" w:cs="Aptos Narrow"/>
                <w:color w:val="000000" w:themeColor="text1"/>
                <w:sz w:val="22"/>
                <w:szCs w:val="22"/>
              </w:rPr>
              <w:t xml:space="preserve">PK_VALUE5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5CAD21B" w14:textId="77777777" w:rsidR="009D1BB8" w:rsidRDefault="009D1BB8" w:rsidP="00D61343">
            <w:pPr>
              <w:rPr>
                <w:rFonts w:ascii="Aptos Narrow" w:eastAsia="Aptos Narrow" w:hAnsi="Aptos Narrow" w:cs="Aptos Narrow"/>
                <w:color w:val="000000" w:themeColor="text1"/>
                <w:sz w:val="22"/>
                <w:szCs w:val="22"/>
              </w:rPr>
            </w:pPr>
            <w:r w:rsidRPr="2B228772">
              <w:rPr>
                <w:rFonts w:ascii="Century Gothic" w:eastAsia="Century Gothic" w:hAnsi="Century Gothic" w:cs="Century Gothic"/>
              </w:rPr>
              <w:t>CARRIER</w:t>
            </w:r>
            <w:r w:rsidRPr="4172749A">
              <w:rPr>
                <w:rFonts w:ascii="Century Gothic" w:eastAsia="Century Gothic" w:hAnsi="Century Gothic" w:cs="Century Gothic"/>
              </w:rPr>
              <w:t xml:space="preserve"> </w:t>
            </w:r>
            <w:r w:rsidRPr="3762F28D">
              <w:rPr>
                <w:rFonts w:ascii="Century Gothic" w:eastAsia="Century Gothic" w:hAnsi="Century Gothic" w:cs="Century Gothic"/>
              </w:rPr>
              <w:t>(hard code)</w:t>
            </w:r>
          </w:p>
        </w:tc>
      </w:tr>
      <w:tr w:rsidR="009D1BB8" w14:paraId="294EE174" w14:textId="77777777" w:rsidTr="00D61343">
        <w:trPr>
          <w:trHeight w:val="28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14F0408" w14:textId="77777777" w:rsidR="009D1BB8" w:rsidRDefault="009D1BB8" w:rsidP="00D61343">
            <w:r w:rsidRPr="55789DA9">
              <w:rPr>
                <w:rFonts w:ascii="Aptos Narrow" w:eastAsia="Aptos Narrow" w:hAnsi="Aptos Narrow" w:cs="Aptos Narrow"/>
                <w:color w:val="000000" w:themeColor="text1"/>
                <w:sz w:val="22"/>
                <w:szCs w:val="22"/>
              </w:rPr>
              <w:t xml:space="preserve">BATCH_CD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F5A7E93" w14:textId="77777777" w:rsidR="009D1BB8" w:rsidRDefault="009D1BB8" w:rsidP="00D61343">
            <w:r w:rsidRPr="21BAFAFF">
              <w:rPr>
                <w:rFonts w:ascii="Aptos Narrow" w:eastAsia="Aptos Narrow" w:hAnsi="Aptos Narrow" w:cs="Aptos Narrow"/>
                <w:color w:val="000000" w:themeColor="text1"/>
                <w:sz w:val="22"/>
                <w:szCs w:val="22"/>
              </w:rPr>
              <w:t xml:space="preserve">CASE where </w:t>
            </w:r>
            <w:r w:rsidRPr="21BAFAFF">
              <w:rPr>
                <w:rFonts w:ascii="Century Gothic" w:eastAsia="Century Gothic" w:hAnsi="Century Gothic" w:cs="Century Gothic"/>
              </w:rPr>
              <w:t>ELECTRONIC</w:t>
            </w:r>
            <w:r w:rsidRPr="21BAFAFF">
              <w:rPr>
                <w:rFonts w:ascii="Aptos Narrow" w:eastAsia="Aptos Narrow" w:hAnsi="Aptos Narrow" w:cs="Aptos Narrow"/>
                <w:color w:val="000000" w:themeColor="text1"/>
                <w:sz w:val="22"/>
                <w:szCs w:val="22"/>
              </w:rPr>
              <w:t xml:space="preserve"> </w:t>
            </w:r>
          </w:p>
          <w:p w14:paraId="3DB694CF" w14:textId="77777777" w:rsidR="009D1BB8" w:rsidRDefault="009D1BB8" w:rsidP="00D61343">
            <w:r w:rsidRPr="21BAFAFF">
              <w:rPr>
                <w:rFonts w:ascii="Aptos Narrow" w:eastAsia="Aptos Narrow" w:hAnsi="Aptos Narrow" w:cs="Aptos Narrow"/>
                <w:color w:val="000000" w:themeColor="text1"/>
                <w:sz w:val="22"/>
                <w:szCs w:val="22"/>
              </w:rPr>
              <w:t xml:space="preserve"> Then </w:t>
            </w:r>
            <w:r w:rsidRPr="55789DA9">
              <w:rPr>
                <w:rFonts w:ascii="Aptos Narrow" w:eastAsia="Aptos Narrow" w:hAnsi="Aptos Narrow" w:cs="Aptos Narrow"/>
                <w:color w:val="000000" w:themeColor="text1"/>
                <w:sz w:val="22"/>
                <w:szCs w:val="22"/>
              </w:rPr>
              <w:t>CM-</w:t>
            </w:r>
            <w:r w:rsidRPr="21BAFAFF">
              <w:rPr>
                <w:rFonts w:ascii="Aptos Narrow" w:eastAsia="Aptos Narrow" w:hAnsi="Aptos Narrow" w:cs="Aptos Narrow"/>
                <w:color w:val="000000" w:themeColor="text1"/>
                <w:sz w:val="22"/>
                <w:szCs w:val="22"/>
              </w:rPr>
              <w:t>SUFEL</w:t>
            </w:r>
            <w:r w:rsidRPr="55789DA9">
              <w:rPr>
                <w:rFonts w:ascii="Aptos Narrow" w:eastAsia="Aptos Narrow" w:hAnsi="Aptos Narrow" w:cs="Aptos Narrow"/>
                <w:color w:val="000000" w:themeColor="text1"/>
                <w:sz w:val="22"/>
                <w:szCs w:val="22"/>
              </w:rPr>
              <w:t xml:space="preserve"> - New batch to generate </w:t>
            </w:r>
            <w:r w:rsidRPr="21BAFAFF">
              <w:rPr>
                <w:rFonts w:ascii="Aptos Narrow" w:eastAsia="Aptos Narrow" w:hAnsi="Aptos Narrow" w:cs="Aptos Narrow"/>
                <w:color w:val="000000" w:themeColor="text1"/>
                <w:sz w:val="22"/>
                <w:szCs w:val="22"/>
              </w:rPr>
              <w:t xml:space="preserve">Electronic </w:t>
            </w:r>
            <w:r w:rsidRPr="55789DA9">
              <w:rPr>
                <w:rFonts w:ascii="Aptos Narrow" w:eastAsia="Aptos Narrow" w:hAnsi="Aptos Narrow" w:cs="Aptos Narrow"/>
                <w:color w:val="000000" w:themeColor="text1"/>
                <w:sz w:val="22"/>
                <w:szCs w:val="22"/>
              </w:rPr>
              <w:t>supp File</w:t>
            </w:r>
          </w:p>
          <w:p w14:paraId="2077A703" w14:textId="77777777" w:rsidR="009D1BB8" w:rsidRDefault="009D1BB8"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When </w:t>
            </w:r>
            <w:r w:rsidRPr="21BAFAFF">
              <w:rPr>
                <w:rFonts w:ascii="Century Gothic" w:eastAsia="Century Gothic" w:hAnsi="Century Gothic" w:cs="Century Gothic"/>
              </w:rPr>
              <w:t xml:space="preserve">PRESCRIPTION then </w:t>
            </w:r>
            <w:r w:rsidRPr="21BAFAFF">
              <w:rPr>
                <w:rFonts w:ascii="Aptos Narrow" w:eastAsia="Aptos Narrow" w:hAnsi="Aptos Narrow" w:cs="Aptos Narrow"/>
                <w:color w:val="000000" w:themeColor="text1"/>
                <w:sz w:val="22"/>
                <w:szCs w:val="22"/>
              </w:rPr>
              <w:t>CM-SUFPR – New batch code to generate Prescription supp file</w:t>
            </w:r>
          </w:p>
        </w:tc>
      </w:tr>
      <w:tr w:rsidR="009D1BB8" w14:paraId="7A26066A" w14:textId="77777777" w:rsidTr="00D61343">
        <w:trPr>
          <w:trHeight w:val="28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22BDDEE" w14:textId="77777777" w:rsidR="009D1BB8" w:rsidRDefault="009D1BB8" w:rsidP="00D61343">
            <w:r w:rsidRPr="55789DA9">
              <w:rPr>
                <w:rFonts w:ascii="Aptos Narrow" w:eastAsia="Aptos Narrow" w:hAnsi="Aptos Narrow" w:cs="Aptos Narrow"/>
                <w:color w:val="000000" w:themeColor="text1"/>
                <w:sz w:val="22"/>
                <w:szCs w:val="22"/>
              </w:rPr>
              <w:t xml:space="preserve">BATCH_NBR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7EDD58A" w14:textId="77777777" w:rsidR="009D1BB8" w:rsidRDefault="009D1BB8" w:rsidP="00D61343">
            <w:r w:rsidRPr="55789DA9">
              <w:rPr>
                <w:rFonts w:ascii="Aptos Narrow" w:eastAsia="Aptos Narrow" w:hAnsi="Aptos Narrow" w:cs="Aptos Narrow"/>
                <w:color w:val="000000" w:themeColor="text1"/>
                <w:sz w:val="22"/>
                <w:szCs w:val="22"/>
              </w:rPr>
              <w:t>1</w:t>
            </w:r>
          </w:p>
        </w:tc>
      </w:tr>
      <w:tr w:rsidR="009D1BB8" w14:paraId="18525006" w14:textId="77777777" w:rsidTr="00D61343">
        <w:trPr>
          <w:trHeight w:val="285"/>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1FD1174E" w14:textId="77777777" w:rsidR="009D1BB8" w:rsidRDefault="009D1BB8" w:rsidP="00D61343">
            <w:r w:rsidRPr="55789DA9">
              <w:rPr>
                <w:rFonts w:ascii="Aptos Narrow" w:eastAsia="Aptos Narrow" w:hAnsi="Aptos Narrow" w:cs="Aptos Narrow"/>
                <w:color w:val="000000" w:themeColor="text1"/>
                <w:sz w:val="22"/>
                <w:szCs w:val="22"/>
              </w:rPr>
              <w:t xml:space="preserve">CRE_DTTM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377DC7C" w14:textId="77777777" w:rsidR="009D1BB8" w:rsidRDefault="009D1BB8" w:rsidP="00D61343">
            <w:r w:rsidRPr="55789DA9">
              <w:rPr>
                <w:rFonts w:ascii="Aptos Narrow" w:eastAsia="Aptos Narrow" w:hAnsi="Aptos Narrow" w:cs="Aptos Narrow"/>
                <w:color w:val="000000" w:themeColor="text1"/>
                <w:sz w:val="22"/>
                <w:szCs w:val="22"/>
              </w:rPr>
              <w:t>SYSDATE</w:t>
            </w:r>
          </w:p>
        </w:tc>
      </w:tr>
      <w:tr w:rsidR="009D1BB8" w14:paraId="55A9ECA2" w14:textId="77777777" w:rsidTr="00D61343">
        <w:trPr>
          <w:trHeight w:val="300"/>
        </w:trPr>
        <w:tc>
          <w:tcPr>
            <w:tcW w:w="2488"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28D4BAE4" w14:textId="77777777" w:rsidR="009D1BB8" w:rsidRDefault="009D1BB8" w:rsidP="00D61343">
            <w:r w:rsidRPr="55789DA9">
              <w:rPr>
                <w:rFonts w:ascii="Aptos Narrow" w:eastAsia="Aptos Narrow" w:hAnsi="Aptos Narrow" w:cs="Aptos Narrow"/>
                <w:color w:val="000000" w:themeColor="text1"/>
                <w:sz w:val="22"/>
                <w:szCs w:val="22"/>
              </w:rPr>
              <w:t xml:space="preserve">VERSION     </w:t>
            </w:r>
          </w:p>
        </w:tc>
        <w:tc>
          <w:tcPr>
            <w:tcW w:w="4404"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041285F6" w14:textId="77777777" w:rsidR="009D1BB8" w:rsidRDefault="009D1BB8" w:rsidP="00D61343">
            <w:r w:rsidRPr="55789DA9">
              <w:rPr>
                <w:rFonts w:ascii="Aptos Narrow" w:eastAsia="Aptos Narrow" w:hAnsi="Aptos Narrow" w:cs="Aptos Narrow"/>
                <w:color w:val="000000" w:themeColor="text1"/>
                <w:sz w:val="22"/>
                <w:szCs w:val="22"/>
              </w:rPr>
              <w:t>1</w:t>
            </w:r>
          </w:p>
        </w:tc>
      </w:tr>
    </w:tbl>
    <w:p w14:paraId="72E7DA84" w14:textId="77777777" w:rsidR="6E507624" w:rsidRDefault="6E507624" w:rsidP="55789DA9">
      <w:pPr>
        <w:spacing w:before="240" w:after="240"/>
      </w:pPr>
    </w:p>
    <w:p w14:paraId="6355985B" w14:textId="77777777" w:rsidR="3D7EEFB9" w:rsidRPr="00D61343" w:rsidRDefault="3D7EEFB9" w:rsidP="006C3E21">
      <w:pPr>
        <w:pStyle w:val="Heading5"/>
      </w:pPr>
      <w:r w:rsidRPr="00D61343">
        <w:t xml:space="preserve">Executive report – Identification </w:t>
      </w:r>
      <w:r w:rsidR="44195173" w:rsidRPr="00D61343">
        <w:t>inserts</w:t>
      </w:r>
    </w:p>
    <w:p w14:paraId="65C2BE7D" w14:textId="5015CEF4" w:rsidR="00961D22" w:rsidRPr="00731060" w:rsidRDefault="00961D22" w:rsidP="00731060">
      <w:pPr>
        <w:pStyle w:val="BodyText"/>
        <w:rPr>
          <w:rFonts w:ascii="Calibri" w:eastAsia="Century Gothic" w:hAnsi="Calibri"/>
        </w:rPr>
      </w:pPr>
      <w:r w:rsidRPr="00731060">
        <w:rPr>
          <w:rFonts w:ascii="Calibri" w:eastAsia="Century Gothic" w:hAnsi="Calibri"/>
        </w:rPr>
        <w:t>Below insert is for entering parent person id</w:t>
      </w:r>
      <w:r w:rsidR="00485610" w:rsidRPr="00731060">
        <w:rPr>
          <w:rFonts w:ascii="Calibri" w:eastAsia="Century Gothic" w:hAnsi="Calibri"/>
        </w:rPr>
        <w:t xml:space="preserve"> and Bill id</w:t>
      </w:r>
      <w:r w:rsidRPr="00731060">
        <w:rPr>
          <w:rFonts w:ascii="Calibri" w:eastAsia="Century Gothic" w:hAnsi="Calibri"/>
        </w:rPr>
        <w:t xml:space="preserve"> for generating executive report (Section - Executive Report (Summary by Group Report))</w:t>
      </w:r>
    </w:p>
    <w:p w14:paraId="7B129CAB" w14:textId="1C080153" w:rsidR="00961D22" w:rsidRPr="00731060" w:rsidRDefault="00961D22" w:rsidP="00731060">
      <w:pPr>
        <w:pStyle w:val="BodyText"/>
        <w:rPr>
          <w:rFonts w:ascii="Calibri" w:eastAsia="Century Gothic" w:hAnsi="Calibri"/>
        </w:rPr>
      </w:pPr>
      <w:r w:rsidRPr="00731060">
        <w:rPr>
          <w:rFonts w:ascii="Calibri" w:eastAsia="Century Gothic" w:hAnsi="Calibri"/>
        </w:rPr>
        <w:t xml:space="preserve">For each </w:t>
      </w:r>
      <w:r w:rsidR="00485610" w:rsidRPr="00731060">
        <w:rPr>
          <w:rFonts w:ascii="Calibri" w:eastAsia="Century Gothic" w:hAnsi="Calibri"/>
        </w:rPr>
        <w:t>combination of parent person and bill id</w:t>
      </w:r>
      <w:r w:rsidRPr="00731060">
        <w:rPr>
          <w:rFonts w:ascii="Calibri" w:eastAsia="Century Gothic" w:hAnsi="Calibri"/>
        </w:rPr>
        <w:t>, we need to insert into table - F1_GEN_PROC, following details -</w:t>
      </w:r>
    </w:p>
    <w:tbl>
      <w:tblPr>
        <w:tblW w:w="0" w:type="auto"/>
        <w:tblLook w:val="06A0" w:firstRow="1" w:lastRow="0" w:firstColumn="1" w:lastColumn="0" w:noHBand="1" w:noVBand="1"/>
      </w:tblPr>
      <w:tblGrid>
        <w:gridCol w:w="2488"/>
        <w:gridCol w:w="4404"/>
      </w:tblGrid>
      <w:tr w:rsidR="00961D22" w14:paraId="7B411792" w14:textId="77777777" w:rsidTr="00D61343">
        <w:trPr>
          <w:trHeight w:val="300"/>
        </w:trPr>
        <w:tc>
          <w:tcPr>
            <w:tcW w:w="2488" w:type="dxa"/>
            <w:tcBorders>
              <w:top w:val="single" w:sz="8" w:space="0" w:color="auto"/>
              <w:left w:val="single" w:sz="8"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14115578" w14:textId="77777777" w:rsidR="00961D22" w:rsidRDefault="00961D22" w:rsidP="00D61343">
            <w:r w:rsidRPr="21BAFAFF">
              <w:rPr>
                <w:rFonts w:ascii="Aptos Narrow" w:eastAsia="Aptos Narrow" w:hAnsi="Aptos Narrow" w:cs="Aptos Narrow"/>
                <w:b/>
                <w:bCs/>
                <w:color w:val="000000" w:themeColor="text1"/>
                <w:sz w:val="22"/>
                <w:szCs w:val="22"/>
              </w:rPr>
              <w:t>F1_GEN_PROC Field</w:t>
            </w:r>
          </w:p>
        </w:tc>
        <w:tc>
          <w:tcPr>
            <w:tcW w:w="4404" w:type="dxa"/>
            <w:tcBorders>
              <w:top w:val="single" w:sz="8" w:space="0" w:color="auto"/>
              <w:left w:val="single" w:sz="4"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bottom"/>
          </w:tcPr>
          <w:p w14:paraId="78088E1E" w14:textId="77777777" w:rsidR="00961D22" w:rsidRDefault="00961D22" w:rsidP="00D61343">
            <w:r w:rsidRPr="21BAFAFF">
              <w:rPr>
                <w:rFonts w:ascii="Aptos Narrow" w:eastAsia="Aptos Narrow" w:hAnsi="Aptos Narrow" w:cs="Aptos Narrow"/>
                <w:b/>
                <w:bCs/>
                <w:color w:val="000000" w:themeColor="text1"/>
                <w:sz w:val="22"/>
                <w:szCs w:val="22"/>
              </w:rPr>
              <w:t>Map To</w:t>
            </w:r>
          </w:p>
        </w:tc>
      </w:tr>
      <w:tr w:rsidR="00961D22" w14:paraId="20362BAC"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B3233DA" w14:textId="77777777" w:rsidR="00961D22" w:rsidRDefault="00961D22" w:rsidP="00D61343">
            <w:r w:rsidRPr="21BAFAFF">
              <w:rPr>
                <w:rFonts w:ascii="Aptos Narrow" w:eastAsia="Aptos Narrow" w:hAnsi="Aptos Narrow" w:cs="Aptos Narrow"/>
                <w:color w:val="000000" w:themeColor="text1"/>
                <w:sz w:val="22"/>
                <w:szCs w:val="22"/>
              </w:rPr>
              <w:t xml:space="preserve">GEN_PROC_ID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FFBF6C2" w14:textId="77777777" w:rsidR="00961D22" w:rsidRDefault="00961D22" w:rsidP="00D61343">
            <w:r w:rsidRPr="21BAFAFF">
              <w:rPr>
                <w:rFonts w:ascii="Aptos Narrow" w:eastAsia="Aptos Narrow" w:hAnsi="Aptos Narrow" w:cs="Aptos Narrow"/>
                <w:color w:val="000000" w:themeColor="text1"/>
                <w:sz w:val="22"/>
                <w:szCs w:val="22"/>
              </w:rPr>
              <w:t xml:space="preserve">Define a new sequence for GEN_PROC_ID </w:t>
            </w:r>
          </w:p>
        </w:tc>
      </w:tr>
      <w:tr w:rsidR="00961D22" w14:paraId="2922D441"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9362BFE" w14:textId="77777777" w:rsidR="00961D22" w:rsidRDefault="00961D22" w:rsidP="00D61343">
            <w:r w:rsidRPr="21BAFAFF">
              <w:rPr>
                <w:rFonts w:ascii="Aptos Narrow" w:eastAsia="Aptos Narrow" w:hAnsi="Aptos Narrow" w:cs="Aptos Narrow"/>
                <w:color w:val="000000" w:themeColor="text1"/>
                <w:sz w:val="22"/>
                <w:szCs w:val="22"/>
              </w:rPr>
              <w:t>MAINT_OBJ_CD</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E428632" w14:textId="77777777" w:rsidR="00961D22" w:rsidRDefault="00961D22"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‘CLAIM-EXEC’</w:t>
            </w:r>
          </w:p>
        </w:tc>
      </w:tr>
      <w:tr w:rsidR="00961D22" w14:paraId="71701AFB"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8357BE9" w14:textId="77777777" w:rsidR="00961D22" w:rsidRDefault="00961D22"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PK_VALUE1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6DF5941" w14:textId="79BBC199" w:rsidR="00961D22" w:rsidRDefault="00700EF6" w:rsidP="00D61343">
            <w:pPr>
              <w:rPr>
                <w:rFonts w:ascii="Aptos Narrow" w:eastAsia="Aptos Narrow" w:hAnsi="Aptos Narrow" w:cs="Aptos Narrow"/>
                <w:color w:val="000000" w:themeColor="text1"/>
                <w:sz w:val="22"/>
                <w:szCs w:val="22"/>
              </w:rPr>
            </w:pPr>
            <w:r w:rsidRPr="55789DA9">
              <w:rPr>
                <w:rFonts w:ascii="Aptos Narrow" w:eastAsia="Aptos Narrow" w:hAnsi="Aptos Narrow" w:cs="Aptos Narrow"/>
                <w:color w:val="000000" w:themeColor="text1"/>
                <w:sz w:val="22"/>
                <w:szCs w:val="22"/>
              </w:rPr>
              <w:t xml:space="preserve">Store the </w:t>
            </w:r>
            <w:r>
              <w:rPr>
                <w:rFonts w:ascii="Aptos Narrow" w:eastAsia="Aptos Narrow" w:hAnsi="Aptos Narrow" w:cs="Aptos Narrow"/>
                <w:color w:val="000000" w:themeColor="text1"/>
                <w:sz w:val="22"/>
                <w:szCs w:val="22"/>
              </w:rPr>
              <w:t>Parent Person Id</w:t>
            </w:r>
          </w:p>
        </w:tc>
      </w:tr>
      <w:tr w:rsidR="00961D22" w14:paraId="51D4E7BB"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4C7FF80" w14:textId="77777777" w:rsidR="00961D22" w:rsidRDefault="00961D22" w:rsidP="00D61343">
            <w:r w:rsidRPr="21BAFAFF">
              <w:rPr>
                <w:rFonts w:ascii="Aptos Narrow" w:eastAsia="Aptos Narrow" w:hAnsi="Aptos Narrow" w:cs="Aptos Narrow"/>
                <w:color w:val="000000" w:themeColor="text1"/>
                <w:sz w:val="22"/>
                <w:szCs w:val="22"/>
              </w:rPr>
              <w:t xml:space="preserve">PK_VALUE2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7A1B621" w14:textId="77EB92EC" w:rsidR="00961D22" w:rsidRDefault="00700EF6" w:rsidP="00D61343">
            <w:pPr>
              <w:rPr>
                <w:rFonts w:ascii="Century Gothic" w:eastAsia="Century Gothic" w:hAnsi="Century Gothic" w:cs="Century Gothic"/>
              </w:rPr>
            </w:pPr>
            <w:r>
              <w:rPr>
                <w:rFonts w:ascii="Century Gothic" w:eastAsia="Century Gothic" w:hAnsi="Century Gothic" w:cs="Century Gothic"/>
              </w:rPr>
              <w:t>Bill Id</w:t>
            </w:r>
          </w:p>
        </w:tc>
      </w:tr>
      <w:tr w:rsidR="00961D22" w14:paraId="1366A724"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FCABF4E" w14:textId="77777777" w:rsidR="00961D22" w:rsidRDefault="00961D22" w:rsidP="00D61343">
            <w:r w:rsidRPr="21BAFAFF">
              <w:rPr>
                <w:rFonts w:ascii="Aptos Narrow" w:eastAsia="Aptos Narrow" w:hAnsi="Aptos Narrow" w:cs="Aptos Narrow"/>
                <w:color w:val="000000" w:themeColor="text1"/>
                <w:sz w:val="22"/>
                <w:szCs w:val="22"/>
              </w:rPr>
              <w:t xml:space="preserve">PK_VALUE3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01A1363" w14:textId="065AF3C8" w:rsidR="00961D22" w:rsidRDefault="00700EF6" w:rsidP="00D61343">
            <w:pPr>
              <w:rPr>
                <w:rFonts w:ascii="Aptos Narrow" w:eastAsia="Aptos Narrow" w:hAnsi="Aptos Narrow" w:cs="Aptos Narrow"/>
                <w:color w:val="000000" w:themeColor="text1"/>
                <w:sz w:val="22"/>
                <w:szCs w:val="22"/>
              </w:rPr>
            </w:pPr>
            <w:r w:rsidRPr="21BAFAFF">
              <w:rPr>
                <w:rFonts w:ascii="Century Gothic" w:eastAsia="Century Gothic" w:hAnsi="Century Gothic" w:cs="Century Gothic"/>
              </w:rPr>
              <w:t>Algo Parm 5 - EXECUTIVE</w:t>
            </w:r>
          </w:p>
        </w:tc>
      </w:tr>
      <w:tr w:rsidR="00961D22" w14:paraId="1FC569D4"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426D250" w14:textId="77777777" w:rsidR="00961D22" w:rsidRDefault="00961D22" w:rsidP="00D61343">
            <w:r w:rsidRPr="21BAFAFF">
              <w:rPr>
                <w:rFonts w:ascii="Aptos Narrow" w:eastAsia="Aptos Narrow" w:hAnsi="Aptos Narrow" w:cs="Aptos Narrow"/>
                <w:color w:val="000000" w:themeColor="text1"/>
                <w:sz w:val="22"/>
                <w:szCs w:val="22"/>
              </w:rPr>
              <w:t xml:space="preserve">PK_VALUE4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05F36C8" w14:textId="42C08897" w:rsidR="00961D22" w:rsidRDefault="00485610" w:rsidP="00D61343">
            <w:pPr>
              <w:rPr>
                <w:rFonts w:ascii="Century Gothic" w:eastAsia="Century Gothic" w:hAnsi="Century Gothic" w:cs="Century Gothic"/>
              </w:rPr>
            </w:pPr>
            <w:r w:rsidRPr="3A4B6C05">
              <w:rPr>
                <w:rFonts w:ascii="Aptos Narrow" w:eastAsia="Aptos Narrow" w:hAnsi="Aptos Narrow" w:cs="Aptos Narrow"/>
                <w:color w:val="000000" w:themeColor="text1"/>
                <w:sz w:val="22"/>
                <w:szCs w:val="22"/>
              </w:rPr>
              <w:t>Status -</w:t>
            </w:r>
            <w:r>
              <w:br/>
            </w:r>
            <w:r w:rsidRPr="3A4B6C05">
              <w:rPr>
                <w:rFonts w:ascii="Aptos Narrow" w:eastAsia="Aptos Narrow" w:hAnsi="Aptos Narrow" w:cs="Aptos Narrow"/>
                <w:color w:val="000000" w:themeColor="text1"/>
                <w:sz w:val="22"/>
                <w:szCs w:val="22"/>
              </w:rPr>
              <w:t xml:space="preserve"> When inserting - PENDING</w:t>
            </w:r>
            <w:r>
              <w:br/>
            </w:r>
            <w:r w:rsidRPr="3A4B6C05">
              <w:rPr>
                <w:rFonts w:ascii="Aptos Narrow" w:eastAsia="Aptos Narrow" w:hAnsi="Aptos Narrow" w:cs="Aptos Narrow"/>
                <w:color w:val="000000" w:themeColor="text1"/>
                <w:sz w:val="22"/>
                <w:szCs w:val="22"/>
              </w:rPr>
              <w:t xml:space="preserve"> After Supplemental file generated, will be updated to - COMPLETED</w:t>
            </w:r>
          </w:p>
        </w:tc>
      </w:tr>
      <w:tr w:rsidR="00961D22" w14:paraId="3C10C409"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379B551" w14:textId="77777777" w:rsidR="00961D22" w:rsidRDefault="00961D22" w:rsidP="00D61343">
            <w:r w:rsidRPr="21BAFAFF">
              <w:rPr>
                <w:rFonts w:ascii="Aptos Narrow" w:eastAsia="Aptos Narrow" w:hAnsi="Aptos Narrow" w:cs="Aptos Narrow"/>
                <w:color w:val="000000" w:themeColor="text1"/>
                <w:sz w:val="22"/>
                <w:szCs w:val="22"/>
              </w:rPr>
              <w:t xml:space="preserve">PK_VALUE5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F2DD352" w14:textId="77777777" w:rsidR="00961D22" w:rsidRDefault="00961D22"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 ‘ ‘</w:t>
            </w:r>
          </w:p>
        </w:tc>
      </w:tr>
      <w:tr w:rsidR="00961D22" w14:paraId="0D4666E8"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A3D5F8A" w14:textId="77777777" w:rsidR="00961D22" w:rsidRDefault="00961D22" w:rsidP="00D61343">
            <w:r w:rsidRPr="21BAFAFF">
              <w:rPr>
                <w:rFonts w:ascii="Aptos Narrow" w:eastAsia="Aptos Narrow" w:hAnsi="Aptos Narrow" w:cs="Aptos Narrow"/>
                <w:color w:val="000000" w:themeColor="text1"/>
                <w:sz w:val="22"/>
                <w:szCs w:val="22"/>
              </w:rPr>
              <w:t xml:space="preserve">BATCH_CD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F871BE8" w14:textId="77777777" w:rsidR="00961D22" w:rsidRDefault="00961D22"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CM-</w:t>
            </w:r>
            <w:r w:rsidRPr="06523826">
              <w:rPr>
                <w:rFonts w:ascii="Aptos Narrow" w:eastAsia="Aptos Narrow" w:hAnsi="Aptos Narrow" w:cs="Aptos Narrow"/>
                <w:color w:val="000000" w:themeColor="text1"/>
                <w:sz w:val="22"/>
                <w:szCs w:val="22"/>
              </w:rPr>
              <w:t>EXECR</w:t>
            </w:r>
            <w:r w:rsidRPr="21BAFAFF">
              <w:rPr>
                <w:rFonts w:ascii="Aptos Narrow" w:eastAsia="Aptos Narrow" w:hAnsi="Aptos Narrow" w:cs="Aptos Narrow"/>
                <w:color w:val="000000" w:themeColor="text1"/>
                <w:sz w:val="22"/>
                <w:szCs w:val="22"/>
              </w:rPr>
              <w:t xml:space="preserve"> - New batch to generate Claim Executive report</w:t>
            </w:r>
          </w:p>
        </w:tc>
      </w:tr>
      <w:tr w:rsidR="00961D22" w14:paraId="709C9460"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0E67AAA" w14:textId="77777777" w:rsidR="00961D22" w:rsidRDefault="00961D22" w:rsidP="00D61343">
            <w:r w:rsidRPr="21BAFAFF">
              <w:rPr>
                <w:rFonts w:ascii="Aptos Narrow" w:eastAsia="Aptos Narrow" w:hAnsi="Aptos Narrow" w:cs="Aptos Narrow"/>
                <w:color w:val="000000" w:themeColor="text1"/>
                <w:sz w:val="22"/>
                <w:szCs w:val="22"/>
              </w:rPr>
              <w:t xml:space="preserve">BATCH_NBR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4FCC84B" w14:textId="77777777" w:rsidR="00961D22" w:rsidRDefault="00961D22" w:rsidP="00D61343">
            <w:r w:rsidRPr="21BAFAFF">
              <w:rPr>
                <w:rFonts w:ascii="Aptos Narrow" w:eastAsia="Aptos Narrow" w:hAnsi="Aptos Narrow" w:cs="Aptos Narrow"/>
                <w:color w:val="000000" w:themeColor="text1"/>
                <w:sz w:val="22"/>
                <w:szCs w:val="22"/>
              </w:rPr>
              <w:t>1</w:t>
            </w:r>
          </w:p>
        </w:tc>
      </w:tr>
      <w:tr w:rsidR="00961D22" w14:paraId="2DBD9374"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1F50A61" w14:textId="77777777" w:rsidR="00961D22" w:rsidRDefault="00961D22" w:rsidP="00D61343">
            <w:r w:rsidRPr="21BAFAFF">
              <w:rPr>
                <w:rFonts w:ascii="Aptos Narrow" w:eastAsia="Aptos Narrow" w:hAnsi="Aptos Narrow" w:cs="Aptos Narrow"/>
                <w:color w:val="000000" w:themeColor="text1"/>
                <w:sz w:val="22"/>
                <w:szCs w:val="22"/>
              </w:rPr>
              <w:t xml:space="preserve">CRE_DTTM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09C0D77" w14:textId="77777777" w:rsidR="00961D22" w:rsidRDefault="00961D22" w:rsidP="00D61343">
            <w:r w:rsidRPr="21BAFAFF">
              <w:rPr>
                <w:rFonts w:ascii="Aptos Narrow" w:eastAsia="Aptos Narrow" w:hAnsi="Aptos Narrow" w:cs="Aptos Narrow"/>
                <w:color w:val="000000" w:themeColor="text1"/>
                <w:sz w:val="22"/>
                <w:szCs w:val="22"/>
              </w:rPr>
              <w:t>SYSDATE</w:t>
            </w:r>
          </w:p>
        </w:tc>
      </w:tr>
      <w:tr w:rsidR="00961D22" w14:paraId="252A8D23" w14:textId="77777777" w:rsidTr="00D61343">
        <w:trPr>
          <w:trHeight w:val="300"/>
        </w:trPr>
        <w:tc>
          <w:tcPr>
            <w:tcW w:w="2488"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5CCEA17B" w14:textId="77777777" w:rsidR="00961D22" w:rsidRDefault="00961D22" w:rsidP="00D61343">
            <w:r w:rsidRPr="21BAFAFF">
              <w:rPr>
                <w:rFonts w:ascii="Aptos Narrow" w:eastAsia="Aptos Narrow" w:hAnsi="Aptos Narrow" w:cs="Aptos Narrow"/>
                <w:color w:val="000000" w:themeColor="text1"/>
                <w:sz w:val="22"/>
                <w:szCs w:val="22"/>
              </w:rPr>
              <w:t xml:space="preserve">VERSION     </w:t>
            </w:r>
          </w:p>
        </w:tc>
        <w:tc>
          <w:tcPr>
            <w:tcW w:w="4404"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7E15CB70" w14:textId="77777777" w:rsidR="00961D22" w:rsidRDefault="00961D22" w:rsidP="00D61343">
            <w:r w:rsidRPr="21BAFAFF">
              <w:rPr>
                <w:rFonts w:ascii="Aptos Narrow" w:eastAsia="Aptos Narrow" w:hAnsi="Aptos Narrow" w:cs="Aptos Narrow"/>
                <w:color w:val="000000" w:themeColor="text1"/>
                <w:sz w:val="22"/>
                <w:szCs w:val="22"/>
              </w:rPr>
              <w:t>1</w:t>
            </w:r>
          </w:p>
        </w:tc>
      </w:tr>
    </w:tbl>
    <w:p w14:paraId="08F6713A" w14:textId="77777777" w:rsidR="21BAFAFF" w:rsidRDefault="21BAFAFF" w:rsidP="00174AB5">
      <w:pPr>
        <w:rPr>
          <w:rFonts w:ascii="Century Gothic" w:eastAsia="Century Gothic" w:hAnsi="Century Gothic" w:cs="Century Gothic"/>
          <w:i/>
          <w:highlight w:val="yellow"/>
        </w:rPr>
      </w:pPr>
    </w:p>
    <w:p w14:paraId="5D6A44FF" w14:textId="3581D578" w:rsidR="008D529E" w:rsidRPr="00D61343" w:rsidRDefault="00FF5B7D">
      <w:pPr>
        <w:pStyle w:val="Heading5"/>
        <w:tabs>
          <w:tab w:val="clear" w:pos="1440"/>
          <w:tab w:val="num" w:pos="2160"/>
        </w:tabs>
        <w:ind w:left="2160"/>
        <w:pPrChange w:id="1462" w:author="Anup Nair" w:date="2025-11-03T00:40:00Z" w16du:dateUtc="2025-11-03T05:40:00Z">
          <w:pPr>
            <w:pStyle w:val="Heading5"/>
          </w:pPr>
        </w:pPrChange>
      </w:pPr>
      <w:r>
        <w:t>Claim Return Extract</w:t>
      </w:r>
      <w:r w:rsidR="00812398">
        <w:t xml:space="preserve"> (Client Billing)</w:t>
      </w:r>
      <w:r w:rsidR="008D529E" w:rsidRPr="00D61343">
        <w:t xml:space="preserve"> – Identification inserts</w:t>
      </w:r>
    </w:p>
    <w:p w14:paraId="5A17C841" w14:textId="606EF4D6" w:rsidR="008D529E" w:rsidRDefault="00B222CD">
      <w:pPr>
        <w:pStyle w:val="BodyText"/>
        <w:ind w:left="720"/>
        <w:rPr>
          <w:rFonts w:ascii="Calibri" w:eastAsia="Century Gothic" w:hAnsi="Calibri"/>
        </w:rPr>
        <w:pPrChange w:id="1463" w:author="Anup Nair" w:date="2025-11-03T00:40:00Z" w16du:dateUtc="2025-11-03T05:40:00Z">
          <w:pPr>
            <w:pStyle w:val="BodyText"/>
          </w:pPr>
        </w:pPrChange>
      </w:pPr>
      <w:r>
        <w:rPr>
          <w:rFonts w:ascii="Calibri" w:eastAsia="Century Gothic" w:hAnsi="Calibri"/>
        </w:rPr>
        <w:t>For each client billing</w:t>
      </w:r>
      <w:r w:rsidR="00F60176">
        <w:rPr>
          <w:rFonts w:ascii="Calibri" w:eastAsia="Century Gothic" w:hAnsi="Calibri"/>
        </w:rPr>
        <w:t>, we need to make entry in F1_GEN_PROC table.</w:t>
      </w:r>
    </w:p>
    <w:tbl>
      <w:tblPr>
        <w:tblW w:w="0" w:type="auto"/>
        <w:tblInd w:w="720" w:type="dxa"/>
        <w:tblLook w:val="06A0" w:firstRow="1" w:lastRow="0" w:firstColumn="1" w:lastColumn="0" w:noHBand="1" w:noVBand="1"/>
        <w:tblPrChange w:id="1464" w:author="Anup Nair" w:date="2025-11-03T00:40:00Z" w16du:dateUtc="2025-11-03T05:40:00Z">
          <w:tblPr>
            <w:tblW w:w="0" w:type="auto"/>
            <w:tblLook w:val="06A0" w:firstRow="1" w:lastRow="0" w:firstColumn="1" w:lastColumn="0" w:noHBand="1" w:noVBand="1"/>
          </w:tblPr>
        </w:tblPrChange>
      </w:tblPr>
      <w:tblGrid>
        <w:gridCol w:w="2488"/>
        <w:gridCol w:w="4404"/>
        <w:tblGridChange w:id="1465">
          <w:tblGrid>
            <w:gridCol w:w="720"/>
            <w:gridCol w:w="1768"/>
            <w:gridCol w:w="720"/>
            <w:gridCol w:w="3684"/>
            <w:gridCol w:w="720"/>
          </w:tblGrid>
        </w:tblGridChange>
      </w:tblGrid>
      <w:tr w:rsidR="00F60176" w14:paraId="38257B54" w14:textId="77777777" w:rsidTr="00831C1C">
        <w:trPr>
          <w:trHeight w:val="300"/>
          <w:trPrChange w:id="1466" w:author="Anup Nair" w:date="2025-11-03T00:40:00Z" w16du:dateUtc="2025-11-03T05:40:00Z">
            <w:trPr>
              <w:gridAfter w:val="0"/>
              <w:trHeight w:val="300"/>
            </w:trPr>
          </w:trPrChange>
        </w:trPr>
        <w:tc>
          <w:tcPr>
            <w:tcW w:w="2488" w:type="dxa"/>
            <w:tcBorders>
              <w:top w:val="single" w:sz="8" w:space="0" w:color="auto"/>
              <w:left w:val="single" w:sz="8"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Change w:id="1467" w:author="Anup Nair" w:date="2025-11-03T00:40:00Z" w16du:dateUtc="2025-11-03T05:40:00Z">
              <w:tcPr>
                <w:tcW w:w="2488" w:type="dxa"/>
                <w:gridSpan w:val="2"/>
                <w:tcBorders>
                  <w:top w:val="single" w:sz="8" w:space="0" w:color="auto"/>
                  <w:left w:val="single" w:sz="8"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tcPrChange>
          </w:tcPr>
          <w:p w14:paraId="3D4C864F" w14:textId="77777777" w:rsidR="00F60176" w:rsidRDefault="00F60176" w:rsidP="005262EA">
            <w:r w:rsidRPr="21BAFAFF">
              <w:rPr>
                <w:rFonts w:ascii="Aptos Narrow" w:eastAsia="Aptos Narrow" w:hAnsi="Aptos Narrow" w:cs="Aptos Narrow"/>
                <w:b/>
                <w:bCs/>
                <w:color w:val="000000" w:themeColor="text1"/>
                <w:sz w:val="22"/>
                <w:szCs w:val="22"/>
              </w:rPr>
              <w:t>F1_GEN_PROC Field</w:t>
            </w:r>
          </w:p>
        </w:tc>
        <w:tc>
          <w:tcPr>
            <w:tcW w:w="4404" w:type="dxa"/>
            <w:tcBorders>
              <w:top w:val="single" w:sz="8" w:space="0" w:color="auto"/>
              <w:left w:val="single" w:sz="4"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bottom"/>
            <w:tcPrChange w:id="1468" w:author="Anup Nair" w:date="2025-11-03T00:40:00Z" w16du:dateUtc="2025-11-03T05:40:00Z">
              <w:tcPr>
                <w:tcW w:w="4404" w:type="dxa"/>
                <w:gridSpan w:val="2"/>
                <w:tcBorders>
                  <w:top w:val="single" w:sz="8" w:space="0" w:color="auto"/>
                  <w:left w:val="single" w:sz="4"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bottom"/>
              </w:tcPr>
            </w:tcPrChange>
          </w:tcPr>
          <w:p w14:paraId="3BC9649C" w14:textId="77777777" w:rsidR="00F60176" w:rsidRDefault="00F60176" w:rsidP="005262EA">
            <w:r w:rsidRPr="21BAFAFF">
              <w:rPr>
                <w:rFonts w:ascii="Aptos Narrow" w:eastAsia="Aptos Narrow" w:hAnsi="Aptos Narrow" w:cs="Aptos Narrow"/>
                <w:b/>
                <w:bCs/>
                <w:color w:val="000000" w:themeColor="text1"/>
                <w:sz w:val="22"/>
                <w:szCs w:val="22"/>
              </w:rPr>
              <w:t>Map To</w:t>
            </w:r>
          </w:p>
        </w:tc>
      </w:tr>
      <w:tr w:rsidR="00F60176" w14:paraId="13E82841" w14:textId="77777777" w:rsidTr="00831C1C">
        <w:trPr>
          <w:trHeight w:val="300"/>
          <w:trPrChange w:id="1469"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470"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10F92A5F" w14:textId="77777777" w:rsidR="00F60176" w:rsidRDefault="00F60176" w:rsidP="005262EA">
            <w:r w:rsidRPr="21BAFAFF">
              <w:rPr>
                <w:rFonts w:ascii="Aptos Narrow" w:eastAsia="Aptos Narrow" w:hAnsi="Aptos Narrow" w:cs="Aptos Narrow"/>
                <w:color w:val="000000" w:themeColor="text1"/>
                <w:sz w:val="22"/>
                <w:szCs w:val="22"/>
              </w:rPr>
              <w:t xml:space="preserve">GEN_PROC_ID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471"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41DB44B8" w14:textId="77777777" w:rsidR="00F60176" w:rsidRDefault="00F60176" w:rsidP="005262EA">
            <w:r w:rsidRPr="21BAFAFF">
              <w:rPr>
                <w:rFonts w:ascii="Aptos Narrow" w:eastAsia="Aptos Narrow" w:hAnsi="Aptos Narrow" w:cs="Aptos Narrow"/>
                <w:color w:val="000000" w:themeColor="text1"/>
                <w:sz w:val="22"/>
                <w:szCs w:val="22"/>
              </w:rPr>
              <w:t xml:space="preserve">Define a new sequence for GEN_PROC_ID </w:t>
            </w:r>
          </w:p>
        </w:tc>
      </w:tr>
      <w:tr w:rsidR="00F60176" w14:paraId="04973B80" w14:textId="77777777" w:rsidTr="00831C1C">
        <w:trPr>
          <w:trHeight w:val="300"/>
          <w:trPrChange w:id="1472"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473"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4C5CFE2F" w14:textId="77777777" w:rsidR="00F60176" w:rsidRDefault="00F60176" w:rsidP="005262EA">
            <w:r w:rsidRPr="21BAFAFF">
              <w:rPr>
                <w:rFonts w:ascii="Aptos Narrow" w:eastAsia="Aptos Narrow" w:hAnsi="Aptos Narrow" w:cs="Aptos Narrow"/>
                <w:color w:val="000000" w:themeColor="text1"/>
                <w:sz w:val="22"/>
                <w:szCs w:val="22"/>
              </w:rPr>
              <w:t>MAINT_OBJ_CD</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474"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2690303C" w14:textId="77777777" w:rsidR="00F60176" w:rsidRDefault="00F60176" w:rsidP="005262EA">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w:t>
            </w:r>
            <w:r w:rsidRPr="00472259">
              <w:rPr>
                <w:rFonts w:ascii="Aptos Narrow" w:eastAsia="Aptos Narrow" w:hAnsi="Aptos Narrow" w:cs="Aptos Narrow"/>
                <w:color w:val="000000" w:themeColor="text1"/>
                <w:sz w:val="22"/>
                <w:szCs w:val="22"/>
              </w:rPr>
              <w:t>F1-GENPROC</w:t>
            </w:r>
            <w:r>
              <w:rPr>
                <w:rFonts w:ascii="Aptos Narrow" w:eastAsia="Aptos Narrow" w:hAnsi="Aptos Narrow" w:cs="Aptos Narrow"/>
                <w:color w:val="000000" w:themeColor="text1"/>
                <w:sz w:val="22"/>
                <w:szCs w:val="22"/>
              </w:rPr>
              <w:t>’</w:t>
            </w:r>
          </w:p>
        </w:tc>
      </w:tr>
      <w:tr w:rsidR="00F60176" w14:paraId="362738F0" w14:textId="77777777" w:rsidTr="00831C1C">
        <w:trPr>
          <w:trHeight w:val="300"/>
          <w:trPrChange w:id="1475"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476"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38D25ED7" w14:textId="77777777" w:rsidR="00F60176" w:rsidRDefault="00F60176" w:rsidP="005262EA">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PK_VALUE1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477"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798D2090" w14:textId="77777777" w:rsidR="00F60176" w:rsidRDefault="00F60176" w:rsidP="005262EA">
            <w:pPr>
              <w:rPr>
                <w:rFonts w:ascii="Aptos Narrow" w:eastAsia="Aptos Narrow" w:hAnsi="Aptos Narrow" w:cs="Aptos Narrow"/>
                <w:i/>
                <w:sz w:val="22"/>
                <w:szCs w:val="22"/>
              </w:rPr>
            </w:pPr>
            <w:r w:rsidRPr="21BAFAFF">
              <w:rPr>
                <w:rFonts w:ascii="Aptos Narrow" w:eastAsia="Aptos Narrow" w:hAnsi="Aptos Narrow" w:cs="Aptos Narrow"/>
                <w:color w:val="000000" w:themeColor="text1"/>
                <w:sz w:val="22"/>
                <w:szCs w:val="22"/>
              </w:rPr>
              <w:t xml:space="preserve">Store the </w:t>
            </w:r>
            <w:r w:rsidRPr="396E6870">
              <w:rPr>
                <w:rFonts w:ascii="Aptos Narrow" w:eastAsia="Aptos Narrow" w:hAnsi="Aptos Narrow" w:cs="Aptos Narrow"/>
                <w:i/>
                <w:iCs/>
                <w:sz w:val="22"/>
                <w:szCs w:val="22"/>
              </w:rPr>
              <w:t>PARENT_</w:t>
            </w:r>
            <w:r w:rsidRPr="396E6870">
              <w:rPr>
                <w:rFonts w:ascii="Aptos Narrow" w:eastAsia="Aptos Narrow" w:hAnsi="Aptos Narrow" w:cs="Aptos Narrow"/>
                <w:i/>
                <w:sz w:val="22"/>
                <w:szCs w:val="22"/>
              </w:rPr>
              <w:t>PER</w:t>
            </w:r>
          </w:p>
        </w:tc>
      </w:tr>
      <w:tr w:rsidR="00F60176" w14:paraId="1DE7B1ED" w14:textId="77777777" w:rsidTr="00831C1C">
        <w:trPr>
          <w:trHeight w:val="300"/>
          <w:trPrChange w:id="1478"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479"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19C01626" w14:textId="77777777" w:rsidR="00F60176" w:rsidRDefault="00F60176" w:rsidP="005262EA">
            <w:r w:rsidRPr="21BAFAFF">
              <w:rPr>
                <w:rFonts w:ascii="Aptos Narrow" w:eastAsia="Aptos Narrow" w:hAnsi="Aptos Narrow" w:cs="Aptos Narrow"/>
                <w:color w:val="000000" w:themeColor="text1"/>
                <w:sz w:val="22"/>
                <w:szCs w:val="22"/>
              </w:rPr>
              <w:t xml:space="preserve">PK_VALUE2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480"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791E63CD" w14:textId="77777777" w:rsidR="00F60176" w:rsidRDefault="00F60176" w:rsidP="005262EA">
            <w:pPr>
              <w:spacing w:line="259" w:lineRule="auto"/>
              <w:rPr>
                <w:rFonts w:eastAsia="Century Gothic"/>
              </w:rPr>
            </w:pPr>
            <w:r w:rsidRPr="53805240">
              <w:rPr>
                <w:rFonts w:ascii="Century Gothic" w:eastAsia="Century Gothic" w:hAnsi="Century Gothic" w:cs="Century Gothic"/>
              </w:rPr>
              <w:t>BILL_ID</w:t>
            </w:r>
          </w:p>
        </w:tc>
      </w:tr>
      <w:tr w:rsidR="00F60176" w14:paraId="25C1A1F4" w14:textId="77777777" w:rsidTr="00831C1C">
        <w:trPr>
          <w:trHeight w:val="300"/>
          <w:trPrChange w:id="1481"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482"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5CA18DB7" w14:textId="77777777" w:rsidR="00F60176" w:rsidRDefault="00F60176" w:rsidP="005262EA">
            <w:r w:rsidRPr="21BAFAFF">
              <w:rPr>
                <w:rFonts w:ascii="Aptos Narrow" w:eastAsia="Aptos Narrow" w:hAnsi="Aptos Narrow" w:cs="Aptos Narrow"/>
                <w:color w:val="000000" w:themeColor="text1"/>
                <w:sz w:val="22"/>
                <w:szCs w:val="22"/>
              </w:rPr>
              <w:t xml:space="preserve">PK_VALUE3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483"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3CC67D4C" w14:textId="77777777" w:rsidR="00F60176" w:rsidRDefault="00F60176" w:rsidP="005262EA">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Status -</w:t>
            </w:r>
            <w:r>
              <w:br/>
            </w:r>
            <w:r w:rsidRPr="21BAFAFF">
              <w:rPr>
                <w:rFonts w:ascii="Aptos Narrow" w:eastAsia="Aptos Narrow" w:hAnsi="Aptos Narrow" w:cs="Aptos Narrow"/>
                <w:color w:val="000000" w:themeColor="text1"/>
                <w:sz w:val="22"/>
                <w:szCs w:val="22"/>
              </w:rPr>
              <w:t xml:space="preserve"> When inserting - PENDING</w:t>
            </w:r>
            <w:r>
              <w:br/>
            </w:r>
            <w:r w:rsidRPr="21BAFAFF">
              <w:rPr>
                <w:rFonts w:ascii="Aptos Narrow" w:eastAsia="Aptos Narrow" w:hAnsi="Aptos Narrow" w:cs="Aptos Narrow"/>
                <w:color w:val="000000" w:themeColor="text1"/>
                <w:sz w:val="22"/>
                <w:szCs w:val="22"/>
              </w:rPr>
              <w:t xml:space="preserve"> After </w:t>
            </w:r>
            <w:r>
              <w:rPr>
                <w:rFonts w:ascii="Aptos Narrow" w:eastAsia="Aptos Narrow" w:hAnsi="Aptos Narrow" w:cs="Aptos Narrow"/>
                <w:color w:val="000000" w:themeColor="text1"/>
                <w:sz w:val="22"/>
                <w:szCs w:val="22"/>
              </w:rPr>
              <w:t xml:space="preserve">ancillary feed </w:t>
            </w:r>
            <w:r w:rsidRPr="21BAFAFF">
              <w:rPr>
                <w:rFonts w:ascii="Aptos Narrow" w:eastAsia="Aptos Narrow" w:hAnsi="Aptos Narrow" w:cs="Aptos Narrow"/>
                <w:color w:val="000000" w:themeColor="text1"/>
                <w:sz w:val="22"/>
                <w:szCs w:val="22"/>
              </w:rPr>
              <w:t>generated, will be updated to - COMPLETED</w:t>
            </w:r>
          </w:p>
        </w:tc>
      </w:tr>
      <w:tr w:rsidR="00F60176" w:rsidRPr="00831C1C" w14:paraId="2BE587AF" w14:textId="77777777" w:rsidTr="00831C1C">
        <w:trPr>
          <w:trHeight w:val="300"/>
          <w:trPrChange w:id="1484"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485"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106EE336" w14:textId="77777777" w:rsidR="00F60176" w:rsidRPr="00172D2B" w:rsidRDefault="00F60176" w:rsidP="005262EA">
            <w:pPr>
              <w:rPr>
                <w:rFonts w:ascii="Aptos Narrow" w:eastAsia="Aptos Narrow" w:hAnsi="Aptos Narrow" w:cs="Aptos Narrow"/>
                <w:color w:val="000000" w:themeColor="text1"/>
                <w:sz w:val="22"/>
                <w:szCs w:val="22"/>
                <w:rPrChange w:id="1486" w:author="Anup Nair" w:date="2025-11-02T01:48:00Z" w16du:dateUtc="2025-11-02T05:48:00Z">
                  <w:rPr/>
                </w:rPrChange>
              </w:rPr>
            </w:pPr>
            <w:r w:rsidRPr="21BAFAFF">
              <w:rPr>
                <w:rFonts w:ascii="Aptos Narrow" w:eastAsia="Aptos Narrow" w:hAnsi="Aptos Narrow" w:cs="Aptos Narrow"/>
                <w:color w:val="000000" w:themeColor="text1"/>
                <w:sz w:val="22"/>
                <w:szCs w:val="22"/>
              </w:rPr>
              <w:t xml:space="preserve">PK_VALUE4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487"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090F52BB" w14:textId="77777777" w:rsidR="00F60176" w:rsidRPr="00172D2B" w:rsidRDefault="00F60176" w:rsidP="005262EA">
            <w:pPr>
              <w:rPr>
                <w:rFonts w:ascii="Aptos Narrow" w:eastAsia="Aptos Narrow" w:hAnsi="Aptos Narrow" w:cs="Aptos Narrow"/>
                <w:color w:val="000000" w:themeColor="text1"/>
                <w:sz w:val="22"/>
                <w:szCs w:val="22"/>
                <w:rPrChange w:id="1488" w:author="Anup Nair" w:date="2025-11-02T01:48:00Z" w16du:dateUtc="2025-11-02T05:48:00Z">
                  <w:rPr>
                    <w:rFonts w:ascii="Century Gothic" w:eastAsia="Century Gothic" w:hAnsi="Century Gothic" w:cs="Century Gothic"/>
                  </w:rPr>
                </w:rPrChange>
              </w:rPr>
            </w:pPr>
            <w:ins w:id="1489" w:author="Anup Nair" w:date="2025-11-02T01:47:00Z" w16du:dateUtc="2025-11-02T05:47:00Z">
              <w:r w:rsidRPr="00172D2B">
                <w:rPr>
                  <w:rFonts w:ascii="Aptos Narrow" w:eastAsia="Aptos Narrow" w:hAnsi="Aptos Narrow" w:cs="Aptos Narrow"/>
                  <w:color w:val="000000" w:themeColor="text1"/>
                  <w:sz w:val="22"/>
                  <w:szCs w:val="22"/>
                  <w:rPrChange w:id="1490" w:author="Anup Nair" w:date="2025-11-02T01:48:00Z" w16du:dateUtc="2025-11-02T05:48:00Z">
                    <w:rPr>
                      <w:rFonts w:ascii="Century Gothic" w:eastAsia="Century Gothic" w:hAnsi="Century Gothic" w:cs="Century Gothic"/>
                    </w:rPr>
                  </w:rPrChange>
                </w:rPr>
                <w:t xml:space="preserve">BS (To indicate </w:t>
              </w:r>
            </w:ins>
            <w:ins w:id="1491" w:author="Anup Nair" w:date="2025-11-02T01:48:00Z" w16du:dateUtc="2025-11-02T05:48:00Z">
              <w:r w:rsidRPr="00172D2B">
                <w:rPr>
                  <w:rFonts w:ascii="Aptos Narrow" w:eastAsia="Aptos Narrow" w:hAnsi="Aptos Narrow" w:cs="Aptos Narrow"/>
                  <w:color w:val="000000" w:themeColor="text1"/>
                  <w:sz w:val="22"/>
                  <w:szCs w:val="22"/>
                  <w:rPrChange w:id="1492" w:author="Anup Nair" w:date="2025-11-02T01:48:00Z" w16du:dateUtc="2025-11-02T05:48:00Z">
                    <w:rPr>
                      <w:rFonts w:ascii="Century Gothic" w:eastAsia="Century Gothic" w:hAnsi="Century Gothic" w:cs="Century Gothic"/>
                    </w:rPr>
                  </w:rPrChange>
                </w:rPr>
                <w:t>Bill segment is freeze or cancel</w:t>
              </w:r>
            </w:ins>
            <w:ins w:id="1493" w:author="Anup Nair" w:date="2025-11-02T01:47:00Z" w16du:dateUtc="2025-11-02T05:47:00Z">
              <w:r w:rsidRPr="00172D2B">
                <w:rPr>
                  <w:rFonts w:ascii="Aptos Narrow" w:eastAsia="Aptos Narrow" w:hAnsi="Aptos Narrow" w:cs="Aptos Narrow"/>
                  <w:color w:val="000000" w:themeColor="text1"/>
                  <w:sz w:val="22"/>
                  <w:szCs w:val="22"/>
                  <w:rPrChange w:id="1494" w:author="Anup Nair" w:date="2025-11-02T01:48:00Z" w16du:dateUtc="2025-11-02T05:48:00Z">
                    <w:rPr>
                      <w:rFonts w:ascii="Century Gothic" w:eastAsia="Century Gothic" w:hAnsi="Century Gothic" w:cs="Century Gothic"/>
                    </w:rPr>
                  </w:rPrChange>
                </w:rPr>
                <w:t>)</w:t>
              </w:r>
            </w:ins>
          </w:p>
        </w:tc>
      </w:tr>
      <w:tr w:rsidR="00F60176" w14:paraId="77DBB035" w14:textId="77777777" w:rsidTr="00831C1C">
        <w:trPr>
          <w:trHeight w:val="300"/>
          <w:trPrChange w:id="1495"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496"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1F92FD72" w14:textId="77777777" w:rsidR="00F60176" w:rsidRDefault="00F60176" w:rsidP="005262EA">
            <w:r w:rsidRPr="21BAFAFF">
              <w:rPr>
                <w:rFonts w:ascii="Aptos Narrow" w:eastAsia="Aptos Narrow" w:hAnsi="Aptos Narrow" w:cs="Aptos Narrow"/>
                <w:color w:val="000000" w:themeColor="text1"/>
                <w:sz w:val="22"/>
                <w:szCs w:val="22"/>
              </w:rPr>
              <w:t xml:space="preserve">PK_VALUE5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497"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6511D315" w14:textId="77777777" w:rsidR="00F60176" w:rsidRDefault="00F60176" w:rsidP="005262EA">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 ‘ ‘</w:t>
            </w:r>
          </w:p>
        </w:tc>
      </w:tr>
      <w:tr w:rsidR="00F60176" w14:paraId="492DF64E" w14:textId="77777777" w:rsidTr="00831C1C">
        <w:trPr>
          <w:trHeight w:val="300"/>
          <w:trPrChange w:id="1498"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499"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4203CA74" w14:textId="77777777" w:rsidR="00F60176" w:rsidRDefault="00F60176" w:rsidP="005262EA">
            <w:r w:rsidRPr="21BAFAFF">
              <w:rPr>
                <w:rFonts w:ascii="Aptos Narrow" w:eastAsia="Aptos Narrow" w:hAnsi="Aptos Narrow" w:cs="Aptos Narrow"/>
                <w:color w:val="000000" w:themeColor="text1"/>
                <w:sz w:val="22"/>
                <w:szCs w:val="22"/>
              </w:rPr>
              <w:t xml:space="preserve">BATCH_CD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500"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267A9EE1" w14:textId="75DAEFE2" w:rsidR="00F60176" w:rsidRDefault="00F60176" w:rsidP="005262EA">
            <w:r w:rsidRPr="21BAFAFF">
              <w:rPr>
                <w:rFonts w:ascii="Aptos Narrow" w:eastAsia="Aptos Narrow" w:hAnsi="Aptos Narrow" w:cs="Aptos Narrow"/>
                <w:color w:val="000000" w:themeColor="text1"/>
                <w:sz w:val="22"/>
                <w:szCs w:val="22"/>
              </w:rPr>
              <w:t>CM-</w:t>
            </w:r>
            <w:r w:rsidRPr="394D06BD">
              <w:rPr>
                <w:rFonts w:ascii="Aptos Narrow" w:eastAsia="Aptos Narrow" w:hAnsi="Aptos Narrow" w:cs="Aptos Narrow"/>
                <w:color w:val="000000" w:themeColor="text1"/>
                <w:sz w:val="22"/>
                <w:szCs w:val="22"/>
              </w:rPr>
              <w:t>EX</w:t>
            </w:r>
            <w:r>
              <w:rPr>
                <w:rFonts w:ascii="Aptos Narrow" w:eastAsia="Aptos Narrow" w:hAnsi="Aptos Narrow" w:cs="Aptos Narrow"/>
                <w:color w:val="000000" w:themeColor="text1"/>
                <w:sz w:val="22"/>
                <w:szCs w:val="22"/>
              </w:rPr>
              <w:t>CLRT</w:t>
            </w:r>
            <w:r w:rsidRPr="21BAFAFF">
              <w:rPr>
                <w:rFonts w:ascii="Aptos Narrow" w:eastAsia="Aptos Narrow" w:hAnsi="Aptos Narrow" w:cs="Aptos Narrow"/>
                <w:color w:val="000000" w:themeColor="text1"/>
                <w:sz w:val="22"/>
                <w:szCs w:val="22"/>
              </w:rPr>
              <w:t xml:space="preserve"> </w:t>
            </w:r>
            <w:r>
              <w:rPr>
                <w:rFonts w:ascii="Aptos Narrow" w:eastAsia="Aptos Narrow" w:hAnsi="Aptos Narrow" w:cs="Aptos Narrow"/>
                <w:color w:val="000000" w:themeColor="text1"/>
                <w:sz w:val="22"/>
                <w:szCs w:val="22"/>
              </w:rPr>
              <w:t>–</w:t>
            </w:r>
            <w:r w:rsidRPr="21BAFAFF">
              <w:rPr>
                <w:rFonts w:ascii="Aptos Narrow" w:eastAsia="Aptos Narrow" w:hAnsi="Aptos Narrow" w:cs="Aptos Narrow"/>
                <w:color w:val="000000" w:themeColor="text1"/>
                <w:sz w:val="22"/>
                <w:szCs w:val="22"/>
              </w:rPr>
              <w:t xml:space="preserve"> </w:t>
            </w:r>
            <w:r>
              <w:rPr>
                <w:rFonts w:ascii="Aptos Narrow" w:eastAsia="Aptos Narrow" w:hAnsi="Aptos Narrow" w:cs="Aptos Narrow"/>
                <w:color w:val="000000" w:themeColor="text1"/>
                <w:sz w:val="22"/>
                <w:szCs w:val="22"/>
              </w:rPr>
              <w:t>ORMB to GCP Claim Return Extract (Client Billing).</w:t>
            </w:r>
          </w:p>
        </w:tc>
      </w:tr>
      <w:tr w:rsidR="00F60176" w14:paraId="74695E0B" w14:textId="77777777" w:rsidTr="00831C1C">
        <w:trPr>
          <w:trHeight w:val="300"/>
          <w:trPrChange w:id="1501"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502"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034EDCA4" w14:textId="77777777" w:rsidR="00F60176" w:rsidRDefault="00F60176" w:rsidP="005262EA">
            <w:r w:rsidRPr="21BAFAFF">
              <w:rPr>
                <w:rFonts w:ascii="Aptos Narrow" w:eastAsia="Aptos Narrow" w:hAnsi="Aptos Narrow" w:cs="Aptos Narrow"/>
                <w:color w:val="000000" w:themeColor="text1"/>
                <w:sz w:val="22"/>
                <w:szCs w:val="22"/>
              </w:rPr>
              <w:t xml:space="preserve">BATCH_NBR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503"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03732BF1" w14:textId="77777777" w:rsidR="00F60176" w:rsidRDefault="00F60176" w:rsidP="005262EA">
            <w:r w:rsidRPr="21BAFAFF">
              <w:rPr>
                <w:rFonts w:ascii="Aptos Narrow" w:eastAsia="Aptos Narrow" w:hAnsi="Aptos Narrow" w:cs="Aptos Narrow"/>
                <w:color w:val="000000" w:themeColor="text1"/>
                <w:sz w:val="22"/>
                <w:szCs w:val="22"/>
              </w:rPr>
              <w:t>1</w:t>
            </w:r>
          </w:p>
        </w:tc>
      </w:tr>
      <w:tr w:rsidR="00F60176" w14:paraId="3EA5AE31" w14:textId="77777777" w:rsidTr="00831C1C">
        <w:trPr>
          <w:trHeight w:val="300"/>
          <w:trPrChange w:id="1504" w:author="Anup Nair" w:date="2025-11-03T00:40:00Z" w16du:dateUtc="2025-11-03T05:40:00Z">
            <w:trPr>
              <w:gridAfter w:val="0"/>
              <w:trHeight w:val="300"/>
            </w:trPr>
          </w:trPrChange>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Change w:id="1505" w:author="Anup Nair" w:date="2025-11-03T00:40:00Z" w16du:dateUtc="2025-11-03T05:40:00Z">
              <w:tcPr>
                <w:tcW w:w="2488" w:type="dxa"/>
                <w:gridSpan w:val="2"/>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tcPrChange>
          </w:tcPr>
          <w:p w14:paraId="0949C440" w14:textId="77777777" w:rsidR="00F60176" w:rsidRDefault="00F60176" w:rsidP="005262EA">
            <w:r w:rsidRPr="21BAFAFF">
              <w:rPr>
                <w:rFonts w:ascii="Aptos Narrow" w:eastAsia="Aptos Narrow" w:hAnsi="Aptos Narrow" w:cs="Aptos Narrow"/>
                <w:color w:val="000000" w:themeColor="text1"/>
                <w:sz w:val="22"/>
                <w:szCs w:val="22"/>
              </w:rPr>
              <w:t xml:space="preserve">CRE_DTTM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Change w:id="1506" w:author="Anup Nair" w:date="2025-11-03T00:40:00Z" w16du:dateUtc="2025-11-03T05:40:00Z">
              <w:tcPr>
                <w:tcW w:w="4404" w:type="dxa"/>
                <w:gridSpan w:val="2"/>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tcPrChange>
          </w:tcPr>
          <w:p w14:paraId="6DFA83F8" w14:textId="77777777" w:rsidR="00F60176" w:rsidRDefault="00F60176" w:rsidP="005262EA">
            <w:r w:rsidRPr="21BAFAFF">
              <w:rPr>
                <w:rFonts w:ascii="Aptos Narrow" w:eastAsia="Aptos Narrow" w:hAnsi="Aptos Narrow" w:cs="Aptos Narrow"/>
                <w:color w:val="000000" w:themeColor="text1"/>
                <w:sz w:val="22"/>
                <w:szCs w:val="22"/>
              </w:rPr>
              <w:t>SYSDATE</w:t>
            </w:r>
          </w:p>
        </w:tc>
      </w:tr>
      <w:tr w:rsidR="00F60176" w14:paraId="270D7E88" w14:textId="77777777" w:rsidTr="00831C1C">
        <w:trPr>
          <w:trHeight w:val="300"/>
          <w:trPrChange w:id="1507" w:author="Anup Nair" w:date="2025-11-03T00:40:00Z" w16du:dateUtc="2025-11-03T05:40:00Z">
            <w:trPr>
              <w:gridAfter w:val="0"/>
              <w:trHeight w:val="300"/>
            </w:trPr>
          </w:trPrChange>
        </w:trPr>
        <w:tc>
          <w:tcPr>
            <w:tcW w:w="2488"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Change w:id="1508" w:author="Anup Nair" w:date="2025-11-03T00:40:00Z" w16du:dateUtc="2025-11-03T05:40:00Z">
              <w:tcPr>
                <w:tcW w:w="2488" w:type="dxa"/>
                <w:gridSpan w:val="2"/>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tcPrChange>
          </w:tcPr>
          <w:p w14:paraId="75185342" w14:textId="77777777" w:rsidR="00F60176" w:rsidRDefault="00F60176" w:rsidP="005262EA">
            <w:r w:rsidRPr="21BAFAFF">
              <w:rPr>
                <w:rFonts w:ascii="Aptos Narrow" w:eastAsia="Aptos Narrow" w:hAnsi="Aptos Narrow" w:cs="Aptos Narrow"/>
                <w:color w:val="000000" w:themeColor="text1"/>
                <w:sz w:val="22"/>
                <w:szCs w:val="22"/>
              </w:rPr>
              <w:t xml:space="preserve">VERSION     </w:t>
            </w:r>
          </w:p>
        </w:tc>
        <w:tc>
          <w:tcPr>
            <w:tcW w:w="4404"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Change w:id="1509" w:author="Anup Nair" w:date="2025-11-03T00:40:00Z" w16du:dateUtc="2025-11-03T05:40:00Z">
              <w:tcPr>
                <w:tcW w:w="4404" w:type="dxa"/>
                <w:gridSpan w:val="2"/>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tcPrChange>
          </w:tcPr>
          <w:p w14:paraId="413EF36D" w14:textId="77777777" w:rsidR="00F60176" w:rsidRDefault="00F60176" w:rsidP="005262EA">
            <w:r w:rsidRPr="21BAFAFF">
              <w:rPr>
                <w:rFonts w:ascii="Aptos Narrow" w:eastAsia="Aptos Narrow" w:hAnsi="Aptos Narrow" w:cs="Aptos Narrow"/>
                <w:color w:val="000000" w:themeColor="text1"/>
                <w:sz w:val="22"/>
                <w:szCs w:val="22"/>
              </w:rPr>
              <w:t>1</w:t>
            </w:r>
          </w:p>
        </w:tc>
      </w:tr>
    </w:tbl>
    <w:p w14:paraId="556C7836" w14:textId="77777777" w:rsidR="00F60176" w:rsidRDefault="00F60176" w:rsidP="00731060">
      <w:pPr>
        <w:pStyle w:val="BodyText"/>
        <w:rPr>
          <w:rFonts w:ascii="Calibri" w:eastAsia="Century Gothic" w:hAnsi="Calibri"/>
        </w:rPr>
      </w:pPr>
    </w:p>
    <w:p w14:paraId="52E63383" w14:textId="77777777" w:rsidR="00B222CD" w:rsidRDefault="00B222CD" w:rsidP="00731060">
      <w:pPr>
        <w:pStyle w:val="BodyText"/>
        <w:rPr>
          <w:rFonts w:ascii="Calibri" w:eastAsia="Century Gothic" w:hAnsi="Calibri"/>
        </w:rPr>
      </w:pPr>
    </w:p>
    <w:p w14:paraId="5EF5CE9D" w14:textId="77777777" w:rsidR="00B222CD" w:rsidRDefault="00B222CD" w:rsidP="00731060">
      <w:pPr>
        <w:pStyle w:val="BodyText"/>
        <w:rPr>
          <w:rFonts w:ascii="Calibri" w:eastAsia="Century Gothic" w:hAnsi="Calibri"/>
        </w:rPr>
      </w:pPr>
    </w:p>
    <w:p w14:paraId="6AA80554" w14:textId="79262A7B" w:rsidR="00140E68" w:rsidRPr="00731060" w:rsidRDefault="00140E68" w:rsidP="00731060">
      <w:pPr>
        <w:pStyle w:val="BodyText"/>
        <w:rPr>
          <w:rFonts w:ascii="Calibri" w:eastAsia="Century Gothic" w:hAnsi="Calibri"/>
        </w:rPr>
      </w:pPr>
      <w:r w:rsidRPr="00731060">
        <w:rPr>
          <w:rFonts w:ascii="Calibri" w:eastAsia="Century Gothic" w:hAnsi="Calibri"/>
        </w:rPr>
        <w:t>End of claim bill processing.</w:t>
      </w:r>
    </w:p>
    <w:p w14:paraId="52452814" w14:textId="77777777" w:rsidR="0081368A" w:rsidRDefault="0081368A" w:rsidP="00961D22">
      <w:pPr>
        <w:spacing w:before="240" w:after="120"/>
        <w:rPr>
          <w:rFonts w:ascii="Century Gothic" w:eastAsia="Century Gothic" w:hAnsi="Century Gothic" w:cs="Century Gothic"/>
          <w:iCs/>
        </w:rPr>
      </w:pPr>
    </w:p>
    <w:p w14:paraId="158714FB" w14:textId="77777777" w:rsidR="0081368A" w:rsidRDefault="0081368A" w:rsidP="00961D22">
      <w:pPr>
        <w:spacing w:before="240" w:after="120"/>
        <w:rPr>
          <w:rFonts w:ascii="Century Gothic" w:eastAsia="Century Gothic" w:hAnsi="Century Gothic" w:cs="Century Gothic"/>
          <w:iCs/>
        </w:rPr>
      </w:pPr>
    </w:p>
    <w:p w14:paraId="1624A3AF" w14:textId="77777777" w:rsidR="0081368A" w:rsidRDefault="0081368A" w:rsidP="00961D22">
      <w:pPr>
        <w:spacing w:before="240" w:after="120"/>
        <w:rPr>
          <w:rFonts w:ascii="Century Gothic" w:eastAsia="Century Gothic" w:hAnsi="Century Gothic" w:cs="Century Gothic"/>
          <w:iCs/>
        </w:rPr>
      </w:pPr>
    </w:p>
    <w:p w14:paraId="086F3A7F" w14:textId="2F7B15FD" w:rsidR="00F062FA" w:rsidRPr="00D61343" w:rsidRDefault="00F062FA" w:rsidP="006C3E21">
      <w:pPr>
        <w:pStyle w:val="Heading5"/>
        <w:rPr>
          <w:rFonts w:eastAsia="Century Gothic"/>
        </w:rPr>
      </w:pPr>
      <w:r w:rsidRPr="00D61343">
        <w:rPr>
          <w:rFonts w:eastAsia="Century Gothic"/>
        </w:rPr>
        <w:t>For Ancillary and Medical Pharmacy Invoices Identification -</w:t>
      </w:r>
    </w:p>
    <w:p w14:paraId="4B7D68C2" w14:textId="56ED2CAE" w:rsidR="00F062FA" w:rsidRPr="00731060" w:rsidRDefault="009C641C" w:rsidP="00731060">
      <w:pPr>
        <w:pStyle w:val="BodyText"/>
        <w:rPr>
          <w:rFonts w:ascii="Calibri" w:eastAsia="Century Gothic" w:hAnsi="Calibri"/>
        </w:rPr>
      </w:pPr>
      <w:r w:rsidRPr="00731060">
        <w:rPr>
          <w:rFonts w:ascii="Calibri" w:eastAsia="Century Gothic" w:hAnsi="Calibri"/>
        </w:rPr>
        <w:t>Check if Account Characteristic (C1INVTYP = ‘ANCIL’) Invoice type = Ancillary</w:t>
      </w:r>
    </w:p>
    <w:p w14:paraId="72088210" w14:textId="7073AA3A" w:rsidR="00174AB5" w:rsidRPr="00731060" w:rsidRDefault="00174AB5" w:rsidP="00731060">
      <w:pPr>
        <w:pStyle w:val="BodyText"/>
        <w:rPr>
          <w:rFonts w:ascii="Calibri" w:eastAsia="Century Gothic" w:hAnsi="Calibri"/>
        </w:rPr>
      </w:pPr>
      <w:r w:rsidRPr="00731060">
        <w:rPr>
          <w:rFonts w:ascii="Calibri" w:eastAsia="Century Gothic" w:hAnsi="Calibri"/>
        </w:rPr>
        <w:t>For each parent person id</w:t>
      </w:r>
      <w:r w:rsidR="00B96BF7" w:rsidRPr="00731060">
        <w:rPr>
          <w:rFonts w:ascii="Calibri" w:eastAsia="Century Gothic" w:hAnsi="Calibri"/>
        </w:rPr>
        <w:t xml:space="preserve"> and bill id</w:t>
      </w:r>
      <w:r w:rsidRPr="00731060">
        <w:rPr>
          <w:rFonts w:ascii="Calibri" w:eastAsia="Century Gothic" w:hAnsi="Calibri"/>
        </w:rPr>
        <w:t>, insert into table - F1_GEN_PROC, we need to insert following details -</w:t>
      </w:r>
    </w:p>
    <w:tbl>
      <w:tblPr>
        <w:tblW w:w="0" w:type="auto"/>
        <w:tblLook w:val="06A0" w:firstRow="1" w:lastRow="0" w:firstColumn="1" w:lastColumn="0" w:noHBand="1" w:noVBand="1"/>
      </w:tblPr>
      <w:tblGrid>
        <w:gridCol w:w="2488"/>
        <w:gridCol w:w="4404"/>
      </w:tblGrid>
      <w:tr w:rsidR="00174AB5" w14:paraId="35FDCDAD" w14:textId="77777777" w:rsidTr="00D61343">
        <w:trPr>
          <w:trHeight w:val="300"/>
        </w:trPr>
        <w:tc>
          <w:tcPr>
            <w:tcW w:w="2488" w:type="dxa"/>
            <w:tcBorders>
              <w:top w:val="single" w:sz="8" w:space="0" w:color="auto"/>
              <w:left w:val="single" w:sz="8"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4B7297D9" w14:textId="77777777" w:rsidR="00174AB5" w:rsidRDefault="00174AB5" w:rsidP="00D61343">
            <w:r w:rsidRPr="21BAFAFF">
              <w:rPr>
                <w:rFonts w:ascii="Aptos Narrow" w:eastAsia="Aptos Narrow" w:hAnsi="Aptos Narrow" w:cs="Aptos Narrow"/>
                <w:b/>
                <w:bCs/>
                <w:color w:val="000000" w:themeColor="text1"/>
                <w:sz w:val="22"/>
                <w:szCs w:val="22"/>
              </w:rPr>
              <w:t>F1_GEN_PROC Field</w:t>
            </w:r>
          </w:p>
        </w:tc>
        <w:tc>
          <w:tcPr>
            <w:tcW w:w="4404" w:type="dxa"/>
            <w:tcBorders>
              <w:top w:val="single" w:sz="8" w:space="0" w:color="auto"/>
              <w:left w:val="single" w:sz="4"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bottom"/>
          </w:tcPr>
          <w:p w14:paraId="06383960" w14:textId="77777777" w:rsidR="00174AB5" w:rsidRDefault="00174AB5" w:rsidP="00D61343">
            <w:r w:rsidRPr="21BAFAFF">
              <w:rPr>
                <w:rFonts w:ascii="Aptos Narrow" w:eastAsia="Aptos Narrow" w:hAnsi="Aptos Narrow" w:cs="Aptos Narrow"/>
                <w:b/>
                <w:bCs/>
                <w:color w:val="000000" w:themeColor="text1"/>
                <w:sz w:val="22"/>
                <w:szCs w:val="22"/>
              </w:rPr>
              <w:t>Map To</w:t>
            </w:r>
          </w:p>
        </w:tc>
      </w:tr>
      <w:tr w:rsidR="00174AB5" w14:paraId="646C3AA4"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4C8295B" w14:textId="77777777" w:rsidR="00174AB5" w:rsidRDefault="00174AB5" w:rsidP="00D61343">
            <w:r w:rsidRPr="21BAFAFF">
              <w:rPr>
                <w:rFonts w:ascii="Aptos Narrow" w:eastAsia="Aptos Narrow" w:hAnsi="Aptos Narrow" w:cs="Aptos Narrow"/>
                <w:color w:val="000000" w:themeColor="text1"/>
                <w:sz w:val="22"/>
                <w:szCs w:val="22"/>
              </w:rPr>
              <w:t xml:space="preserve">GEN_PROC_ID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DE77B25" w14:textId="77777777" w:rsidR="00174AB5" w:rsidRDefault="00174AB5" w:rsidP="00D61343">
            <w:r w:rsidRPr="21BAFAFF">
              <w:rPr>
                <w:rFonts w:ascii="Aptos Narrow" w:eastAsia="Aptos Narrow" w:hAnsi="Aptos Narrow" w:cs="Aptos Narrow"/>
                <w:color w:val="000000" w:themeColor="text1"/>
                <w:sz w:val="22"/>
                <w:szCs w:val="22"/>
              </w:rPr>
              <w:t xml:space="preserve">Define a new sequence for GEN_PROC_ID </w:t>
            </w:r>
          </w:p>
        </w:tc>
      </w:tr>
      <w:tr w:rsidR="00174AB5" w14:paraId="5A60B2B6"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7129DB1" w14:textId="77777777" w:rsidR="00174AB5" w:rsidRDefault="00174AB5" w:rsidP="00D61343">
            <w:r w:rsidRPr="21BAFAFF">
              <w:rPr>
                <w:rFonts w:ascii="Aptos Narrow" w:eastAsia="Aptos Narrow" w:hAnsi="Aptos Narrow" w:cs="Aptos Narrow"/>
                <w:color w:val="000000" w:themeColor="text1"/>
                <w:sz w:val="22"/>
                <w:szCs w:val="22"/>
              </w:rPr>
              <w:t>MAINT_OBJ_CD</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038494C" w14:textId="77777777" w:rsidR="00174AB5" w:rsidRDefault="00174AB5"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w:t>
            </w:r>
            <w:r w:rsidRPr="22BC1859">
              <w:rPr>
                <w:rFonts w:ascii="Aptos Narrow" w:eastAsia="Aptos Narrow" w:hAnsi="Aptos Narrow" w:cs="Aptos Narrow"/>
                <w:color w:val="000000" w:themeColor="text1"/>
                <w:sz w:val="22"/>
                <w:szCs w:val="22"/>
              </w:rPr>
              <w:t>NON-CLM</w:t>
            </w:r>
            <w:r w:rsidRPr="21BAFAFF">
              <w:rPr>
                <w:rFonts w:ascii="Aptos Narrow" w:eastAsia="Aptos Narrow" w:hAnsi="Aptos Narrow" w:cs="Aptos Narrow"/>
                <w:color w:val="000000" w:themeColor="text1"/>
                <w:sz w:val="22"/>
                <w:szCs w:val="22"/>
              </w:rPr>
              <w:t>-EXEC’</w:t>
            </w:r>
          </w:p>
        </w:tc>
      </w:tr>
      <w:tr w:rsidR="00174AB5" w14:paraId="262A1544"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AB4E29B" w14:textId="77777777" w:rsidR="00174AB5" w:rsidRDefault="00174AB5"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PK_VALUE1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8664321" w14:textId="77777777" w:rsidR="00174AB5" w:rsidRDefault="00174AB5" w:rsidP="00D61343">
            <w:pPr>
              <w:rPr>
                <w:rFonts w:ascii="Aptos Narrow" w:eastAsia="Aptos Narrow" w:hAnsi="Aptos Narrow" w:cs="Aptos Narrow"/>
                <w:i/>
                <w:sz w:val="22"/>
                <w:szCs w:val="22"/>
              </w:rPr>
            </w:pPr>
            <w:r w:rsidRPr="21BAFAFF">
              <w:rPr>
                <w:rFonts w:ascii="Aptos Narrow" w:eastAsia="Aptos Narrow" w:hAnsi="Aptos Narrow" w:cs="Aptos Narrow"/>
                <w:color w:val="000000" w:themeColor="text1"/>
                <w:sz w:val="22"/>
                <w:szCs w:val="22"/>
              </w:rPr>
              <w:t xml:space="preserve">Store the </w:t>
            </w:r>
            <w:r w:rsidRPr="396E6870">
              <w:rPr>
                <w:rFonts w:ascii="Aptos Narrow" w:eastAsia="Aptos Narrow" w:hAnsi="Aptos Narrow" w:cs="Aptos Narrow"/>
                <w:i/>
                <w:iCs/>
                <w:sz w:val="22"/>
                <w:szCs w:val="22"/>
              </w:rPr>
              <w:t>PARENT_</w:t>
            </w:r>
            <w:r w:rsidRPr="396E6870">
              <w:rPr>
                <w:rFonts w:ascii="Aptos Narrow" w:eastAsia="Aptos Narrow" w:hAnsi="Aptos Narrow" w:cs="Aptos Narrow"/>
                <w:i/>
                <w:sz w:val="22"/>
                <w:szCs w:val="22"/>
              </w:rPr>
              <w:t>PER</w:t>
            </w:r>
          </w:p>
        </w:tc>
      </w:tr>
      <w:tr w:rsidR="00174AB5" w14:paraId="4FFCD50A"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77EA819" w14:textId="77777777" w:rsidR="00174AB5" w:rsidRDefault="00174AB5" w:rsidP="00D61343">
            <w:r w:rsidRPr="21BAFAFF">
              <w:rPr>
                <w:rFonts w:ascii="Aptos Narrow" w:eastAsia="Aptos Narrow" w:hAnsi="Aptos Narrow" w:cs="Aptos Narrow"/>
                <w:color w:val="000000" w:themeColor="text1"/>
                <w:sz w:val="22"/>
                <w:szCs w:val="22"/>
              </w:rPr>
              <w:t xml:space="preserve">PK_VALUE2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1038B1F" w14:textId="77777777" w:rsidR="00174AB5" w:rsidRDefault="00174AB5" w:rsidP="00D61343">
            <w:pPr>
              <w:spacing w:line="259" w:lineRule="auto"/>
              <w:rPr>
                <w:rFonts w:eastAsia="Century Gothic"/>
              </w:rPr>
            </w:pPr>
            <w:r w:rsidRPr="53805240">
              <w:rPr>
                <w:rFonts w:ascii="Century Gothic" w:eastAsia="Century Gothic" w:hAnsi="Century Gothic" w:cs="Century Gothic"/>
              </w:rPr>
              <w:t>BILL_ID</w:t>
            </w:r>
          </w:p>
        </w:tc>
      </w:tr>
      <w:tr w:rsidR="00174AB5" w14:paraId="24B4D2FE"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185C3FD" w14:textId="77777777" w:rsidR="00174AB5" w:rsidRDefault="00174AB5" w:rsidP="00D61343">
            <w:r w:rsidRPr="21BAFAFF">
              <w:rPr>
                <w:rFonts w:ascii="Aptos Narrow" w:eastAsia="Aptos Narrow" w:hAnsi="Aptos Narrow" w:cs="Aptos Narrow"/>
                <w:color w:val="000000" w:themeColor="text1"/>
                <w:sz w:val="22"/>
                <w:szCs w:val="22"/>
              </w:rPr>
              <w:t xml:space="preserve">PK_VALUE3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3BC9534" w14:textId="44003025" w:rsidR="00174AB5" w:rsidRDefault="00174AB5"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Status -</w:t>
            </w:r>
            <w:r>
              <w:br/>
            </w:r>
            <w:r w:rsidRPr="21BAFAFF">
              <w:rPr>
                <w:rFonts w:ascii="Aptos Narrow" w:eastAsia="Aptos Narrow" w:hAnsi="Aptos Narrow" w:cs="Aptos Narrow"/>
                <w:color w:val="000000" w:themeColor="text1"/>
                <w:sz w:val="22"/>
                <w:szCs w:val="22"/>
              </w:rPr>
              <w:t xml:space="preserve"> When inserting - PENDING</w:t>
            </w:r>
            <w:r>
              <w:br/>
            </w:r>
            <w:r w:rsidRPr="21BAFAFF">
              <w:rPr>
                <w:rFonts w:ascii="Aptos Narrow" w:eastAsia="Aptos Narrow" w:hAnsi="Aptos Narrow" w:cs="Aptos Narrow"/>
                <w:color w:val="000000" w:themeColor="text1"/>
                <w:sz w:val="22"/>
                <w:szCs w:val="22"/>
              </w:rPr>
              <w:t xml:space="preserve"> After Supplemental file generated, will be updated to - COMPLETED</w:t>
            </w:r>
          </w:p>
        </w:tc>
      </w:tr>
      <w:tr w:rsidR="00174AB5" w14:paraId="4D13A424"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80F31B7" w14:textId="77777777" w:rsidR="00174AB5" w:rsidRDefault="00174AB5" w:rsidP="00D61343">
            <w:r w:rsidRPr="21BAFAFF">
              <w:rPr>
                <w:rFonts w:ascii="Aptos Narrow" w:eastAsia="Aptos Narrow" w:hAnsi="Aptos Narrow" w:cs="Aptos Narrow"/>
                <w:color w:val="000000" w:themeColor="text1"/>
                <w:sz w:val="22"/>
                <w:szCs w:val="22"/>
              </w:rPr>
              <w:t xml:space="preserve">PK_VALUE4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9F31259" w14:textId="77777777" w:rsidR="00174AB5" w:rsidRDefault="00174AB5" w:rsidP="00D61343">
            <w:pPr>
              <w:rPr>
                <w:rFonts w:ascii="Century Gothic" w:eastAsia="Century Gothic" w:hAnsi="Century Gothic" w:cs="Century Gothic"/>
              </w:rPr>
            </w:pPr>
          </w:p>
        </w:tc>
      </w:tr>
      <w:tr w:rsidR="00174AB5" w14:paraId="79A222D8"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58CE1AF" w14:textId="77777777" w:rsidR="00174AB5" w:rsidRDefault="00174AB5" w:rsidP="00D61343">
            <w:r w:rsidRPr="21BAFAFF">
              <w:rPr>
                <w:rFonts w:ascii="Aptos Narrow" w:eastAsia="Aptos Narrow" w:hAnsi="Aptos Narrow" w:cs="Aptos Narrow"/>
                <w:color w:val="000000" w:themeColor="text1"/>
                <w:sz w:val="22"/>
                <w:szCs w:val="22"/>
              </w:rPr>
              <w:t xml:space="preserve">PK_VALUE5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8BA9992" w14:textId="77777777" w:rsidR="00174AB5" w:rsidRDefault="00174AB5" w:rsidP="00D61343">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 ‘ ‘</w:t>
            </w:r>
          </w:p>
        </w:tc>
      </w:tr>
      <w:tr w:rsidR="00174AB5" w14:paraId="290E2901"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C1FAA22" w14:textId="77777777" w:rsidR="00174AB5" w:rsidRDefault="00174AB5" w:rsidP="00D61343">
            <w:r w:rsidRPr="21BAFAFF">
              <w:rPr>
                <w:rFonts w:ascii="Aptos Narrow" w:eastAsia="Aptos Narrow" w:hAnsi="Aptos Narrow" w:cs="Aptos Narrow"/>
                <w:color w:val="000000" w:themeColor="text1"/>
                <w:sz w:val="22"/>
                <w:szCs w:val="22"/>
              </w:rPr>
              <w:t xml:space="preserve">BATCH_CD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1C9E9B7" w14:textId="36155339" w:rsidR="002F31A6" w:rsidRPr="002F31A6" w:rsidRDefault="00174AB5" w:rsidP="002F31A6">
            <w:pPr>
              <w:rPr>
                <w:ins w:id="1510" w:author="Anup Nair" w:date="2025-10-28T14:17:00Z"/>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CM-</w:t>
            </w:r>
            <w:ins w:id="1511" w:author="Anup Nair" w:date="2025-10-28T14:17:00Z" w16du:dateUtc="2025-10-28T18:17:00Z">
              <w:r w:rsidR="002F31A6" w:rsidRPr="002F31A6">
                <w:rPr>
                  <w:rFonts w:ascii="Times New Roman" w:hAnsi="Times New Roman"/>
                  <w:sz w:val="24"/>
                  <w:szCs w:val="24"/>
                  <w:lang w:eastAsia="en-US"/>
                </w:rPr>
                <w:t xml:space="preserve"> </w:t>
              </w:r>
            </w:ins>
            <w:ins w:id="1512" w:author="Anup Nair" w:date="2025-10-28T14:17:00Z">
              <w:r w:rsidR="002F31A6" w:rsidRPr="002F31A6">
                <w:rPr>
                  <w:rFonts w:ascii="Aptos Narrow" w:eastAsia="Aptos Narrow" w:hAnsi="Aptos Narrow" w:cs="Aptos Narrow"/>
                  <w:color w:val="000000" w:themeColor="text1"/>
                  <w:sz w:val="22"/>
                  <w:szCs w:val="22"/>
                </w:rPr>
                <w:t>EXECR</w:t>
              </w:r>
            </w:ins>
          </w:p>
          <w:p w14:paraId="45CEC952" w14:textId="6A180218" w:rsidR="00174AB5" w:rsidRDefault="00174AB5" w:rsidP="00D61343">
            <w:del w:id="1513" w:author="Anup Nair" w:date="2025-10-28T14:17:00Z" w16du:dateUtc="2025-10-28T18:17:00Z">
              <w:r w:rsidRPr="394D06BD">
                <w:rPr>
                  <w:rFonts w:ascii="Aptos Narrow" w:eastAsia="Aptos Narrow" w:hAnsi="Aptos Narrow" w:cs="Aptos Narrow"/>
                  <w:color w:val="000000" w:themeColor="text1"/>
                  <w:sz w:val="22"/>
                  <w:szCs w:val="22"/>
                </w:rPr>
                <w:delText>EXEAR</w:delText>
              </w:r>
            </w:del>
            <w:r w:rsidRPr="21BAFAFF">
              <w:rPr>
                <w:rFonts w:ascii="Aptos Narrow" w:eastAsia="Aptos Narrow" w:hAnsi="Aptos Narrow" w:cs="Aptos Narrow"/>
                <w:color w:val="000000" w:themeColor="text1"/>
                <w:sz w:val="22"/>
                <w:szCs w:val="22"/>
              </w:rPr>
              <w:t xml:space="preserve"> - New batch to generate</w:t>
            </w:r>
            <w:del w:id="1514" w:author="Ramachandran Ananthapadmanabhan" w:date="2025-09-25T18:43:00Z">
              <w:r w:rsidRPr="21BAFAFF">
                <w:rPr>
                  <w:rFonts w:ascii="Aptos Narrow" w:eastAsia="Aptos Narrow" w:hAnsi="Aptos Narrow" w:cs="Aptos Narrow"/>
                  <w:color w:val="000000" w:themeColor="text1"/>
                  <w:sz w:val="22"/>
                  <w:szCs w:val="22"/>
                </w:rPr>
                <w:delText xml:space="preserve"> </w:delText>
              </w:r>
            </w:del>
            <w:ins w:id="1515" w:author="Ramachandran Ananthapadmanabhan" w:date="2025-09-25T18:43:00Z" w16du:dateUtc="2025-09-25T13:13:00Z">
              <w:r>
                <w:rPr>
                  <w:rFonts w:ascii="Aptos Narrow" w:eastAsia="Aptos Narrow" w:hAnsi="Aptos Narrow" w:cs="Aptos Narrow"/>
                  <w:color w:val="000000" w:themeColor="text1"/>
                  <w:sz w:val="22"/>
                  <w:szCs w:val="22"/>
                </w:rPr>
                <w:t>Ancillary</w:t>
              </w:r>
              <w:r w:rsidRPr="21BAFAFF">
                <w:rPr>
                  <w:rFonts w:ascii="Aptos Narrow" w:eastAsia="Aptos Narrow" w:hAnsi="Aptos Narrow" w:cs="Aptos Narrow"/>
                  <w:color w:val="000000" w:themeColor="text1"/>
                  <w:sz w:val="22"/>
                  <w:szCs w:val="22"/>
                </w:rPr>
                <w:t xml:space="preserve"> </w:t>
              </w:r>
            </w:ins>
            <w:r w:rsidRPr="21BAFAFF">
              <w:rPr>
                <w:rFonts w:ascii="Aptos Narrow" w:eastAsia="Aptos Narrow" w:hAnsi="Aptos Narrow" w:cs="Aptos Narrow"/>
                <w:color w:val="000000" w:themeColor="text1"/>
                <w:sz w:val="22"/>
                <w:szCs w:val="22"/>
              </w:rPr>
              <w:t>Executive report</w:t>
            </w:r>
          </w:p>
        </w:tc>
      </w:tr>
      <w:tr w:rsidR="00174AB5" w14:paraId="4C625FC2"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1F47D984" w14:textId="77777777" w:rsidR="00174AB5" w:rsidRDefault="00174AB5" w:rsidP="00D61343">
            <w:r w:rsidRPr="21BAFAFF">
              <w:rPr>
                <w:rFonts w:ascii="Aptos Narrow" w:eastAsia="Aptos Narrow" w:hAnsi="Aptos Narrow" w:cs="Aptos Narrow"/>
                <w:color w:val="000000" w:themeColor="text1"/>
                <w:sz w:val="22"/>
                <w:szCs w:val="22"/>
              </w:rPr>
              <w:t xml:space="preserve">BATCH_NBR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27061BD" w14:textId="77777777" w:rsidR="00174AB5" w:rsidRDefault="00174AB5" w:rsidP="00D61343">
            <w:r w:rsidRPr="21BAFAFF">
              <w:rPr>
                <w:rFonts w:ascii="Aptos Narrow" w:eastAsia="Aptos Narrow" w:hAnsi="Aptos Narrow" w:cs="Aptos Narrow"/>
                <w:color w:val="000000" w:themeColor="text1"/>
                <w:sz w:val="22"/>
                <w:szCs w:val="22"/>
              </w:rPr>
              <w:t>1</w:t>
            </w:r>
          </w:p>
        </w:tc>
      </w:tr>
      <w:tr w:rsidR="00174AB5" w14:paraId="7E4490D0" w14:textId="77777777" w:rsidTr="00D61343">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50075FB" w14:textId="77777777" w:rsidR="00174AB5" w:rsidRDefault="00174AB5" w:rsidP="00D61343">
            <w:r w:rsidRPr="21BAFAFF">
              <w:rPr>
                <w:rFonts w:ascii="Aptos Narrow" w:eastAsia="Aptos Narrow" w:hAnsi="Aptos Narrow" w:cs="Aptos Narrow"/>
                <w:color w:val="000000" w:themeColor="text1"/>
                <w:sz w:val="22"/>
                <w:szCs w:val="22"/>
              </w:rPr>
              <w:t xml:space="preserve">CRE_DTTM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DBB1C97" w14:textId="77777777" w:rsidR="00174AB5" w:rsidRDefault="00174AB5" w:rsidP="00D61343">
            <w:r w:rsidRPr="21BAFAFF">
              <w:rPr>
                <w:rFonts w:ascii="Aptos Narrow" w:eastAsia="Aptos Narrow" w:hAnsi="Aptos Narrow" w:cs="Aptos Narrow"/>
                <w:color w:val="000000" w:themeColor="text1"/>
                <w:sz w:val="22"/>
                <w:szCs w:val="22"/>
              </w:rPr>
              <w:t>SYSDATE</w:t>
            </w:r>
          </w:p>
        </w:tc>
      </w:tr>
      <w:tr w:rsidR="00174AB5" w14:paraId="696FD19C" w14:textId="77777777" w:rsidTr="00D61343">
        <w:trPr>
          <w:trHeight w:val="300"/>
        </w:trPr>
        <w:tc>
          <w:tcPr>
            <w:tcW w:w="2488"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2774721A" w14:textId="77777777" w:rsidR="00174AB5" w:rsidRDefault="00174AB5" w:rsidP="00D61343">
            <w:r w:rsidRPr="21BAFAFF">
              <w:rPr>
                <w:rFonts w:ascii="Aptos Narrow" w:eastAsia="Aptos Narrow" w:hAnsi="Aptos Narrow" w:cs="Aptos Narrow"/>
                <w:color w:val="000000" w:themeColor="text1"/>
                <w:sz w:val="22"/>
                <w:szCs w:val="22"/>
              </w:rPr>
              <w:t xml:space="preserve">VERSION     </w:t>
            </w:r>
          </w:p>
        </w:tc>
        <w:tc>
          <w:tcPr>
            <w:tcW w:w="4404"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394A10B5" w14:textId="77777777" w:rsidR="00174AB5" w:rsidRDefault="00174AB5" w:rsidP="00D61343">
            <w:r w:rsidRPr="21BAFAFF">
              <w:rPr>
                <w:rFonts w:ascii="Aptos Narrow" w:eastAsia="Aptos Narrow" w:hAnsi="Aptos Narrow" w:cs="Aptos Narrow"/>
                <w:color w:val="000000" w:themeColor="text1"/>
                <w:sz w:val="22"/>
                <w:szCs w:val="22"/>
              </w:rPr>
              <w:t>1</w:t>
            </w:r>
          </w:p>
        </w:tc>
      </w:tr>
    </w:tbl>
    <w:p w14:paraId="1F44F78F" w14:textId="10F7E41D" w:rsidR="0CC19080" w:rsidRDefault="0CC19080" w:rsidP="0CC19080">
      <w:pPr>
        <w:spacing w:before="240" w:after="120"/>
        <w:rPr>
          <w:rFonts w:ascii="Century Gothic" w:eastAsia="Century Gothic" w:hAnsi="Century Gothic" w:cs="Century Gothic"/>
        </w:rPr>
      </w:pPr>
    </w:p>
    <w:p w14:paraId="1A80BD0C" w14:textId="1C430BC4" w:rsidR="00472259" w:rsidRPr="00226378" w:rsidRDefault="00472259">
      <w:pPr>
        <w:rPr>
          <w:ins w:id="1516" w:author="Anup Nair" w:date="2025-11-02T01:14:00Z" w16du:dateUtc="2025-11-02T06:14:00Z"/>
        </w:rPr>
        <w:pPrChange w:id="1517" w:author="Anup Nair" w:date="2025-11-04T13:29:00Z" w16du:dateUtc="2025-11-04T05:29:00Z">
          <w:pPr>
            <w:spacing w:before="240" w:after="120"/>
          </w:pPr>
        </w:pPrChange>
      </w:pPr>
      <w:r w:rsidRPr="00226378">
        <w:t xml:space="preserve">Below entry is for </w:t>
      </w:r>
      <w:r w:rsidR="001932F9" w:rsidRPr="00226378">
        <w:t>generating Ancillary feed (ORMB to GCP) extract.</w:t>
      </w:r>
    </w:p>
    <w:p w14:paraId="46CC4E6F" w14:textId="77777777" w:rsidR="003C3CEC" w:rsidRDefault="003C3CEC">
      <w:pPr>
        <w:rPr>
          <w:ins w:id="1518" w:author="Anup Nair" w:date="2025-11-05T17:31:00Z" w16du:dateUtc="2025-11-05T22:31:00Z"/>
        </w:rPr>
      </w:pPr>
    </w:p>
    <w:p w14:paraId="2813D0AE" w14:textId="38BD0742" w:rsidR="0075637D" w:rsidRDefault="00D56C5C">
      <w:pPr>
        <w:rPr>
          <w:ins w:id="1519" w:author="Anup Nair" w:date="2025-11-05T17:32:00Z" w16du:dateUtc="2025-11-05T22:32:00Z"/>
        </w:rPr>
      </w:pPr>
      <w:ins w:id="1520" w:author="Anup Nair" w:date="2025-11-05T17:31:00Z" w16du:dateUtc="2025-11-05T22:31:00Z">
        <w:r>
          <w:t xml:space="preserve">In </w:t>
        </w:r>
        <w:r w:rsidR="003C3CEC">
          <w:t>the Scenario below</w:t>
        </w:r>
        <w:r>
          <w:t xml:space="preserve">, we will be sending 2 entries for same </w:t>
        </w:r>
        <w:r w:rsidR="003C3CEC">
          <w:t>transaction id, #2 and #3.</w:t>
        </w:r>
      </w:ins>
    </w:p>
    <w:p w14:paraId="6369249A" w14:textId="1C488077" w:rsidR="00080CB9" w:rsidRDefault="00080CB9">
      <w:pPr>
        <w:rPr>
          <w:ins w:id="1521" w:author="Anup Nair" w:date="2025-11-02T01:23:00Z" w16du:dateUtc="2025-11-02T06:23:00Z"/>
        </w:rPr>
        <w:pPrChange w:id="1522" w:author="Anup Nair" w:date="2025-11-02T01:30:00Z" w16du:dateUtc="2025-11-02T06:30:00Z">
          <w:pPr>
            <w:spacing w:before="240" w:after="120"/>
          </w:pPr>
        </w:pPrChange>
      </w:pPr>
      <w:ins w:id="1523" w:author="Anup Nair" w:date="2025-11-05T17:32:00Z" w16du:dateUtc="2025-11-05T22:32:00Z">
        <w:r>
          <w:t>No extra logic required.</w:t>
        </w:r>
      </w:ins>
    </w:p>
    <w:p w14:paraId="382B0C13" w14:textId="603E3246" w:rsidR="0075637D" w:rsidRDefault="00DF02D1">
      <w:pPr>
        <w:pStyle w:val="ListParagraph"/>
        <w:numPr>
          <w:ilvl w:val="0"/>
          <w:numId w:val="33"/>
        </w:numPr>
        <w:rPr>
          <w:ins w:id="1524" w:author="Anup Nair" w:date="2025-11-02T01:24:00Z" w16du:dateUtc="2025-11-02T06:24:00Z"/>
        </w:rPr>
        <w:pPrChange w:id="1525" w:author="Anup Nair" w:date="2025-11-02T01:30:00Z" w16du:dateUtc="2025-11-02T06:30:00Z">
          <w:pPr>
            <w:spacing w:before="240" w:after="120"/>
          </w:pPr>
        </w:pPrChange>
      </w:pPr>
      <w:ins w:id="1526" w:author="Anup Nair" w:date="2025-11-02T01:24:00Z" w16du:dateUtc="2025-11-02T06:24:00Z">
        <w:r>
          <w:t>New Ancillary bill created</w:t>
        </w:r>
        <w:r w:rsidR="001370F0">
          <w:t xml:space="preserve"> based on GCP Ancillary transaction.</w:t>
        </w:r>
      </w:ins>
    </w:p>
    <w:p w14:paraId="48CCEEBC" w14:textId="68469766" w:rsidR="001370F0" w:rsidRDefault="001370F0">
      <w:pPr>
        <w:pStyle w:val="ListParagraph"/>
        <w:numPr>
          <w:ilvl w:val="0"/>
          <w:numId w:val="33"/>
        </w:numPr>
        <w:rPr>
          <w:ins w:id="1527" w:author="Anup Nair" w:date="2025-11-02T01:25:00Z" w16du:dateUtc="2025-11-02T06:25:00Z"/>
        </w:rPr>
        <w:pPrChange w:id="1528" w:author="Anup Nair" w:date="2025-11-02T01:30:00Z" w16du:dateUtc="2025-11-02T06:30:00Z">
          <w:pPr>
            <w:spacing w:before="240" w:after="120"/>
          </w:pPr>
        </w:pPrChange>
      </w:pPr>
      <w:ins w:id="1529" w:author="Anup Nair" w:date="2025-11-02T01:24:00Z" w16du:dateUtc="2025-11-02T06:24:00Z">
        <w:r>
          <w:t xml:space="preserve">User </w:t>
        </w:r>
      </w:ins>
      <w:ins w:id="1530" w:author="Anup Nair" w:date="2025-11-02T01:25:00Z" w16du:dateUtc="2025-11-02T06:25:00Z">
        <w:r>
          <w:t>decided to Cancel this new bill</w:t>
        </w:r>
      </w:ins>
    </w:p>
    <w:p w14:paraId="5D9511E7" w14:textId="20982004" w:rsidR="001370F0" w:rsidRDefault="0050508D" w:rsidP="008C269A">
      <w:pPr>
        <w:pStyle w:val="ListParagraph"/>
        <w:numPr>
          <w:ilvl w:val="0"/>
          <w:numId w:val="33"/>
        </w:numPr>
        <w:rPr>
          <w:ins w:id="1531" w:author="Anup Nair" w:date="2025-11-05T17:32:00Z" w16du:dateUtc="2025-11-05T22:32:00Z"/>
        </w:rPr>
      </w:pPr>
      <w:ins w:id="1532" w:author="Anup Nair" w:date="2025-11-02T01:25:00Z" w16du:dateUtc="2025-11-02T06:25:00Z">
        <w:r>
          <w:t>And then user re</w:t>
        </w:r>
      </w:ins>
      <w:ins w:id="1533" w:author="Anup Nair" w:date="2025-11-02T01:29:00Z" w16du:dateUtc="2025-11-02T06:29:00Z">
        <w:r w:rsidR="008C269A">
          <w:t>-generated the bill.</w:t>
        </w:r>
      </w:ins>
    </w:p>
    <w:p w14:paraId="0996BDA1" w14:textId="77777777" w:rsidR="00080CB9" w:rsidRDefault="00080CB9">
      <w:pPr>
        <w:rPr>
          <w:ins w:id="1534" w:author="Anup Nair" w:date="2025-11-02T01:30:00Z" w16du:dateUtc="2025-11-02T06:30:00Z"/>
        </w:rPr>
        <w:pPrChange w:id="1535" w:author="Anup Nair" w:date="2025-11-05T17:32:00Z" w16du:dateUtc="2025-11-05T22:32:00Z">
          <w:pPr>
            <w:pStyle w:val="ListParagraph"/>
            <w:numPr>
              <w:numId w:val="33"/>
            </w:numPr>
            <w:ind w:hanging="360"/>
          </w:pPr>
        </w:pPrChange>
      </w:pPr>
    </w:p>
    <w:p w14:paraId="21244621" w14:textId="77777777" w:rsidR="008C269A" w:rsidRPr="00226378" w:rsidRDefault="008C269A">
      <w:pPr>
        <w:spacing w:after="120"/>
        <w:pPrChange w:id="1536" w:author="Anup Nair" w:date="2025-11-02T01:30:00Z" w16du:dateUtc="2025-11-02T06:30:00Z">
          <w:pPr>
            <w:spacing w:before="240" w:after="120"/>
          </w:pPr>
        </w:pPrChange>
      </w:pPr>
    </w:p>
    <w:tbl>
      <w:tblPr>
        <w:tblW w:w="0" w:type="auto"/>
        <w:tblLook w:val="06A0" w:firstRow="1" w:lastRow="0" w:firstColumn="1" w:lastColumn="0" w:noHBand="1" w:noVBand="1"/>
      </w:tblPr>
      <w:tblGrid>
        <w:gridCol w:w="2488"/>
        <w:gridCol w:w="4404"/>
      </w:tblGrid>
      <w:tr w:rsidR="00F86372" w14:paraId="7021899F" w14:textId="77777777" w:rsidTr="00612D5F">
        <w:trPr>
          <w:trHeight w:val="300"/>
        </w:trPr>
        <w:tc>
          <w:tcPr>
            <w:tcW w:w="2488" w:type="dxa"/>
            <w:tcBorders>
              <w:top w:val="single" w:sz="8" w:space="0" w:color="auto"/>
              <w:left w:val="single" w:sz="8"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1A651426" w14:textId="77777777" w:rsidR="00F86372" w:rsidRDefault="00F86372" w:rsidP="00612D5F">
            <w:r w:rsidRPr="21BAFAFF">
              <w:rPr>
                <w:rFonts w:ascii="Aptos Narrow" w:eastAsia="Aptos Narrow" w:hAnsi="Aptos Narrow" w:cs="Aptos Narrow"/>
                <w:b/>
                <w:bCs/>
                <w:color w:val="000000" w:themeColor="text1"/>
                <w:sz w:val="22"/>
                <w:szCs w:val="22"/>
              </w:rPr>
              <w:t>F1_GEN_PROC Field</w:t>
            </w:r>
          </w:p>
        </w:tc>
        <w:tc>
          <w:tcPr>
            <w:tcW w:w="4404" w:type="dxa"/>
            <w:tcBorders>
              <w:top w:val="single" w:sz="8" w:space="0" w:color="auto"/>
              <w:left w:val="single" w:sz="4"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bottom"/>
          </w:tcPr>
          <w:p w14:paraId="32C2A430" w14:textId="77777777" w:rsidR="00F86372" w:rsidRDefault="00F86372" w:rsidP="00612D5F">
            <w:r w:rsidRPr="21BAFAFF">
              <w:rPr>
                <w:rFonts w:ascii="Aptos Narrow" w:eastAsia="Aptos Narrow" w:hAnsi="Aptos Narrow" w:cs="Aptos Narrow"/>
                <w:b/>
                <w:bCs/>
                <w:color w:val="000000" w:themeColor="text1"/>
                <w:sz w:val="22"/>
                <w:szCs w:val="22"/>
              </w:rPr>
              <w:t>Map To</w:t>
            </w:r>
          </w:p>
        </w:tc>
      </w:tr>
      <w:tr w:rsidR="00F86372" w14:paraId="2DA62542"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1A97DD7" w14:textId="77777777" w:rsidR="00F86372" w:rsidRDefault="00F86372" w:rsidP="00612D5F">
            <w:r w:rsidRPr="21BAFAFF">
              <w:rPr>
                <w:rFonts w:ascii="Aptos Narrow" w:eastAsia="Aptos Narrow" w:hAnsi="Aptos Narrow" w:cs="Aptos Narrow"/>
                <w:color w:val="000000" w:themeColor="text1"/>
                <w:sz w:val="22"/>
                <w:szCs w:val="22"/>
              </w:rPr>
              <w:t xml:space="preserve">GEN_PROC_ID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E4D7C4A" w14:textId="77777777" w:rsidR="00F86372" w:rsidRDefault="00F86372" w:rsidP="00612D5F">
            <w:r w:rsidRPr="21BAFAFF">
              <w:rPr>
                <w:rFonts w:ascii="Aptos Narrow" w:eastAsia="Aptos Narrow" w:hAnsi="Aptos Narrow" w:cs="Aptos Narrow"/>
                <w:color w:val="000000" w:themeColor="text1"/>
                <w:sz w:val="22"/>
                <w:szCs w:val="22"/>
              </w:rPr>
              <w:t xml:space="preserve">Define a new sequence for GEN_PROC_ID </w:t>
            </w:r>
          </w:p>
        </w:tc>
      </w:tr>
      <w:tr w:rsidR="00F86372" w14:paraId="589C30E9"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9F030EA" w14:textId="77777777" w:rsidR="00F86372" w:rsidRDefault="00F86372" w:rsidP="00612D5F">
            <w:r w:rsidRPr="21BAFAFF">
              <w:rPr>
                <w:rFonts w:ascii="Aptos Narrow" w:eastAsia="Aptos Narrow" w:hAnsi="Aptos Narrow" w:cs="Aptos Narrow"/>
                <w:color w:val="000000" w:themeColor="text1"/>
                <w:sz w:val="22"/>
                <w:szCs w:val="22"/>
              </w:rPr>
              <w:t>MAINT_OBJ_CD</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E9155F9" w14:textId="1C366096" w:rsidR="00F86372" w:rsidRDefault="00F86372" w:rsidP="00612D5F">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w:t>
            </w:r>
            <w:r w:rsidR="00472259" w:rsidRPr="00472259">
              <w:rPr>
                <w:rFonts w:ascii="Aptos Narrow" w:eastAsia="Aptos Narrow" w:hAnsi="Aptos Narrow" w:cs="Aptos Narrow"/>
                <w:color w:val="000000" w:themeColor="text1"/>
                <w:sz w:val="22"/>
                <w:szCs w:val="22"/>
              </w:rPr>
              <w:t>F1-GENPROC</w:t>
            </w:r>
            <w:r w:rsidR="00472259">
              <w:rPr>
                <w:rFonts w:ascii="Aptos Narrow" w:eastAsia="Aptos Narrow" w:hAnsi="Aptos Narrow" w:cs="Aptos Narrow"/>
                <w:color w:val="000000" w:themeColor="text1"/>
                <w:sz w:val="22"/>
                <w:szCs w:val="22"/>
              </w:rPr>
              <w:t>’</w:t>
            </w:r>
          </w:p>
        </w:tc>
      </w:tr>
      <w:tr w:rsidR="00F86372" w14:paraId="3F9C83C4"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B0D336E" w14:textId="77777777" w:rsidR="00F86372" w:rsidRDefault="00F86372" w:rsidP="00612D5F">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PK_VALUE1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47B0C88" w14:textId="77777777" w:rsidR="00F86372" w:rsidRDefault="00F86372" w:rsidP="00612D5F">
            <w:pPr>
              <w:rPr>
                <w:rFonts w:ascii="Aptos Narrow" w:eastAsia="Aptos Narrow" w:hAnsi="Aptos Narrow" w:cs="Aptos Narrow"/>
                <w:i/>
                <w:sz w:val="22"/>
                <w:szCs w:val="22"/>
              </w:rPr>
            </w:pPr>
            <w:r w:rsidRPr="21BAFAFF">
              <w:rPr>
                <w:rFonts w:ascii="Aptos Narrow" w:eastAsia="Aptos Narrow" w:hAnsi="Aptos Narrow" w:cs="Aptos Narrow"/>
                <w:color w:val="000000" w:themeColor="text1"/>
                <w:sz w:val="22"/>
                <w:szCs w:val="22"/>
              </w:rPr>
              <w:t xml:space="preserve">Store the </w:t>
            </w:r>
            <w:r w:rsidRPr="396E6870">
              <w:rPr>
                <w:rFonts w:ascii="Aptos Narrow" w:eastAsia="Aptos Narrow" w:hAnsi="Aptos Narrow" w:cs="Aptos Narrow"/>
                <w:i/>
                <w:iCs/>
                <w:sz w:val="22"/>
                <w:szCs w:val="22"/>
              </w:rPr>
              <w:t>PARENT_</w:t>
            </w:r>
            <w:r w:rsidRPr="396E6870">
              <w:rPr>
                <w:rFonts w:ascii="Aptos Narrow" w:eastAsia="Aptos Narrow" w:hAnsi="Aptos Narrow" w:cs="Aptos Narrow"/>
                <w:i/>
                <w:sz w:val="22"/>
                <w:szCs w:val="22"/>
              </w:rPr>
              <w:t>PER</w:t>
            </w:r>
          </w:p>
        </w:tc>
      </w:tr>
      <w:tr w:rsidR="00F86372" w14:paraId="2DD0F330"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7277BF2E" w14:textId="77777777" w:rsidR="00F86372" w:rsidRDefault="00F86372" w:rsidP="00612D5F">
            <w:r w:rsidRPr="21BAFAFF">
              <w:rPr>
                <w:rFonts w:ascii="Aptos Narrow" w:eastAsia="Aptos Narrow" w:hAnsi="Aptos Narrow" w:cs="Aptos Narrow"/>
                <w:color w:val="000000" w:themeColor="text1"/>
                <w:sz w:val="22"/>
                <w:szCs w:val="22"/>
              </w:rPr>
              <w:t xml:space="preserve">PK_VALUE2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6EE44C3" w14:textId="77777777" w:rsidR="00F86372" w:rsidRDefault="00F86372" w:rsidP="00612D5F">
            <w:pPr>
              <w:spacing w:line="259" w:lineRule="auto"/>
              <w:rPr>
                <w:rFonts w:eastAsia="Century Gothic"/>
              </w:rPr>
            </w:pPr>
            <w:r w:rsidRPr="53805240">
              <w:rPr>
                <w:rFonts w:ascii="Century Gothic" w:eastAsia="Century Gothic" w:hAnsi="Century Gothic" w:cs="Century Gothic"/>
              </w:rPr>
              <w:t>BILL_ID</w:t>
            </w:r>
          </w:p>
        </w:tc>
      </w:tr>
      <w:tr w:rsidR="00F86372" w14:paraId="553B8F55"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40E4623" w14:textId="77777777" w:rsidR="00F86372" w:rsidRDefault="00F86372" w:rsidP="00612D5F">
            <w:r w:rsidRPr="21BAFAFF">
              <w:rPr>
                <w:rFonts w:ascii="Aptos Narrow" w:eastAsia="Aptos Narrow" w:hAnsi="Aptos Narrow" w:cs="Aptos Narrow"/>
                <w:color w:val="000000" w:themeColor="text1"/>
                <w:sz w:val="22"/>
                <w:szCs w:val="22"/>
              </w:rPr>
              <w:t xml:space="preserve">PK_VALUE3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2A5946A" w14:textId="567CDB0C" w:rsidR="00F86372" w:rsidRDefault="00F86372" w:rsidP="00612D5F">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Status -</w:t>
            </w:r>
            <w:r>
              <w:br/>
            </w:r>
            <w:r w:rsidRPr="21BAFAFF">
              <w:rPr>
                <w:rFonts w:ascii="Aptos Narrow" w:eastAsia="Aptos Narrow" w:hAnsi="Aptos Narrow" w:cs="Aptos Narrow"/>
                <w:color w:val="000000" w:themeColor="text1"/>
                <w:sz w:val="22"/>
                <w:szCs w:val="22"/>
              </w:rPr>
              <w:t xml:space="preserve"> When inserting - PENDING</w:t>
            </w:r>
            <w:r>
              <w:br/>
            </w:r>
            <w:r w:rsidRPr="21BAFAFF">
              <w:rPr>
                <w:rFonts w:ascii="Aptos Narrow" w:eastAsia="Aptos Narrow" w:hAnsi="Aptos Narrow" w:cs="Aptos Narrow"/>
                <w:color w:val="000000" w:themeColor="text1"/>
                <w:sz w:val="22"/>
                <w:szCs w:val="22"/>
              </w:rPr>
              <w:t xml:space="preserve"> After </w:t>
            </w:r>
            <w:r w:rsidR="00226378">
              <w:rPr>
                <w:rFonts w:ascii="Aptos Narrow" w:eastAsia="Aptos Narrow" w:hAnsi="Aptos Narrow" w:cs="Aptos Narrow"/>
                <w:color w:val="000000" w:themeColor="text1"/>
                <w:sz w:val="22"/>
                <w:szCs w:val="22"/>
              </w:rPr>
              <w:t xml:space="preserve">ancillary feed </w:t>
            </w:r>
            <w:r w:rsidRPr="21BAFAFF">
              <w:rPr>
                <w:rFonts w:ascii="Aptos Narrow" w:eastAsia="Aptos Narrow" w:hAnsi="Aptos Narrow" w:cs="Aptos Narrow"/>
                <w:color w:val="000000" w:themeColor="text1"/>
                <w:sz w:val="22"/>
                <w:szCs w:val="22"/>
              </w:rPr>
              <w:t>generated, will be updated to - COMPLETED</w:t>
            </w:r>
          </w:p>
        </w:tc>
      </w:tr>
      <w:tr w:rsidR="00F86372" w14:paraId="73DC57C8"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8F68E36" w14:textId="77777777" w:rsidR="00F86372" w:rsidRPr="00172D2B" w:rsidRDefault="00F86372" w:rsidP="00612D5F">
            <w:pPr>
              <w:rPr>
                <w:rFonts w:ascii="Aptos Narrow" w:eastAsia="Aptos Narrow" w:hAnsi="Aptos Narrow" w:cs="Aptos Narrow"/>
                <w:color w:val="000000" w:themeColor="text1"/>
                <w:sz w:val="22"/>
                <w:szCs w:val="22"/>
                <w:rPrChange w:id="1537" w:author="Anup Nair" w:date="2025-11-04T13:29:00Z" w16du:dateUtc="2025-11-04T05:29:00Z">
                  <w:rPr/>
                </w:rPrChange>
              </w:rPr>
            </w:pPr>
            <w:r w:rsidRPr="21BAFAFF">
              <w:rPr>
                <w:rFonts w:ascii="Aptos Narrow" w:eastAsia="Aptos Narrow" w:hAnsi="Aptos Narrow" w:cs="Aptos Narrow"/>
                <w:color w:val="000000" w:themeColor="text1"/>
                <w:sz w:val="22"/>
                <w:szCs w:val="22"/>
              </w:rPr>
              <w:t xml:space="preserve">PK_VALUE4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55BAA1C1" w14:textId="20F854DD" w:rsidR="00F86372" w:rsidRPr="00172D2B" w:rsidRDefault="0045170D" w:rsidP="00612D5F">
            <w:pPr>
              <w:rPr>
                <w:rFonts w:ascii="Aptos Narrow" w:eastAsia="Aptos Narrow" w:hAnsi="Aptos Narrow" w:cs="Aptos Narrow"/>
                <w:color w:val="000000" w:themeColor="text1"/>
                <w:sz w:val="22"/>
                <w:szCs w:val="22"/>
                <w:rPrChange w:id="1538" w:author="Anup Nair" w:date="2025-11-04T13:29:00Z" w16du:dateUtc="2025-11-04T05:29:00Z">
                  <w:rPr>
                    <w:rFonts w:ascii="Century Gothic" w:eastAsia="Century Gothic" w:hAnsi="Century Gothic" w:cs="Century Gothic"/>
                  </w:rPr>
                </w:rPrChange>
              </w:rPr>
            </w:pPr>
            <w:ins w:id="1539" w:author="Anup Nair" w:date="2025-11-02T01:47:00Z" w16du:dateUtc="2025-11-02T05:47:00Z">
              <w:r w:rsidRPr="00172D2B">
                <w:rPr>
                  <w:rFonts w:ascii="Aptos Narrow" w:eastAsia="Aptos Narrow" w:hAnsi="Aptos Narrow" w:cs="Aptos Narrow"/>
                  <w:color w:val="000000" w:themeColor="text1"/>
                  <w:sz w:val="22"/>
                  <w:szCs w:val="22"/>
                  <w:rPrChange w:id="1540" w:author="Anup Nair" w:date="2025-11-02T01:48:00Z" w16du:dateUtc="2025-11-02T05:48:00Z">
                    <w:rPr>
                      <w:rFonts w:ascii="Century Gothic" w:eastAsia="Century Gothic" w:hAnsi="Century Gothic" w:cs="Century Gothic"/>
                    </w:rPr>
                  </w:rPrChange>
                </w:rPr>
                <w:t>BS</w:t>
              </w:r>
              <w:r w:rsidR="00032292" w:rsidRPr="00172D2B">
                <w:rPr>
                  <w:rFonts w:ascii="Aptos Narrow" w:eastAsia="Aptos Narrow" w:hAnsi="Aptos Narrow" w:cs="Aptos Narrow"/>
                  <w:color w:val="000000" w:themeColor="text1"/>
                  <w:sz w:val="22"/>
                  <w:szCs w:val="22"/>
                  <w:rPrChange w:id="1541" w:author="Anup Nair" w:date="2025-11-02T01:48:00Z" w16du:dateUtc="2025-11-02T05:48:00Z">
                    <w:rPr>
                      <w:rFonts w:ascii="Century Gothic" w:eastAsia="Century Gothic" w:hAnsi="Century Gothic" w:cs="Century Gothic"/>
                    </w:rPr>
                  </w:rPrChange>
                </w:rPr>
                <w:t xml:space="preserve"> (To indicate </w:t>
              </w:r>
            </w:ins>
            <w:ins w:id="1542" w:author="Anup Nair" w:date="2025-11-02T01:48:00Z" w16du:dateUtc="2025-11-02T05:48:00Z">
              <w:r w:rsidR="00032292" w:rsidRPr="00172D2B">
                <w:rPr>
                  <w:rFonts w:ascii="Aptos Narrow" w:eastAsia="Aptos Narrow" w:hAnsi="Aptos Narrow" w:cs="Aptos Narrow"/>
                  <w:color w:val="000000" w:themeColor="text1"/>
                  <w:sz w:val="22"/>
                  <w:szCs w:val="22"/>
                  <w:rPrChange w:id="1543" w:author="Anup Nair" w:date="2025-11-02T01:48:00Z" w16du:dateUtc="2025-11-02T05:48:00Z">
                    <w:rPr>
                      <w:rFonts w:ascii="Century Gothic" w:eastAsia="Century Gothic" w:hAnsi="Century Gothic" w:cs="Century Gothic"/>
                    </w:rPr>
                  </w:rPrChange>
                </w:rPr>
                <w:t xml:space="preserve">Bill segment is </w:t>
              </w:r>
              <w:r w:rsidR="00172D2B" w:rsidRPr="00172D2B">
                <w:rPr>
                  <w:rFonts w:ascii="Aptos Narrow" w:eastAsia="Aptos Narrow" w:hAnsi="Aptos Narrow" w:cs="Aptos Narrow"/>
                  <w:color w:val="000000" w:themeColor="text1"/>
                  <w:sz w:val="22"/>
                  <w:szCs w:val="22"/>
                  <w:rPrChange w:id="1544" w:author="Anup Nair" w:date="2025-11-02T01:48:00Z" w16du:dateUtc="2025-11-02T05:48:00Z">
                    <w:rPr>
                      <w:rFonts w:ascii="Century Gothic" w:eastAsia="Century Gothic" w:hAnsi="Century Gothic" w:cs="Century Gothic"/>
                    </w:rPr>
                  </w:rPrChange>
                </w:rPr>
                <w:t>freeze or cancel</w:t>
              </w:r>
            </w:ins>
            <w:ins w:id="1545" w:author="Anup Nair" w:date="2025-11-02T01:47:00Z" w16du:dateUtc="2025-11-02T05:47:00Z">
              <w:r w:rsidR="00032292" w:rsidRPr="00172D2B">
                <w:rPr>
                  <w:rFonts w:ascii="Aptos Narrow" w:eastAsia="Aptos Narrow" w:hAnsi="Aptos Narrow" w:cs="Aptos Narrow"/>
                  <w:color w:val="000000" w:themeColor="text1"/>
                  <w:sz w:val="22"/>
                  <w:szCs w:val="22"/>
                  <w:rPrChange w:id="1546" w:author="Anup Nair" w:date="2025-11-02T01:48:00Z" w16du:dateUtc="2025-11-02T05:48:00Z">
                    <w:rPr>
                      <w:rFonts w:ascii="Century Gothic" w:eastAsia="Century Gothic" w:hAnsi="Century Gothic" w:cs="Century Gothic"/>
                    </w:rPr>
                  </w:rPrChange>
                </w:rPr>
                <w:t>)</w:t>
              </w:r>
            </w:ins>
          </w:p>
        </w:tc>
      </w:tr>
      <w:tr w:rsidR="00F86372" w14:paraId="61C442BC"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720785C" w14:textId="77777777" w:rsidR="00F86372" w:rsidRDefault="00F86372" w:rsidP="00612D5F">
            <w:r w:rsidRPr="21BAFAFF">
              <w:rPr>
                <w:rFonts w:ascii="Aptos Narrow" w:eastAsia="Aptos Narrow" w:hAnsi="Aptos Narrow" w:cs="Aptos Narrow"/>
                <w:color w:val="000000" w:themeColor="text1"/>
                <w:sz w:val="22"/>
                <w:szCs w:val="22"/>
              </w:rPr>
              <w:t xml:space="preserve">PK_VALUE5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3B6400E" w14:textId="77777777" w:rsidR="00F86372" w:rsidRDefault="00F86372" w:rsidP="00612D5F">
            <w:pPr>
              <w:rPr>
                <w:rFonts w:ascii="Aptos Narrow" w:eastAsia="Aptos Narrow" w:hAnsi="Aptos Narrow" w:cs="Aptos Narrow"/>
                <w:color w:val="000000" w:themeColor="text1"/>
                <w:sz w:val="22"/>
                <w:szCs w:val="22"/>
              </w:rPr>
            </w:pPr>
            <w:r w:rsidRPr="21BAFAFF">
              <w:rPr>
                <w:rFonts w:ascii="Aptos Narrow" w:eastAsia="Aptos Narrow" w:hAnsi="Aptos Narrow" w:cs="Aptos Narrow"/>
                <w:color w:val="000000" w:themeColor="text1"/>
                <w:sz w:val="22"/>
                <w:szCs w:val="22"/>
              </w:rPr>
              <w:t xml:space="preserve"> ‘ ‘</w:t>
            </w:r>
          </w:p>
        </w:tc>
      </w:tr>
      <w:tr w:rsidR="00F86372" w14:paraId="54087D03"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141047B" w14:textId="77777777" w:rsidR="00F86372" w:rsidRDefault="00F86372" w:rsidP="00612D5F">
            <w:r w:rsidRPr="21BAFAFF">
              <w:rPr>
                <w:rFonts w:ascii="Aptos Narrow" w:eastAsia="Aptos Narrow" w:hAnsi="Aptos Narrow" w:cs="Aptos Narrow"/>
                <w:color w:val="000000" w:themeColor="text1"/>
                <w:sz w:val="22"/>
                <w:szCs w:val="22"/>
              </w:rPr>
              <w:t xml:space="preserve">BATCH_CD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655C8E2" w14:textId="4A0CA32F" w:rsidR="00F86372" w:rsidRDefault="00F86372" w:rsidP="00612D5F">
            <w:r w:rsidRPr="21BAFAFF">
              <w:rPr>
                <w:rFonts w:ascii="Aptos Narrow" w:eastAsia="Aptos Narrow" w:hAnsi="Aptos Narrow" w:cs="Aptos Narrow"/>
                <w:color w:val="000000" w:themeColor="text1"/>
                <w:sz w:val="22"/>
                <w:szCs w:val="22"/>
              </w:rPr>
              <w:t>CM-</w:t>
            </w:r>
            <w:r w:rsidRPr="394D06BD">
              <w:rPr>
                <w:rFonts w:ascii="Aptos Narrow" w:eastAsia="Aptos Narrow" w:hAnsi="Aptos Narrow" w:cs="Aptos Narrow"/>
                <w:color w:val="000000" w:themeColor="text1"/>
                <w:sz w:val="22"/>
                <w:szCs w:val="22"/>
              </w:rPr>
              <w:t>EX</w:t>
            </w:r>
            <w:r w:rsidR="00226378">
              <w:rPr>
                <w:rFonts w:ascii="Aptos Narrow" w:eastAsia="Aptos Narrow" w:hAnsi="Aptos Narrow" w:cs="Aptos Narrow"/>
                <w:color w:val="000000" w:themeColor="text1"/>
                <w:sz w:val="22"/>
                <w:szCs w:val="22"/>
              </w:rPr>
              <w:t>ANC</w:t>
            </w:r>
            <w:r w:rsidRPr="21BAFAFF">
              <w:rPr>
                <w:rFonts w:ascii="Aptos Narrow" w:eastAsia="Aptos Narrow" w:hAnsi="Aptos Narrow" w:cs="Aptos Narrow"/>
                <w:color w:val="000000" w:themeColor="text1"/>
                <w:sz w:val="22"/>
                <w:szCs w:val="22"/>
              </w:rPr>
              <w:t xml:space="preserve"> - New batch to generate</w:t>
            </w:r>
            <w:r w:rsidR="00226378">
              <w:rPr>
                <w:rFonts w:ascii="Aptos Narrow" w:eastAsia="Aptos Narrow" w:hAnsi="Aptos Narrow" w:cs="Aptos Narrow"/>
                <w:color w:val="000000" w:themeColor="text1"/>
                <w:sz w:val="22"/>
                <w:szCs w:val="22"/>
              </w:rPr>
              <w:t xml:space="preserve"> Ancillary extract – ORMB to GCP.</w:t>
            </w:r>
          </w:p>
        </w:tc>
      </w:tr>
      <w:tr w:rsidR="00F86372" w14:paraId="52DE5BDF"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4B0C01E" w14:textId="77777777" w:rsidR="00F86372" w:rsidRDefault="00F86372" w:rsidP="00612D5F">
            <w:r w:rsidRPr="21BAFAFF">
              <w:rPr>
                <w:rFonts w:ascii="Aptos Narrow" w:eastAsia="Aptos Narrow" w:hAnsi="Aptos Narrow" w:cs="Aptos Narrow"/>
                <w:color w:val="000000" w:themeColor="text1"/>
                <w:sz w:val="22"/>
                <w:szCs w:val="22"/>
              </w:rPr>
              <w:t xml:space="preserve">BATCH_NBR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BC72B8B" w14:textId="77777777" w:rsidR="00F86372" w:rsidRDefault="00F86372" w:rsidP="00612D5F">
            <w:r w:rsidRPr="21BAFAFF">
              <w:rPr>
                <w:rFonts w:ascii="Aptos Narrow" w:eastAsia="Aptos Narrow" w:hAnsi="Aptos Narrow" w:cs="Aptos Narrow"/>
                <w:color w:val="000000" w:themeColor="text1"/>
                <w:sz w:val="22"/>
                <w:szCs w:val="22"/>
              </w:rPr>
              <w:t>1</w:t>
            </w:r>
          </w:p>
        </w:tc>
      </w:tr>
      <w:tr w:rsidR="00F86372" w14:paraId="54ED1F82" w14:textId="77777777" w:rsidTr="00612D5F">
        <w:trPr>
          <w:trHeight w:val="300"/>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77754E7" w14:textId="77777777" w:rsidR="00F86372" w:rsidRDefault="00F86372" w:rsidP="00612D5F">
            <w:r w:rsidRPr="21BAFAFF">
              <w:rPr>
                <w:rFonts w:ascii="Aptos Narrow" w:eastAsia="Aptos Narrow" w:hAnsi="Aptos Narrow" w:cs="Aptos Narrow"/>
                <w:color w:val="000000" w:themeColor="text1"/>
                <w:sz w:val="22"/>
                <w:szCs w:val="22"/>
              </w:rPr>
              <w:t xml:space="preserve">CRE_DTTM    </w:t>
            </w:r>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800E20E" w14:textId="77777777" w:rsidR="00F86372" w:rsidRDefault="00F86372" w:rsidP="00612D5F">
            <w:r w:rsidRPr="21BAFAFF">
              <w:rPr>
                <w:rFonts w:ascii="Aptos Narrow" w:eastAsia="Aptos Narrow" w:hAnsi="Aptos Narrow" w:cs="Aptos Narrow"/>
                <w:color w:val="000000" w:themeColor="text1"/>
                <w:sz w:val="22"/>
                <w:szCs w:val="22"/>
              </w:rPr>
              <w:t>SYSDATE</w:t>
            </w:r>
          </w:p>
        </w:tc>
      </w:tr>
      <w:tr w:rsidR="00F86372" w14:paraId="1472C069" w14:textId="77777777" w:rsidTr="00612D5F">
        <w:trPr>
          <w:trHeight w:val="300"/>
        </w:trPr>
        <w:tc>
          <w:tcPr>
            <w:tcW w:w="2488"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27DE91C6" w14:textId="77777777" w:rsidR="00F86372" w:rsidRDefault="00F86372" w:rsidP="00612D5F">
            <w:r w:rsidRPr="21BAFAFF">
              <w:rPr>
                <w:rFonts w:ascii="Aptos Narrow" w:eastAsia="Aptos Narrow" w:hAnsi="Aptos Narrow" w:cs="Aptos Narrow"/>
                <w:color w:val="000000" w:themeColor="text1"/>
                <w:sz w:val="22"/>
                <w:szCs w:val="22"/>
              </w:rPr>
              <w:t xml:space="preserve">VERSION     </w:t>
            </w:r>
          </w:p>
        </w:tc>
        <w:tc>
          <w:tcPr>
            <w:tcW w:w="4404"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208B20B7" w14:textId="77777777" w:rsidR="00F86372" w:rsidRDefault="00F86372" w:rsidP="00612D5F">
            <w:r w:rsidRPr="21BAFAFF">
              <w:rPr>
                <w:rFonts w:ascii="Aptos Narrow" w:eastAsia="Aptos Narrow" w:hAnsi="Aptos Narrow" w:cs="Aptos Narrow"/>
                <w:color w:val="000000" w:themeColor="text1"/>
                <w:sz w:val="22"/>
                <w:szCs w:val="22"/>
              </w:rPr>
              <w:t>1</w:t>
            </w:r>
          </w:p>
        </w:tc>
      </w:tr>
    </w:tbl>
    <w:p w14:paraId="725A140D" w14:textId="77777777" w:rsidR="00F86372" w:rsidRDefault="00F86372" w:rsidP="007F1B72">
      <w:pPr>
        <w:pStyle w:val="Heading5"/>
        <w:rPr>
          <w:del w:id="1547" w:author="Anup Nair" w:date="2025-11-02T01:11:00Z" w16du:dateUtc="2025-11-02T05:11:00Z"/>
          <w:rFonts w:eastAsia="Century Gothic"/>
        </w:rPr>
      </w:pPr>
    </w:p>
    <w:p w14:paraId="553C11F1" w14:textId="77777777" w:rsidR="000C187D" w:rsidRPr="000C187D" w:rsidRDefault="000C187D" w:rsidP="000C187D">
      <w:pPr>
        <w:pStyle w:val="BodyText"/>
        <w:rPr>
          <w:ins w:id="1548" w:author="Anup Nair" w:date="2025-11-02T01:11:00Z" w16du:dateUtc="2025-11-02T05:11:00Z"/>
        </w:rPr>
      </w:pPr>
    </w:p>
    <w:p w14:paraId="76CE27A9" w14:textId="2E2B9515" w:rsidR="007F1B72" w:rsidRDefault="00172D2B" w:rsidP="001B663D">
      <w:pPr>
        <w:pStyle w:val="Heading5"/>
        <w:numPr>
          <w:ilvl w:val="3"/>
          <w:numId w:val="14"/>
        </w:numPr>
        <w:rPr>
          <w:ins w:id="1549" w:author="Anup Nair" w:date="2025-11-02T01:48:00Z" w16du:dateUtc="2025-11-02T05:48:00Z"/>
          <w:rFonts w:eastAsia="Century Gothic"/>
        </w:rPr>
      </w:pPr>
      <w:ins w:id="1550" w:author="Anup Nair" w:date="2025-11-02T01:48:00Z" w16du:dateUtc="2025-11-02T05:48:00Z">
        <w:r>
          <w:rPr>
            <w:rFonts w:eastAsia="Century Gothic"/>
          </w:rPr>
          <w:t>Cancel Bill</w:t>
        </w:r>
      </w:ins>
      <w:ins w:id="1551" w:author="Anup Nair" w:date="2025-11-02T01:13:00Z" w16du:dateUtc="2025-11-02T06:13:00Z">
        <w:r w:rsidR="00A274AC">
          <w:rPr>
            <w:rFonts w:eastAsia="Century Gothic"/>
          </w:rPr>
          <w:t xml:space="preserve"> Algorithm for Cancel Bill Scenarios</w:t>
        </w:r>
      </w:ins>
    </w:p>
    <w:p w14:paraId="29CC6B14" w14:textId="1C3DF4D7" w:rsidR="007F1B72" w:rsidRPr="00E91F0A" w:rsidRDefault="0069734E" w:rsidP="007F1B72">
      <w:pPr>
        <w:pStyle w:val="BodyText"/>
        <w:rPr>
          <w:ins w:id="1552" w:author="Anup Nair" w:date="2025-11-02T01:49:00Z" w16du:dateUtc="2025-11-02T05:49:00Z"/>
          <w:rFonts w:ascii="Calibri" w:hAnsi="Calibri"/>
          <w:rPrChange w:id="1553" w:author="Anup Nair" w:date="2025-11-02T01:56:00Z" w16du:dateUtc="2025-11-02T05:56:00Z">
            <w:rPr>
              <w:ins w:id="1554" w:author="Anup Nair" w:date="2025-11-02T01:49:00Z" w16du:dateUtc="2025-11-02T05:49:00Z"/>
              <w:rFonts w:eastAsia="Century Gothic"/>
            </w:rPr>
          </w:rPrChange>
        </w:rPr>
      </w:pPr>
      <w:ins w:id="1555" w:author="Anup Nair" w:date="2025-11-02T01:49:00Z" w16du:dateUtc="2025-11-02T05:49:00Z">
        <w:r w:rsidRPr="00E91F0A">
          <w:rPr>
            <w:rFonts w:ascii="Calibri" w:hAnsi="Calibri"/>
            <w:rPrChange w:id="1556" w:author="Anup Nair" w:date="2025-11-02T01:56:00Z" w16du:dateUtc="2025-11-02T05:56:00Z">
              <w:rPr>
                <w:rFonts w:eastAsia="Century Gothic"/>
              </w:rPr>
            </w:rPrChange>
          </w:rPr>
          <w:t xml:space="preserve">As part of cancellation of </w:t>
        </w:r>
        <w:r w:rsidR="0020794B" w:rsidRPr="00E91F0A">
          <w:rPr>
            <w:rFonts w:ascii="Calibri" w:hAnsi="Calibri"/>
            <w:rPrChange w:id="1557" w:author="Anup Nair" w:date="2025-11-02T01:56:00Z" w16du:dateUtc="2025-11-02T05:56:00Z">
              <w:rPr>
                <w:rFonts w:eastAsia="Century Gothic"/>
              </w:rPr>
            </w:rPrChange>
          </w:rPr>
          <w:t xml:space="preserve">bill, entry should be </w:t>
        </w:r>
      </w:ins>
      <w:ins w:id="1558" w:author="Anup Nair" w:date="2025-11-02T01:51:00Z" w16du:dateUtc="2025-11-02T05:51:00Z">
        <w:r w:rsidR="002268F6" w:rsidRPr="00E91F0A">
          <w:rPr>
            <w:rFonts w:ascii="Calibri" w:hAnsi="Calibri"/>
            <w:rPrChange w:id="1559" w:author="Anup Nair" w:date="2025-11-02T01:56:00Z" w16du:dateUtc="2025-11-02T05:56:00Z">
              <w:rPr>
                <w:rFonts w:eastAsia="Century Gothic"/>
              </w:rPr>
            </w:rPrChange>
          </w:rPr>
          <w:t>sent</w:t>
        </w:r>
      </w:ins>
      <w:ins w:id="1560" w:author="Anup Nair" w:date="2025-11-02T01:49:00Z" w16du:dateUtc="2025-11-02T05:49:00Z">
        <w:r w:rsidR="0020794B" w:rsidRPr="00E91F0A">
          <w:rPr>
            <w:rFonts w:ascii="Calibri" w:hAnsi="Calibri"/>
            <w:rPrChange w:id="1561" w:author="Anup Nair" w:date="2025-11-02T01:56:00Z" w16du:dateUtc="2025-11-02T05:56:00Z">
              <w:rPr>
                <w:rFonts w:eastAsia="Century Gothic"/>
              </w:rPr>
            </w:rPrChange>
          </w:rPr>
          <w:t xml:space="preserve"> in ORMB to GCP Ancillary extract.</w:t>
        </w:r>
      </w:ins>
    </w:p>
    <w:p w14:paraId="47915B1E" w14:textId="4E5778D9" w:rsidR="003A2962" w:rsidRPr="00E91F0A" w:rsidRDefault="0020794B" w:rsidP="007F1B72">
      <w:pPr>
        <w:pStyle w:val="BodyText"/>
        <w:rPr>
          <w:ins w:id="1562" w:author="Anup Nair" w:date="2025-11-02T01:51:00Z" w16du:dateUtc="2025-11-02T05:51:00Z"/>
          <w:rFonts w:ascii="Calibri" w:hAnsi="Calibri"/>
          <w:rPrChange w:id="1563" w:author="Anup Nair" w:date="2025-11-02T01:56:00Z" w16du:dateUtc="2025-11-02T05:56:00Z">
            <w:rPr>
              <w:ins w:id="1564" w:author="Anup Nair" w:date="2025-11-02T01:51:00Z" w16du:dateUtc="2025-11-02T05:51:00Z"/>
              <w:rFonts w:eastAsia="Century Gothic"/>
            </w:rPr>
          </w:rPrChange>
        </w:rPr>
      </w:pPr>
      <w:ins w:id="1565" w:author="Anup Nair" w:date="2025-11-02T01:49:00Z" w16du:dateUtc="2025-11-02T05:49:00Z">
        <w:r w:rsidRPr="00E91F0A">
          <w:rPr>
            <w:rFonts w:ascii="Calibri" w:hAnsi="Calibri"/>
            <w:rPrChange w:id="1566" w:author="Anup Nair" w:date="2025-11-02T01:56:00Z" w16du:dateUtc="2025-11-02T05:56:00Z">
              <w:rPr>
                <w:rFonts w:eastAsia="Century Gothic"/>
              </w:rPr>
            </w:rPrChange>
          </w:rPr>
          <w:t xml:space="preserve">To achieve this requirement, a new </w:t>
        </w:r>
      </w:ins>
      <w:ins w:id="1567" w:author="Anup Nair" w:date="2025-11-02T01:50:00Z" w16du:dateUtc="2025-11-02T05:50:00Z">
        <w:r w:rsidR="003A2962" w:rsidRPr="00E91F0A">
          <w:rPr>
            <w:rFonts w:ascii="Calibri" w:hAnsi="Calibri"/>
            <w:rPrChange w:id="1568" w:author="Anup Nair" w:date="2025-11-02T01:56:00Z" w16du:dateUtc="2025-11-02T05:56:00Z">
              <w:rPr>
                <w:rFonts w:eastAsia="Century Gothic"/>
              </w:rPr>
            </w:rPrChange>
          </w:rPr>
          <w:t xml:space="preserve">algorithm needs to be created on Customer class on Division </w:t>
        </w:r>
        <w:r w:rsidR="003A2962" w:rsidRPr="00E91F0A">
          <w:rPr>
            <w:rFonts w:ascii="Calibri" w:hAnsi="Calibri" w:hint="cs"/>
            <w:rPrChange w:id="1569" w:author="Anup Nair" w:date="2025-11-02T01:56:00Z" w16du:dateUtc="2025-11-02T05:56:00Z">
              <w:rPr>
                <w:rFonts w:eastAsia="Century Gothic" w:hint="cs"/>
              </w:rPr>
            </w:rPrChange>
          </w:rPr>
          <w:t>–</w:t>
        </w:r>
        <w:r w:rsidR="003A2962" w:rsidRPr="00E91F0A">
          <w:rPr>
            <w:rFonts w:ascii="Calibri" w:hAnsi="Calibri"/>
            <w:rPrChange w:id="1570" w:author="Anup Nair" w:date="2025-11-02T01:56:00Z" w16du:dateUtc="2025-11-02T05:56:00Z">
              <w:rPr>
                <w:rFonts w:eastAsia="Century Gothic"/>
              </w:rPr>
            </w:rPrChange>
          </w:rPr>
          <w:t xml:space="preserve"> CAG Billing </w:t>
        </w:r>
        <w:r w:rsidR="002268F6" w:rsidRPr="00E91F0A">
          <w:rPr>
            <w:rFonts w:ascii="Calibri" w:hAnsi="Calibri"/>
            <w:rPrChange w:id="1571" w:author="Anup Nair" w:date="2025-11-02T01:56:00Z" w16du:dateUtc="2025-11-02T05:56:00Z">
              <w:rPr>
                <w:rFonts w:eastAsia="Century Gothic"/>
              </w:rPr>
            </w:rPrChange>
          </w:rPr>
          <w:t>only (CBILCC</w:t>
        </w:r>
        <w:r w:rsidR="003A2962" w:rsidRPr="00E91F0A">
          <w:rPr>
            <w:rFonts w:ascii="Calibri" w:hAnsi="Calibri"/>
            <w:rPrChange w:id="1572" w:author="Anup Nair" w:date="2025-11-02T01:56:00Z" w16du:dateUtc="2025-11-02T05:56:00Z">
              <w:rPr>
                <w:rFonts w:eastAsia="Century Gothic"/>
              </w:rPr>
            </w:rPrChange>
          </w:rPr>
          <w:t>)</w:t>
        </w:r>
      </w:ins>
    </w:p>
    <w:p w14:paraId="47ACFEA4" w14:textId="702ABF10" w:rsidR="002268F6" w:rsidRDefault="002268F6" w:rsidP="007F1B72">
      <w:pPr>
        <w:pStyle w:val="BodyText"/>
        <w:rPr>
          <w:ins w:id="1573" w:author="Anup Nair" w:date="2025-11-02T01:52:00Z" w16du:dateUtc="2025-11-02T05:52:00Z"/>
          <w:rFonts w:eastAsia="Century Gothic"/>
        </w:rPr>
      </w:pPr>
    </w:p>
    <w:tbl>
      <w:tblPr>
        <w:tblW w:w="0" w:type="auto"/>
        <w:tblInd w:w="-11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1745"/>
        <w:gridCol w:w="5432"/>
      </w:tblGrid>
      <w:tr w:rsidR="00087D70" w:rsidRPr="00C052BC" w14:paraId="0A2CF03E" w14:textId="77777777" w:rsidTr="005262EA">
        <w:trPr>
          <w:trHeight w:val="300"/>
          <w:ins w:id="1574" w:author="Anup Nair" w:date="2025-11-02T01:52:00Z"/>
        </w:trPr>
        <w:tc>
          <w:tcPr>
            <w:tcW w:w="1745" w:type="dxa"/>
            <w:shd w:val="clear" w:color="auto" w:fill="C2E1F6" w:themeFill="text2" w:themeFillTint="33"/>
          </w:tcPr>
          <w:p w14:paraId="49B50C79" w14:textId="77777777" w:rsidR="00087D70" w:rsidRDefault="00087D70" w:rsidP="005262EA">
            <w:pPr>
              <w:rPr>
                <w:ins w:id="1575" w:author="Anup Nair" w:date="2025-11-02T01:52:00Z" w16du:dateUtc="2025-11-02T05:52:00Z"/>
                <w:b/>
                <w:bCs/>
              </w:rPr>
            </w:pPr>
            <w:ins w:id="1576" w:author="Anup Nair" w:date="2025-11-02T01:52:00Z" w16du:dateUtc="2025-11-02T05:52:00Z">
              <w:r>
                <w:rPr>
                  <w:b/>
                  <w:bCs/>
                </w:rPr>
                <w:t>Algorithm Type</w:t>
              </w:r>
            </w:ins>
          </w:p>
        </w:tc>
        <w:tc>
          <w:tcPr>
            <w:tcW w:w="5432" w:type="dxa"/>
          </w:tcPr>
          <w:p w14:paraId="41AC4DAE" w14:textId="2456354B" w:rsidR="00087D70" w:rsidRPr="00C052BC" w:rsidRDefault="004D7F84" w:rsidP="005262EA">
            <w:pPr>
              <w:rPr>
                <w:ins w:id="1577" w:author="Anup Nair" w:date="2025-11-02T01:52:00Z" w16du:dateUtc="2025-11-02T05:52:00Z"/>
              </w:rPr>
            </w:pPr>
            <w:ins w:id="1578" w:author="Anup Nair" w:date="2025-11-02T01:54:00Z" w16du:dateUtc="2025-11-02T05:54:00Z">
              <w:r w:rsidRPr="00BA0DD6">
                <w:rPr>
                  <w:rFonts w:eastAsia="Century Gothic"/>
                </w:rPr>
                <w:t>C</w:t>
              </w:r>
              <w:r>
                <w:rPr>
                  <w:rFonts w:eastAsia="Century Gothic"/>
                </w:rPr>
                <w:t>M</w:t>
              </w:r>
              <w:r w:rsidRPr="00BA0DD6">
                <w:rPr>
                  <w:rFonts w:eastAsia="Century Gothic"/>
                </w:rPr>
                <w:t>-</w:t>
              </w:r>
              <w:r>
                <w:rPr>
                  <w:rFonts w:eastAsia="Century Gothic"/>
                </w:rPr>
                <w:t>CNLBILL</w:t>
              </w:r>
            </w:ins>
          </w:p>
        </w:tc>
      </w:tr>
      <w:tr w:rsidR="00087D70" w14:paraId="16097D82" w14:textId="77777777" w:rsidTr="005262EA">
        <w:trPr>
          <w:trHeight w:val="300"/>
          <w:ins w:id="1579" w:author="Anup Nair" w:date="2025-11-02T01:52:00Z"/>
        </w:trPr>
        <w:tc>
          <w:tcPr>
            <w:tcW w:w="1745" w:type="dxa"/>
            <w:shd w:val="clear" w:color="auto" w:fill="C2E1F6" w:themeFill="text2" w:themeFillTint="33"/>
          </w:tcPr>
          <w:p w14:paraId="790940CE" w14:textId="77777777" w:rsidR="00087D70" w:rsidRDefault="00087D70" w:rsidP="005262EA">
            <w:pPr>
              <w:rPr>
                <w:ins w:id="1580" w:author="Anup Nair" w:date="2025-11-02T01:52:00Z" w16du:dateUtc="2025-11-02T05:52:00Z"/>
                <w:b/>
                <w:bCs/>
              </w:rPr>
            </w:pPr>
            <w:ins w:id="1581" w:author="Anup Nair" w:date="2025-11-02T01:52:00Z" w16du:dateUtc="2025-11-02T05:52:00Z">
              <w:r>
                <w:rPr>
                  <w:b/>
                  <w:bCs/>
                </w:rPr>
                <w:t>Description</w:t>
              </w:r>
            </w:ins>
          </w:p>
        </w:tc>
        <w:tc>
          <w:tcPr>
            <w:tcW w:w="5432" w:type="dxa"/>
          </w:tcPr>
          <w:p w14:paraId="73080735" w14:textId="09B7D9A3" w:rsidR="00087D70" w:rsidRDefault="004D7F84" w:rsidP="005262EA">
            <w:pPr>
              <w:rPr>
                <w:ins w:id="1582" w:author="Anup Nair" w:date="2025-11-02T01:52:00Z" w16du:dateUtc="2025-11-02T05:52:00Z"/>
              </w:rPr>
            </w:pPr>
            <w:ins w:id="1583" w:author="Anup Nair" w:date="2025-11-02T01:54:00Z" w16du:dateUtc="2025-11-02T05:54:00Z">
              <w:r>
                <w:t xml:space="preserve">Make entry in </w:t>
              </w:r>
              <w:r w:rsidRPr="00731060">
                <w:rPr>
                  <w:rFonts w:eastAsia="Century Gothic"/>
                </w:rPr>
                <w:t>F1_GEN_PROC</w:t>
              </w:r>
              <w:r>
                <w:rPr>
                  <w:rFonts w:eastAsia="Century Gothic"/>
                </w:rPr>
                <w:t xml:space="preserve"> for cancel bill</w:t>
              </w:r>
            </w:ins>
          </w:p>
        </w:tc>
      </w:tr>
      <w:tr w:rsidR="00087D70" w:rsidRPr="00C052BC" w14:paraId="5A79DE9D" w14:textId="77777777" w:rsidTr="005262EA">
        <w:trPr>
          <w:trHeight w:val="300"/>
          <w:ins w:id="1584" w:author="Anup Nair" w:date="2025-11-02T01:52:00Z"/>
        </w:trPr>
        <w:tc>
          <w:tcPr>
            <w:tcW w:w="1745" w:type="dxa"/>
            <w:shd w:val="clear" w:color="auto" w:fill="C2E1F6" w:themeFill="text2" w:themeFillTint="33"/>
          </w:tcPr>
          <w:p w14:paraId="0520A472" w14:textId="77777777" w:rsidR="00087D70" w:rsidRDefault="00087D70" w:rsidP="005262EA">
            <w:pPr>
              <w:rPr>
                <w:ins w:id="1585" w:author="Anup Nair" w:date="2025-11-02T01:52:00Z" w16du:dateUtc="2025-11-02T05:52:00Z"/>
                <w:b/>
                <w:bCs/>
              </w:rPr>
            </w:pPr>
            <w:ins w:id="1586" w:author="Anup Nair" w:date="2025-11-02T01:52:00Z" w16du:dateUtc="2025-11-02T05:52:00Z">
              <w:r>
                <w:rPr>
                  <w:b/>
                  <w:bCs/>
                </w:rPr>
                <w:t>Detailed Description</w:t>
              </w:r>
            </w:ins>
          </w:p>
        </w:tc>
        <w:tc>
          <w:tcPr>
            <w:tcW w:w="5432" w:type="dxa"/>
          </w:tcPr>
          <w:p w14:paraId="50515014" w14:textId="35DBD1E2" w:rsidR="00087D70" w:rsidRPr="00C052BC" w:rsidRDefault="00087D70" w:rsidP="005262EA">
            <w:pPr>
              <w:rPr>
                <w:ins w:id="1587" w:author="Anup Nair" w:date="2025-11-02T01:52:00Z" w16du:dateUtc="2025-11-02T05:52:00Z"/>
              </w:rPr>
            </w:pPr>
            <w:ins w:id="1588" w:author="Anup Nair" w:date="2025-11-02T01:52:00Z" w16du:dateUtc="2025-11-02T05:52:00Z">
              <w:r>
                <w:t xml:space="preserve">This Algorithm will </w:t>
              </w:r>
            </w:ins>
            <w:ins w:id="1589" w:author="Anup Nair" w:date="2025-11-02T01:55:00Z" w16du:dateUtc="2025-11-02T05:55:00Z">
              <w:r w:rsidR="004D7F84">
                <w:t xml:space="preserve">make entry in </w:t>
              </w:r>
              <w:r w:rsidR="004D7F84" w:rsidRPr="00731060">
                <w:rPr>
                  <w:rFonts w:eastAsia="Century Gothic"/>
                </w:rPr>
                <w:t>F1_GEN_PROC</w:t>
              </w:r>
              <w:r w:rsidR="004D7F84">
                <w:rPr>
                  <w:rFonts w:eastAsia="Century Gothic"/>
                </w:rPr>
                <w:t xml:space="preserve"> table for cancelled bills</w:t>
              </w:r>
            </w:ins>
          </w:p>
        </w:tc>
      </w:tr>
      <w:tr w:rsidR="00087D70" w14:paraId="703104BD" w14:textId="77777777" w:rsidTr="005262EA">
        <w:trPr>
          <w:trHeight w:val="300"/>
          <w:ins w:id="1590" w:author="Anup Nair" w:date="2025-11-02T01:52:00Z"/>
        </w:trPr>
        <w:tc>
          <w:tcPr>
            <w:tcW w:w="1745" w:type="dxa"/>
            <w:shd w:val="clear" w:color="auto" w:fill="C2E1F6" w:themeFill="text2" w:themeFillTint="33"/>
          </w:tcPr>
          <w:p w14:paraId="105E1497" w14:textId="77777777" w:rsidR="00087D70" w:rsidRDefault="00087D70" w:rsidP="005262EA">
            <w:pPr>
              <w:rPr>
                <w:ins w:id="1591" w:author="Anup Nair" w:date="2025-11-02T01:52:00Z" w16du:dateUtc="2025-11-02T05:52:00Z"/>
                <w:b/>
                <w:bCs/>
              </w:rPr>
            </w:pPr>
            <w:ins w:id="1592" w:author="Anup Nair" w:date="2025-11-02T01:52:00Z" w16du:dateUtc="2025-11-02T05:52:00Z">
              <w:r>
                <w:rPr>
                  <w:b/>
                  <w:bCs/>
                </w:rPr>
                <w:t>Algorithm Entity</w:t>
              </w:r>
            </w:ins>
          </w:p>
        </w:tc>
        <w:tc>
          <w:tcPr>
            <w:tcW w:w="5432" w:type="dxa"/>
          </w:tcPr>
          <w:p w14:paraId="04489962" w14:textId="55EAC645" w:rsidR="00087D70" w:rsidRDefault="007944C4" w:rsidP="005262EA">
            <w:pPr>
              <w:rPr>
                <w:ins w:id="1593" w:author="Anup Nair" w:date="2025-11-02T01:52:00Z" w16du:dateUtc="2025-11-02T05:52:00Z"/>
              </w:rPr>
            </w:pPr>
            <w:ins w:id="1594" w:author="Anup Nair" w:date="2025-11-02T01:55:00Z" w16du:dateUtc="2025-11-02T05:55:00Z">
              <w:r>
                <w:t>Customer Class – Cancel Bill</w:t>
              </w:r>
            </w:ins>
          </w:p>
        </w:tc>
      </w:tr>
    </w:tbl>
    <w:p w14:paraId="5AD6002C" w14:textId="77777777" w:rsidR="00087D70" w:rsidRPr="00096C0C" w:rsidRDefault="00087D70" w:rsidP="00087D70">
      <w:pPr>
        <w:pStyle w:val="BodyText"/>
        <w:rPr>
          <w:ins w:id="1595" w:author="Anup Nair" w:date="2025-11-02T01:52:00Z" w16du:dateUtc="2025-11-02T05:52:00Z"/>
        </w:rPr>
      </w:pPr>
    </w:p>
    <w:p w14:paraId="5ED18621" w14:textId="77777777" w:rsidR="00087D70" w:rsidRDefault="00087D70">
      <w:pPr>
        <w:pStyle w:val="Heading5"/>
        <w:rPr>
          <w:ins w:id="1596" w:author="Anup Nair" w:date="2025-11-02T01:52:00Z" w16du:dateUtc="2025-11-02T05:52:00Z"/>
        </w:rPr>
        <w:pPrChange w:id="1597" w:author="Anup Nair" w:date="2025-11-02T01:53:00Z" w16du:dateUtc="2025-11-02T05:53:00Z">
          <w:pPr>
            <w:pStyle w:val="Heading4"/>
            <w:numPr>
              <w:ilvl w:val="3"/>
              <w:numId w:val="14"/>
            </w:numPr>
            <w:tabs>
              <w:tab w:val="num" w:pos="1440"/>
            </w:tabs>
          </w:pPr>
        </w:pPrChange>
      </w:pPr>
      <w:ins w:id="1598" w:author="Anup Nair" w:date="2025-11-02T01:52:00Z" w16du:dateUtc="2025-11-02T05:52:00Z">
        <w:r>
          <w:t>Soft Parameters</w:t>
        </w:r>
      </w:ins>
    </w:p>
    <w:tbl>
      <w:tblPr>
        <w:tblW w:w="0" w:type="auto"/>
        <w:tblInd w:w="-11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1118"/>
        <w:gridCol w:w="2716"/>
        <w:gridCol w:w="2716"/>
        <w:gridCol w:w="2716"/>
      </w:tblGrid>
      <w:tr w:rsidR="00475A56" w14:paraId="09841CFE" w14:textId="77777777" w:rsidTr="005262EA">
        <w:trPr>
          <w:trHeight w:val="300"/>
          <w:ins w:id="1599" w:author="Anup Nair" w:date="2025-11-02T01:52:00Z"/>
        </w:trPr>
        <w:tc>
          <w:tcPr>
            <w:tcW w:w="1118" w:type="dxa"/>
            <w:shd w:val="clear" w:color="auto" w:fill="C2E1F6" w:themeFill="text2" w:themeFillTint="33"/>
          </w:tcPr>
          <w:p w14:paraId="27137A47" w14:textId="77777777" w:rsidR="00087D70" w:rsidRDefault="00087D70" w:rsidP="005262EA">
            <w:pPr>
              <w:rPr>
                <w:ins w:id="1600" w:author="Anup Nair" w:date="2025-11-02T01:52:00Z" w16du:dateUtc="2025-11-02T05:52:00Z"/>
                <w:b/>
                <w:bCs/>
              </w:rPr>
            </w:pPr>
            <w:ins w:id="1601" w:author="Anup Nair" w:date="2025-11-02T01:52:00Z" w16du:dateUtc="2025-11-02T05:52:00Z">
              <w:r>
                <w:rPr>
                  <w:b/>
                  <w:bCs/>
                </w:rPr>
                <w:t>Sequence</w:t>
              </w:r>
            </w:ins>
          </w:p>
        </w:tc>
        <w:tc>
          <w:tcPr>
            <w:tcW w:w="2716" w:type="dxa"/>
            <w:shd w:val="clear" w:color="auto" w:fill="C2E1F6" w:themeFill="text2" w:themeFillTint="33"/>
          </w:tcPr>
          <w:p w14:paraId="3146CAEA" w14:textId="77777777" w:rsidR="00087D70" w:rsidRDefault="00087D70" w:rsidP="005262EA">
            <w:pPr>
              <w:rPr>
                <w:ins w:id="1602" w:author="Anup Nair" w:date="2025-11-02T01:52:00Z" w16du:dateUtc="2025-11-02T05:52:00Z"/>
                <w:b/>
                <w:bCs/>
              </w:rPr>
            </w:pPr>
            <w:ins w:id="1603" w:author="Anup Nair" w:date="2025-11-02T01:52:00Z" w16du:dateUtc="2025-11-02T05:52:00Z">
              <w:r>
                <w:rPr>
                  <w:b/>
                  <w:bCs/>
                </w:rPr>
                <w:t>Description</w:t>
              </w:r>
            </w:ins>
          </w:p>
        </w:tc>
        <w:tc>
          <w:tcPr>
            <w:tcW w:w="2716" w:type="dxa"/>
            <w:shd w:val="clear" w:color="auto" w:fill="C2E1F6" w:themeFill="text2" w:themeFillTint="33"/>
          </w:tcPr>
          <w:p w14:paraId="03E333AD" w14:textId="77777777" w:rsidR="00087D70" w:rsidRDefault="00087D70" w:rsidP="005262EA">
            <w:pPr>
              <w:rPr>
                <w:ins w:id="1604" w:author="Anup Nair" w:date="2025-11-02T01:52:00Z" w16du:dateUtc="2025-11-02T05:52:00Z"/>
                <w:b/>
                <w:bCs/>
              </w:rPr>
            </w:pPr>
            <w:ins w:id="1605" w:author="Anup Nair" w:date="2025-11-02T01:52:00Z" w16du:dateUtc="2025-11-02T05:52:00Z">
              <w:r>
                <w:rPr>
                  <w:b/>
                  <w:bCs/>
                </w:rPr>
                <w:t>Value</w:t>
              </w:r>
            </w:ins>
          </w:p>
        </w:tc>
        <w:tc>
          <w:tcPr>
            <w:tcW w:w="2716" w:type="dxa"/>
            <w:shd w:val="clear" w:color="auto" w:fill="C2E1F6" w:themeFill="text2" w:themeFillTint="33"/>
          </w:tcPr>
          <w:p w14:paraId="3E421DF5" w14:textId="77777777" w:rsidR="00087D70" w:rsidRDefault="00087D70" w:rsidP="005262EA">
            <w:pPr>
              <w:rPr>
                <w:ins w:id="1606" w:author="Anup Nair" w:date="2025-11-02T01:52:00Z" w16du:dateUtc="2025-11-02T05:52:00Z"/>
                <w:b/>
                <w:bCs/>
              </w:rPr>
            </w:pPr>
            <w:ins w:id="1607" w:author="Anup Nair" w:date="2025-11-02T01:52:00Z" w16du:dateUtc="2025-11-02T05:52:00Z">
              <w:r>
                <w:rPr>
                  <w:b/>
                  <w:bCs/>
                </w:rPr>
                <w:t>Required</w:t>
              </w:r>
            </w:ins>
          </w:p>
        </w:tc>
      </w:tr>
      <w:tr w:rsidR="00475A56" w14:paraId="793F3BC8" w14:textId="77777777" w:rsidTr="005262EA">
        <w:trPr>
          <w:trHeight w:val="300"/>
          <w:ins w:id="1608" w:author="Anup Nair" w:date="2025-11-02T01:52:00Z"/>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C58FFB6" w14:textId="322CB3AE" w:rsidR="00087D70" w:rsidRDefault="00087D70" w:rsidP="005262EA">
            <w:pPr>
              <w:rPr>
                <w:ins w:id="1609" w:author="Anup Nair" w:date="2025-11-02T01:52:00Z" w16du:dateUtc="2025-11-02T05:52:00Z"/>
              </w:rPr>
            </w:pP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D56AEDF" w14:textId="10A8AE20" w:rsidR="00087D70" w:rsidRDefault="00087D70" w:rsidP="005262EA">
            <w:pPr>
              <w:rPr>
                <w:ins w:id="1610" w:author="Anup Nair" w:date="2025-11-02T01:52:00Z" w16du:dateUtc="2025-11-02T05:52:00Z"/>
                <w:rFonts w:cs="Calibri Light"/>
              </w:rPr>
            </w:pP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17FA556" w14:textId="5C6B04EC" w:rsidR="00087D70" w:rsidRDefault="00087D70" w:rsidP="005262EA">
            <w:pPr>
              <w:rPr>
                <w:ins w:id="1611" w:author="Anup Nair" w:date="2025-11-02T01:52:00Z" w16du:dateUtc="2025-11-02T05:52:00Z"/>
                <w:rFonts w:cs="Calibri Light"/>
              </w:rPr>
            </w:pPr>
          </w:p>
        </w:tc>
        <w:tc>
          <w:tcPr>
            <w:tcW w:w="2716" w:type="dxa"/>
          </w:tcPr>
          <w:p w14:paraId="08F6A5B1" w14:textId="2B32F197" w:rsidR="00087D70" w:rsidRDefault="00087D70" w:rsidP="005262EA">
            <w:pPr>
              <w:rPr>
                <w:ins w:id="1612" w:author="Anup Nair" w:date="2025-11-02T01:52:00Z" w16du:dateUtc="2025-11-02T05:52:00Z"/>
                <w:rFonts w:cs="Calibri Light"/>
              </w:rPr>
            </w:pPr>
          </w:p>
        </w:tc>
      </w:tr>
    </w:tbl>
    <w:p w14:paraId="02D936F3" w14:textId="77777777" w:rsidR="00087D70" w:rsidRDefault="00087D70">
      <w:pPr>
        <w:pStyle w:val="Heading5"/>
        <w:rPr>
          <w:ins w:id="1613" w:author="Anup Nair" w:date="2025-11-02T01:52:00Z" w16du:dateUtc="2025-11-02T05:52:00Z"/>
        </w:rPr>
        <w:pPrChange w:id="1614" w:author="Anup Nair" w:date="2025-11-02T01:53:00Z" w16du:dateUtc="2025-11-02T05:53:00Z">
          <w:pPr>
            <w:pStyle w:val="Heading4"/>
            <w:numPr>
              <w:ilvl w:val="3"/>
              <w:numId w:val="14"/>
            </w:numPr>
            <w:tabs>
              <w:tab w:val="num" w:pos="1440"/>
            </w:tabs>
          </w:pPr>
        </w:pPrChange>
      </w:pPr>
      <w:ins w:id="1615" w:author="Anup Nair" w:date="2025-11-02T01:52:00Z" w16du:dateUtc="2025-11-02T05:52:00Z">
        <w:r>
          <w:t xml:space="preserve">Processing Logic </w:t>
        </w:r>
      </w:ins>
    </w:p>
    <w:p w14:paraId="6B722D26" w14:textId="1FECAEF7" w:rsidR="003F67FF" w:rsidRPr="00720451" w:rsidRDefault="003F67FF">
      <w:pPr>
        <w:pStyle w:val="BodyText"/>
        <w:numPr>
          <w:ilvl w:val="0"/>
          <w:numId w:val="32"/>
        </w:numPr>
        <w:rPr>
          <w:ins w:id="1616" w:author="Anup Nair" w:date="2025-11-02T01:59:00Z" w16du:dateUtc="2025-11-02T05:59:00Z"/>
          <w:rFonts w:ascii="Calibri" w:eastAsia="Century Gothic" w:hAnsi="Calibri"/>
          <w:rPrChange w:id="1617" w:author="Anup Nair" w:date="2025-11-02T01:02:00Z" w16du:dateUtc="2025-11-02T06:02:00Z">
            <w:rPr>
              <w:ins w:id="1618" w:author="Anup Nair" w:date="2025-11-02T01:59:00Z" w16du:dateUtc="2025-11-02T05:59:00Z"/>
              <w:rFonts w:eastAsia="Century Gothic"/>
            </w:rPr>
          </w:rPrChange>
        </w:rPr>
        <w:pPrChange w:id="1619" w:author="Anup Nair" w:date="2025-11-02T01:00:00Z" w16du:dateUtc="2025-11-02T06:00:00Z">
          <w:pPr>
            <w:pStyle w:val="BodyText"/>
          </w:pPr>
        </w:pPrChange>
      </w:pPr>
      <w:ins w:id="1620" w:author="Anup Nair" w:date="2025-11-02T01:59:00Z" w16du:dateUtc="2025-11-02T05:59:00Z">
        <w:r w:rsidRPr="00720451">
          <w:rPr>
            <w:rFonts w:ascii="Calibri" w:eastAsia="Century Gothic" w:hAnsi="Calibri"/>
            <w:rPrChange w:id="1621" w:author="Anup Nair" w:date="2025-11-02T01:02:00Z" w16du:dateUtc="2025-11-02T06:02:00Z">
              <w:rPr>
                <w:rFonts w:eastAsia="Century Gothic"/>
              </w:rPr>
            </w:rPrChange>
          </w:rPr>
          <w:t>For each cancel bill, get the account id.</w:t>
        </w:r>
      </w:ins>
    </w:p>
    <w:p w14:paraId="11ED1921" w14:textId="77777777" w:rsidR="003F67FF" w:rsidRPr="00720451" w:rsidRDefault="003F67FF" w:rsidP="003F67FF">
      <w:pPr>
        <w:pStyle w:val="BodyText"/>
        <w:numPr>
          <w:ilvl w:val="0"/>
          <w:numId w:val="32"/>
        </w:numPr>
        <w:rPr>
          <w:ins w:id="1622" w:author="Anup Nair" w:date="2025-11-02T01:00:00Z" w16du:dateUtc="2025-11-02T06:00:00Z"/>
          <w:rFonts w:ascii="Calibri" w:eastAsia="Century Gothic" w:hAnsi="Calibri"/>
          <w:rPrChange w:id="1623" w:author="Anup Nair" w:date="2025-11-02T01:02:00Z" w16du:dateUtc="2025-11-02T06:02:00Z">
            <w:rPr>
              <w:ins w:id="1624" w:author="Anup Nair" w:date="2025-11-02T01:00:00Z" w16du:dateUtc="2025-11-02T06:00:00Z"/>
              <w:rFonts w:ascii="Calibri" w:hAnsi="Calibri"/>
            </w:rPr>
          </w:rPrChange>
        </w:rPr>
      </w:pPr>
      <w:ins w:id="1625" w:author="Anup Nair" w:date="2025-11-02T01:00:00Z" w16du:dateUtc="2025-11-02T06:00:00Z">
        <w:r w:rsidRPr="00720451">
          <w:rPr>
            <w:rFonts w:ascii="Calibri" w:eastAsia="Century Gothic" w:hAnsi="Calibri"/>
            <w:rPrChange w:id="1626" w:author="Anup Nair" w:date="2025-11-02T01:02:00Z" w16du:dateUtc="2025-11-02T06:02:00Z">
              <w:rPr>
                <w:rFonts w:ascii="Calibri" w:hAnsi="Calibri"/>
              </w:rPr>
            </w:rPrChange>
          </w:rPr>
          <w:t>Using Account id, retrieve the “Invoice Type” Characteristic</w:t>
        </w:r>
      </w:ins>
    </w:p>
    <w:p w14:paraId="4FE9B49E" w14:textId="77777777" w:rsidR="003F67FF" w:rsidRPr="00720451" w:rsidRDefault="003F67FF" w:rsidP="003F67FF">
      <w:pPr>
        <w:pStyle w:val="BodyText"/>
        <w:numPr>
          <w:ilvl w:val="1"/>
          <w:numId w:val="32"/>
        </w:numPr>
        <w:rPr>
          <w:ins w:id="1627" w:author="Anup Nair" w:date="2025-11-02T01:00:00Z" w16du:dateUtc="2025-11-02T06:00:00Z"/>
          <w:rFonts w:ascii="Calibri" w:eastAsia="Century Gothic" w:hAnsi="Calibri"/>
          <w:rPrChange w:id="1628" w:author="Anup Nair" w:date="2025-11-02T01:02:00Z" w16du:dateUtc="2025-11-02T06:02:00Z">
            <w:rPr>
              <w:ins w:id="1629" w:author="Anup Nair" w:date="2025-11-02T01:00:00Z" w16du:dateUtc="2025-11-02T06:00:00Z"/>
              <w:rFonts w:ascii="Calibri" w:hAnsi="Calibri"/>
            </w:rPr>
          </w:rPrChange>
        </w:rPr>
      </w:pPr>
      <w:ins w:id="1630" w:author="Anup Nair" w:date="2025-11-02T01:00:00Z" w16du:dateUtc="2025-11-02T06:00:00Z">
        <w:r w:rsidRPr="00720451">
          <w:rPr>
            <w:rFonts w:ascii="Calibri" w:eastAsia="Century Gothic" w:hAnsi="Calibri"/>
            <w:rPrChange w:id="1631" w:author="Anup Nair" w:date="2025-11-02T01:02:00Z" w16du:dateUtc="2025-11-02T06:02:00Z">
              <w:rPr>
                <w:rFonts w:ascii="Calibri" w:hAnsi="Calibri"/>
              </w:rPr>
            </w:rPrChange>
          </w:rPr>
          <w:t>It can be either ANCIL or CLAIM</w:t>
        </w:r>
      </w:ins>
    </w:p>
    <w:p w14:paraId="53C302FD" w14:textId="77777777" w:rsidR="003F67FF" w:rsidRPr="00720451" w:rsidRDefault="003F67FF" w:rsidP="003F67FF">
      <w:pPr>
        <w:pStyle w:val="BodyText"/>
        <w:spacing w:before="0"/>
        <w:ind w:left="1440"/>
        <w:rPr>
          <w:ins w:id="1632" w:author="Anup Nair" w:date="2025-11-02T01:00:00Z" w16du:dateUtc="2025-11-02T06:00:00Z"/>
          <w:rFonts w:ascii="Calibri" w:eastAsia="Century Gothic" w:hAnsi="Calibri"/>
          <w:rPrChange w:id="1633" w:author="Anup Nair" w:date="2025-11-02T01:02:00Z" w16du:dateUtc="2025-11-02T06:02:00Z">
            <w:rPr>
              <w:ins w:id="1634" w:author="Anup Nair" w:date="2025-11-02T01:00:00Z" w16du:dateUtc="2025-11-02T06:00:00Z"/>
              <w:rFonts w:ascii="Calibri" w:hAnsi="Calibri"/>
            </w:rPr>
          </w:rPrChange>
        </w:rPr>
      </w:pPr>
      <w:ins w:id="1635" w:author="Anup Nair" w:date="2025-11-02T01:00:00Z" w16du:dateUtc="2025-11-02T06:00:00Z">
        <w:r w:rsidRPr="00720451">
          <w:rPr>
            <w:rFonts w:ascii="Calibri" w:eastAsia="Century Gothic" w:hAnsi="Calibri"/>
            <w:rPrChange w:id="1636" w:author="Anup Nair" w:date="2025-11-02T01:02:00Z" w16du:dateUtc="2025-11-02T06:02:00Z">
              <w:rPr>
                <w:rFonts w:ascii="Calibri" w:hAnsi="Calibri"/>
              </w:rPr>
            </w:rPrChange>
          </w:rPr>
          <w:t>Query –</w:t>
        </w:r>
      </w:ins>
    </w:p>
    <w:p w14:paraId="7B568BD5" w14:textId="77777777" w:rsidR="003F67FF" w:rsidRPr="00720451" w:rsidRDefault="003F67FF" w:rsidP="003F67FF">
      <w:pPr>
        <w:pStyle w:val="BodyText"/>
        <w:spacing w:before="0" w:after="0"/>
        <w:ind w:left="1440"/>
        <w:rPr>
          <w:ins w:id="1637" w:author="Anup Nair" w:date="2025-11-02T01:00:00Z" w16du:dateUtc="2025-11-02T06:00:00Z"/>
          <w:rFonts w:ascii="Calibri" w:eastAsia="Century Gothic" w:hAnsi="Calibri"/>
          <w:rPrChange w:id="1638" w:author="Anup Nair" w:date="2025-11-02T01:02:00Z" w16du:dateUtc="2025-11-02T06:02:00Z">
            <w:rPr>
              <w:ins w:id="1639" w:author="Anup Nair" w:date="2025-11-02T01:00:00Z" w16du:dateUtc="2025-11-02T06:00:00Z"/>
              <w:rFonts w:ascii="Calibri" w:hAnsi="Calibri"/>
            </w:rPr>
          </w:rPrChange>
        </w:rPr>
      </w:pPr>
      <w:ins w:id="1640" w:author="Anup Nair" w:date="2025-11-02T01:00:00Z" w16du:dateUtc="2025-11-02T06:00:00Z">
        <w:r w:rsidRPr="00720451">
          <w:rPr>
            <w:rFonts w:ascii="Calibri" w:eastAsia="Century Gothic" w:hAnsi="Calibri"/>
            <w:rPrChange w:id="1641" w:author="Anup Nair" w:date="2025-11-02T01:02:00Z" w16du:dateUtc="2025-11-02T06:02:00Z">
              <w:rPr>
                <w:rFonts w:ascii="Calibri" w:hAnsi="Calibri"/>
              </w:rPr>
            </w:rPrChange>
          </w:rPr>
          <w:t xml:space="preserve">select char_val as invoice_type </w:t>
        </w:r>
      </w:ins>
    </w:p>
    <w:p w14:paraId="423F681C" w14:textId="77777777" w:rsidR="003F67FF" w:rsidRPr="00720451" w:rsidRDefault="003F67FF" w:rsidP="003F67FF">
      <w:pPr>
        <w:pStyle w:val="BodyText"/>
        <w:spacing w:before="0" w:after="0"/>
        <w:ind w:left="1440"/>
        <w:rPr>
          <w:ins w:id="1642" w:author="Anup Nair" w:date="2025-11-02T01:00:00Z" w16du:dateUtc="2025-11-02T06:00:00Z"/>
          <w:rFonts w:ascii="Calibri" w:eastAsia="Century Gothic" w:hAnsi="Calibri"/>
          <w:rPrChange w:id="1643" w:author="Anup Nair" w:date="2025-11-02T01:02:00Z" w16du:dateUtc="2025-11-02T06:02:00Z">
            <w:rPr>
              <w:ins w:id="1644" w:author="Anup Nair" w:date="2025-11-02T01:00:00Z" w16du:dateUtc="2025-11-02T06:00:00Z"/>
              <w:rFonts w:ascii="Calibri" w:hAnsi="Calibri"/>
            </w:rPr>
          </w:rPrChange>
        </w:rPr>
      </w:pPr>
      <w:ins w:id="1645" w:author="Anup Nair" w:date="2025-11-02T01:00:00Z" w16du:dateUtc="2025-11-02T06:00:00Z">
        <w:r w:rsidRPr="00720451">
          <w:rPr>
            <w:rFonts w:ascii="Calibri" w:eastAsia="Century Gothic" w:hAnsi="Calibri"/>
            <w:rPrChange w:id="1646" w:author="Anup Nair" w:date="2025-11-02T01:02:00Z" w16du:dateUtc="2025-11-02T06:02:00Z">
              <w:rPr>
                <w:rFonts w:ascii="Calibri" w:hAnsi="Calibri"/>
              </w:rPr>
            </w:rPrChange>
          </w:rPr>
          <w:t xml:space="preserve">from ci_acct_char </w:t>
        </w:r>
      </w:ins>
    </w:p>
    <w:p w14:paraId="1589CC39" w14:textId="77777777" w:rsidR="003F67FF" w:rsidRPr="00720451" w:rsidRDefault="003F67FF" w:rsidP="003F67FF">
      <w:pPr>
        <w:pStyle w:val="BodyText"/>
        <w:spacing w:before="0" w:after="0"/>
        <w:ind w:left="1440"/>
        <w:rPr>
          <w:ins w:id="1647" w:author="Anup Nair" w:date="2025-11-02T01:00:00Z" w16du:dateUtc="2025-11-02T06:00:00Z"/>
          <w:rFonts w:ascii="Calibri" w:eastAsia="Century Gothic" w:hAnsi="Calibri"/>
          <w:rPrChange w:id="1648" w:author="Anup Nair" w:date="2025-11-02T01:02:00Z" w16du:dateUtc="2025-11-02T06:02:00Z">
            <w:rPr>
              <w:ins w:id="1649" w:author="Anup Nair" w:date="2025-11-02T01:00:00Z" w16du:dateUtc="2025-11-02T06:00:00Z"/>
              <w:rFonts w:ascii="Calibri" w:hAnsi="Calibri"/>
            </w:rPr>
          </w:rPrChange>
        </w:rPr>
      </w:pPr>
      <w:ins w:id="1650" w:author="Anup Nair" w:date="2025-11-02T01:00:00Z" w16du:dateUtc="2025-11-02T06:00:00Z">
        <w:r w:rsidRPr="00720451">
          <w:rPr>
            <w:rFonts w:ascii="Calibri" w:eastAsia="Century Gothic" w:hAnsi="Calibri"/>
            <w:rPrChange w:id="1651" w:author="Anup Nair" w:date="2025-11-02T01:02:00Z" w16du:dateUtc="2025-11-02T06:02:00Z">
              <w:rPr>
                <w:rFonts w:ascii="Calibri" w:hAnsi="Calibri"/>
              </w:rPr>
            </w:rPrChange>
          </w:rPr>
          <w:t>where acct_id = :accountId and char_type_cd = :acctInvType;</w:t>
        </w:r>
      </w:ins>
    </w:p>
    <w:p w14:paraId="5BF35FAF" w14:textId="77777777" w:rsidR="003F67FF" w:rsidRPr="00720451" w:rsidRDefault="003F67FF" w:rsidP="003F67FF">
      <w:pPr>
        <w:pStyle w:val="BodyText"/>
        <w:spacing w:before="0" w:after="0"/>
        <w:ind w:left="1440"/>
        <w:rPr>
          <w:ins w:id="1652" w:author="Anup Nair" w:date="2025-11-02T01:00:00Z" w16du:dateUtc="2025-11-02T06:00:00Z"/>
          <w:rFonts w:ascii="Calibri" w:eastAsia="Century Gothic" w:hAnsi="Calibri"/>
          <w:rPrChange w:id="1653" w:author="Anup Nair" w:date="2025-11-02T01:02:00Z" w16du:dateUtc="2025-11-02T06:02:00Z">
            <w:rPr>
              <w:ins w:id="1654" w:author="Anup Nair" w:date="2025-11-02T01:00:00Z" w16du:dateUtc="2025-11-02T06:00:00Z"/>
              <w:rFonts w:ascii="Calibri" w:hAnsi="Calibri"/>
            </w:rPr>
          </w:rPrChange>
        </w:rPr>
      </w:pPr>
    </w:p>
    <w:p w14:paraId="53D4909E" w14:textId="2BFE1D69" w:rsidR="00903132" w:rsidRDefault="003F67FF" w:rsidP="003F67FF">
      <w:pPr>
        <w:pStyle w:val="BodyText"/>
        <w:numPr>
          <w:ilvl w:val="0"/>
          <w:numId w:val="32"/>
        </w:numPr>
        <w:spacing w:before="0" w:after="0"/>
        <w:rPr>
          <w:ins w:id="1655" w:author="Anup Nair" w:date="2025-11-02T01:03:00Z" w16du:dateUtc="2025-11-02T06:03:00Z"/>
          <w:rFonts w:ascii="Calibri" w:eastAsia="Century Gothic" w:hAnsi="Calibri"/>
        </w:rPr>
      </w:pPr>
      <w:ins w:id="1656" w:author="Anup Nair" w:date="2025-11-02T01:01:00Z" w16du:dateUtc="2025-11-02T06:01:00Z">
        <w:r w:rsidRPr="00720451">
          <w:rPr>
            <w:rFonts w:ascii="Calibri" w:eastAsia="Century Gothic" w:hAnsi="Calibri"/>
            <w:rPrChange w:id="1657" w:author="Anup Nair" w:date="2025-11-02T01:02:00Z" w16du:dateUtc="2025-11-02T06:02:00Z">
              <w:rPr>
                <w:rFonts w:ascii="Calibri" w:hAnsi="Calibri"/>
              </w:rPr>
            </w:rPrChange>
          </w:rPr>
          <w:t xml:space="preserve">If </w:t>
        </w:r>
        <w:r w:rsidR="00D65592" w:rsidRPr="00720451">
          <w:rPr>
            <w:rFonts w:ascii="Calibri" w:eastAsia="Century Gothic" w:hAnsi="Calibri"/>
            <w:rPrChange w:id="1658" w:author="Anup Nair" w:date="2025-11-02T01:02:00Z" w16du:dateUtc="2025-11-02T06:02:00Z">
              <w:rPr>
                <w:rFonts w:ascii="Calibri" w:hAnsi="Calibri"/>
              </w:rPr>
            </w:rPrChange>
          </w:rPr>
          <w:t xml:space="preserve">Invoice Type is </w:t>
        </w:r>
      </w:ins>
      <w:ins w:id="1659" w:author="Anup Nair" w:date="2025-11-02T01:14:00Z" w16du:dateUtc="2025-11-02T06:14:00Z">
        <w:r w:rsidR="008D090B" w:rsidRPr="008D090B">
          <w:rPr>
            <w:rFonts w:ascii="Calibri" w:eastAsia="Century Gothic" w:hAnsi="Calibri"/>
          </w:rPr>
          <w:t>ANCIL,</w:t>
        </w:r>
      </w:ins>
      <w:ins w:id="1660" w:author="Anup Nair" w:date="2025-11-02T01:03:00Z" w16du:dateUtc="2025-11-02T06:03:00Z">
        <w:r w:rsidR="00903132">
          <w:rPr>
            <w:rFonts w:ascii="Calibri" w:eastAsia="Century Gothic" w:hAnsi="Calibri"/>
          </w:rPr>
          <w:t xml:space="preserve"> Then </w:t>
        </w:r>
      </w:ins>
    </w:p>
    <w:p w14:paraId="2D85F027" w14:textId="396E0A7A" w:rsidR="003F67FF" w:rsidRPr="00720451" w:rsidRDefault="003F67FF" w:rsidP="003F67FF">
      <w:pPr>
        <w:pStyle w:val="BodyText"/>
        <w:numPr>
          <w:ilvl w:val="0"/>
          <w:numId w:val="32"/>
        </w:numPr>
        <w:spacing w:before="0" w:after="0"/>
        <w:rPr>
          <w:ins w:id="1661" w:author="Anup Nair" w:date="2025-11-02T01:02:00Z" w16du:dateUtc="2025-11-02T06:02:00Z"/>
          <w:rFonts w:ascii="Calibri" w:eastAsia="Century Gothic" w:hAnsi="Calibri"/>
          <w:rPrChange w:id="1662" w:author="Anup Nair" w:date="2025-11-02T01:02:00Z" w16du:dateUtc="2025-11-02T06:02:00Z">
            <w:rPr>
              <w:ins w:id="1663" w:author="Anup Nair" w:date="2025-11-02T01:02:00Z" w16du:dateUtc="2025-11-02T06:02:00Z"/>
              <w:rFonts w:ascii="Calibri" w:hAnsi="Calibri"/>
            </w:rPr>
          </w:rPrChange>
        </w:rPr>
      </w:pPr>
      <w:ins w:id="1664" w:author="Anup Nair" w:date="2025-11-02T01:00:00Z" w16du:dateUtc="2025-11-02T06:00:00Z">
        <w:r w:rsidRPr="00720451">
          <w:rPr>
            <w:rFonts w:ascii="Calibri" w:eastAsia="Century Gothic" w:hAnsi="Calibri"/>
            <w:rPrChange w:id="1665" w:author="Anup Nair" w:date="2025-11-02T01:02:00Z" w16du:dateUtc="2025-11-02T06:02:00Z">
              <w:rPr>
                <w:rFonts w:ascii="Calibri" w:hAnsi="Calibri"/>
              </w:rPr>
            </w:rPrChange>
          </w:rPr>
          <w:t xml:space="preserve">Make </w:t>
        </w:r>
      </w:ins>
      <w:ins w:id="1666" w:author="Anup Nair" w:date="2025-11-02T01:14:00Z" w16du:dateUtc="2025-11-02T06:14:00Z">
        <w:r w:rsidR="008D090B" w:rsidRPr="008D090B">
          <w:rPr>
            <w:rFonts w:ascii="Calibri" w:eastAsia="Century Gothic" w:hAnsi="Calibri"/>
          </w:rPr>
          <w:t>the</w:t>
        </w:r>
      </w:ins>
      <w:ins w:id="1667" w:author="Anup Nair" w:date="2025-11-02T01:01:00Z" w16du:dateUtc="2025-11-02T06:01:00Z">
        <w:r w:rsidR="00D65592" w:rsidRPr="00720451">
          <w:rPr>
            <w:rFonts w:ascii="Calibri" w:eastAsia="Century Gothic" w:hAnsi="Calibri"/>
            <w:rPrChange w:id="1668" w:author="Anup Nair" w:date="2025-11-02T01:02:00Z" w16du:dateUtc="2025-11-02T06:02:00Z">
              <w:rPr>
                <w:rFonts w:ascii="Calibri" w:hAnsi="Calibri"/>
              </w:rPr>
            </w:rPrChange>
          </w:rPr>
          <w:t xml:space="preserve"> </w:t>
        </w:r>
      </w:ins>
      <w:ins w:id="1669" w:author="Anup Nair" w:date="2025-11-02T01:00:00Z" w16du:dateUtc="2025-11-02T06:00:00Z">
        <w:r w:rsidRPr="00720451">
          <w:rPr>
            <w:rFonts w:ascii="Calibri" w:eastAsia="Century Gothic" w:hAnsi="Calibri"/>
            <w:rPrChange w:id="1670" w:author="Anup Nair" w:date="2025-11-02T01:02:00Z" w16du:dateUtc="2025-11-02T06:02:00Z">
              <w:rPr>
                <w:rFonts w:ascii="Calibri" w:hAnsi="Calibri"/>
              </w:rPr>
            </w:rPrChange>
          </w:rPr>
          <w:t>entry in  F1-</w:t>
        </w:r>
      </w:ins>
      <w:ins w:id="1671" w:author="Anup Nair" w:date="2025-11-02T01:01:00Z" w16du:dateUtc="2025-11-02T06:01:00Z">
        <w:r w:rsidRPr="00720451">
          <w:rPr>
            <w:rFonts w:ascii="Calibri" w:eastAsia="Century Gothic" w:hAnsi="Calibri"/>
            <w:rPrChange w:id="1672" w:author="Anup Nair" w:date="2025-11-02T01:02:00Z" w16du:dateUtc="2025-11-02T06:02:00Z">
              <w:rPr>
                <w:rFonts w:ascii="Calibri" w:hAnsi="Calibri"/>
              </w:rPr>
            </w:rPrChange>
          </w:rPr>
          <w:t xml:space="preserve">GEN_PROC table </w:t>
        </w:r>
      </w:ins>
      <w:ins w:id="1673" w:author="Anup Nair" w:date="2025-11-02T01:02:00Z" w16du:dateUtc="2025-11-02T06:02:00Z">
        <w:r w:rsidR="00D65592" w:rsidRPr="00720451">
          <w:rPr>
            <w:rFonts w:ascii="Calibri" w:eastAsia="Century Gothic" w:hAnsi="Calibri"/>
            <w:rPrChange w:id="1674" w:author="Anup Nair" w:date="2025-11-02T01:02:00Z" w16du:dateUtc="2025-11-02T06:02:00Z">
              <w:rPr>
                <w:rFonts w:ascii="Calibri" w:hAnsi="Calibri"/>
              </w:rPr>
            </w:rPrChange>
          </w:rPr>
          <w:t>for ORMB to GCP Ancillary Extract.</w:t>
        </w:r>
      </w:ins>
    </w:p>
    <w:p w14:paraId="43342E49" w14:textId="77777777" w:rsidR="00D65592" w:rsidRPr="00F75EA9" w:rsidRDefault="00D65592">
      <w:pPr>
        <w:pStyle w:val="BodyText"/>
        <w:spacing w:before="0" w:after="0"/>
        <w:ind w:left="720"/>
        <w:rPr>
          <w:ins w:id="1675" w:author="Anup Nair" w:date="2025-11-02T01:00:00Z" w16du:dateUtc="2025-11-02T06:00:00Z"/>
          <w:rFonts w:ascii="Calibri" w:hAnsi="Calibri"/>
        </w:rPr>
        <w:pPrChange w:id="1676" w:author="Anup Nair" w:date="2025-11-02T01:02:00Z" w16du:dateUtc="2025-11-02T06:02:00Z">
          <w:pPr>
            <w:pStyle w:val="BodyText"/>
            <w:spacing w:before="0" w:after="0"/>
            <w:ind w:left="1440"/>
          </w:pPr>
        </w:pPrChange>
      </w:pPr>
    </w:p>
    <w:tbl>
      <w:tblPr>
        <w:tblW w:w="0" w:type="auto"/>
        <w:tblLook w:val="06A0" w:firstRow="1" w:lastRow="0" w:firstColumn="1" w:lastColumn="0" w:noHBand="1" w:noVBand="1"/>
      </w:tblPr>
      <w:tblGrid>
        <w:gridCol w:w="2488"/>
        <w:gridCol w:w="4404"/>
      </w:tblGrid>
      <w:tr w:rsidR="003F67FF" w14:paraId="78975BA9" w14:textId="77777777" w:rsidTr="005262EA">
        <w:trPr>
          <w:trHeight w:val="300"/>
          <w:ins w:id="1677" w:author="Anup Nair" w:date="2025-11-02T01:01:00Z"/>
        </w:trPr>
        <w:tc>
          <w:tcPr>
            <w:tcW w:w="2488" w:type="dxa"/>
            <w:tcBorders>
              <w:top w:val="single" w:sz="8" w:space="0" w:color="auto"/>
              <w:left w:val="single" w:sz="8"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7BE605EB" w14:textId="77777777" w:rsidR="003F67FF" w:rsidRDefault="003F67FF" w:rsidP="005262EA">
            <w:pPr>
              <w:rPr>
                <w:ins w:id="1678" w:author="Anup Nair" w:date="2025-11-02T01:01:00Z" w16du:dateUtc="2025-11-02T06:01:00Z"/>
              </w:rPr>
            </w:pPr>
            <w:ins w:id="1679" w:author="Anup Nair" w:date="2025-11-02T01:01:00Z" w16du:dateUtc="2025-11-02T06:01:00Z">
              <w:r w:rsidRPr="21BAFAFF">
                <w:rPr>
                  <w:rFonts w:ascii="Aptos Narrow" w:eastAsia="Aptos Narrow" w:hAnsi="Aptos Narrow" w:cs="Aptos Narrow"/>
                  <w:b/>
                  <w:bCs/>
                  <w:color w:val="000000" w:themeColor="text1"/>
                  <w:sz w:val="22"/>
                  <w:szCs w:val="22"/>
                </w:rPr>
                <w:t>F1_GEN_PROC Field</w:t>
              </w:r>
            </w:ins>
          </w:p>
        </w:tc>
        <w:tc>
          <w:tcPr>
            <w:tcW w:w="4404" w:type="dxa"/>
            <w:tcBorders>
              <w:top w:val="single" w:sz="8" w:space="0" w:color="auto"/>
              <w:left w:val="single" w:sz="4"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bottom"/>
          </w:tcPr>
          <w:p w14:paraId="427E0BCC" w14:textId="77777777" w:rsidR="003F67FF" w:rsidRDefault="003F67FF" w:rsidP="005262EA">
            <w:pPr>
              <w:rPr>
                <w:ins w:id="1680" w:author="Anup Nair" w:date="2025-11-02T01:01:00Z" w16du:dateUtc="2025-11-02T06:01:00Z"/>
              </w:rPr>
            </w:pPr>
            <w:ins w:id="1681" w:author="Anup Nair" w:date="2025-11-02T01:01:00Z" w16du:dateUtc="2025-11-02T06:01:00Z">
              <w:r w:rsidRPr="21BAFAFF">
                <w:rPr>
                  <w:rFonts w:ascii="Aptos Narrow" w:eastAsia="Aptos Narrow" w:hAnsi="Aptos Narrow" w:cs="Aptos Narrow"/>
                  <w:b/>
                  <w:bCs/>
                  <w:color w:val="000000" w:themeColor="text1"/>
                  <w:sz w:val="22"/>
                  <w:szCs w:val="22"/>
                </w:rPr>
                <w:t>Map To</w:t>
              </w:r>
            </w:ins>
          </w:p>
        </w:tc>
      </w:tr>
      <w:tr w:rsidR="003F67FF" w14:paraId="662F00B9" w14:textId="77777777" w:rsidTr="005262EA">
        <w:trPr>
          <w:trHeight w:val="300"/>
          <w:ins w:id="1682"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1A45854" w14:textId="77777777" w:rsidR="003F67FF" w:rsidRDefault="003F67FF" w:rsidP="005262EA">
            <w:pPr>
              <w:rPr>
                <w:ins w:id="1683" w:author="Anup Nair" w:date="2025-11-02T01:01:00Z" w16du:dateUtc="2025-11-02T06:01:00Z"/>
              </w:rPr>
            </w:pPr>
            <w:ins w:id="1684" w:author="Anup Nair" w:date="2025-11-02T01:01:00Z" w16du:dateUtc="2025-11-02T06:01:00Z">
              <w:r w:rsidRPr="21BAFAFF">
                <w:rPr>
                  <w:rFonts w:ascii="Aptos Narrow" w:eastAsia="Aptos Narrow" w:hAnsi="Aptos Narrow" w:cs="Aptos Narrow"/>
                  <w:color w:val="000000" w:themeColor="text1"/>
                  <w:sz w:val="22"/>
                  <w:szCs w:val="22"/>
                </w:rPr>
                <w:t xml:space="preserve">GEN_PROC_ID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8DD8B1E" w14:textId="77777777" w:rsidR="003F67FF" w:rsidRDefault="003F67FF" w:rsidP="005262EA">
            <w:pPr>
              <w:rPr>
                <w:ins w:id="1685" w:author="Anup Nair" w:date="2025-11-02T01:01:00Z" w16du:dateUtc="2025-11-02T06:01:00Z"/>
              </w:rPr>
            </w:pPr>
            <w:ins w:id="1686" w:author="Anup Nair" w:date="2025-11-02T01:01:00Z" w16du:dateUtc="2025-11-02T06:01:00Z">
              <w:r w:rsidRPr="21BAFAFF">
                <w:rPr>
                  <w:rFonts w:ascii="Aptos Narrow" w:eastAsia="Aptos Narrow" w:hAnsi="Aptos Narrow" w:cs="Aptos Narrow"/>
                  <w:color w:val="000000" w:themeColor="text1"/>
                  <w:sz w:val="22"/>
                  <w:szCs w:val="22"/>
                </w:rPr>
                <w:t xml:space="preserve">Define a new sequence for GEN_PROC_ID </w:t>
              </w:r>
            </w:ins>
          </w:p>
        </w:tc>
      </w:tr>
      <w:tr w:rsidR="003F67FF" w14:paraId="03064CFD" w14:textId="77777777" w:rsidTr="005262EA">
        <w:trPr>
          <w:trHeight w:val="300"/>
          <w:ins w:id="1687"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43B98BE" w14:textId="77777777" w:rsidR="003F67FF" w:rsidRDefault="003F67FF" w:rsidP="005262EA">
            <w:pPr>
              <w:rPr>
                <w:ins w:id="1688" w:author="Anup Nair" w:date="2025-11-02T01:01:00Z" w16du:dateUtc="2025-11-02T06:01:00Z"/>
              </w:rPr>
            </w:pPr>
            <w:ins w:id="1689" w:author="Anup Nair" w:date="2025-11-02T01:01:00Z" w16du:dateUtc="2025-11-02T06:01:00Z">
              <w:r w:rsidRPr="21BAFAFF">
                <w:rPr>
                  <w:rFonts w:ascii="Aptos Narrow" w:eastAsia="Aptos Narrow" w:hAnsi="Aptos Narrow" w:cs="Aptos Narrow"/>
                  <w:color w:val="000000" w:themeColor="text1"/>
                  <w:sz w:val="22"/>
                  <w:szCs w:val="22"/>
                </w:rPr>
                <w:t>MAINT_OBJ_CD</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D5F7B33" w14:textId="77777777" w:rsidR="003F67FF" w:rsidRDefault="003F67FF" w:rsidP="005262EA">
            <w:pPr>
              <w:rPr>
                <w:ins w:id="1690" w:author="Anup Nair" w:date="2025-11-02T01:01:00Z" w16du:dateUtc="2025-11-02T06:01:00Z"/>
                <w:rFonts w:ascii="Aptos Narrow" w:eastAsia="Aptos Narrow" w:hAnsi="Aptos Narrow" w:cs="Aptos Narrow"/>
                <w:color w:val="000000" w:themeColor="text1"/>
                <w:sz w:val="22"/>
                <w:szCs w:val="22"/>
              </w:rPr>
            </w:pPr>
            <w:ins w:id="1691" w:author="Anup Nair" w:date="2025-11-02T01:01:00Z" w16du:dateUtc="2025-11-02T06:01:00Z">
              <w:r w:rsidRPr="21BAFAFF">
                <w:rPr>
                  <w:rFonts w:ascii="Aptos Narrow" w:eastAsia="Aptos Narrow" w:hAnsi="Aptos Narrow" w:cs="Aptos Narrow"/>
                  <w:color w:val="000000" w:themeColor="text1"/>
                  <w:sz w:val="22"/>
                  <w:szCs w:val="22"/>
                </w:rPr>
                <w:t>‘</w:t>
              </w:r>
              <w:r w:rsidRPr="00472259">
                <w:rPr>
                  <w:rFonts w:ascii="Aptos Narrow" w:eastAsia="Aptos Narrow" w:hAnsi="Aptos Narrow" w:cs="Aptos Narrow"/>
                  <w:color w:val="000000" w:themeColor="text1"/>
                  <w:sz w:val="22"/>
                  <w:szCs w:val="22"/>
                </w:rPr>
                <w:t>F1-GENPROC</w:t>
              </w:r>
              <w:r>
                <w:rPr>
                  <w:rFonts w:ascii="Aptos Narrow" w:eastAsia="Aptos Narrow" w:hAnsi="Aptos Narrow" w:cs="Aptos Narrow"/>
                  <w:color w:val="000000" w:themeColor="text1"/>
                  <w:sz w:val="22"/>
                  <w:szCs w:val="22"/>
                </w:rPr>
                <w:t>’</w:t>
              </w:r>
            </w:ins>
          </w:p>
        </w:tc>
      </w:tr>
      <w:tr w:rsidR="003F67FF" w14:paraId="634A44E5" w14:textId="77777777" w:rsidTr="005262EA">
        <w:trPr>
          <w:trHeight w:val="300"/>
          <w:ins w:id="1692"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3C44A52" w14:textId="77777777" w:rsidR="003F67FF" w:rsidRDefault="003F67FF" w:rsidP="005262EA">
            <w:pPr>
              <w:rPr>
                <w:ins w:id="1693" w:author="Anup Nair" w:date="2025-11-02T01:01:00Z" w16du:dateUtc="2025-11-02T06:01:00Z"/>
                <w:rFonts w:ascii="Aptos Narrow" w:eastAsia="Aptos Narrow" w:hAnsi="Aptos Narrow" w:cs="Aptos Narrow"/>
                <w:color w:val="000000" w:themeColor="text1"/>
                <w:sz w:val="22"/>
                <w:szCs w:val="22"/>
              </w:rPr>
            </w:pPr>
            <w:ins w:id="1694" w:author="Anup Nair" w:date="2025-11-02T01:01:00Z" w16du:dateUtc="2025-11-02T06:01:00Z">
              <w:r w:rsidRPr="21BAFAFF">
                <w:rPr>
                  <w:rFonts w:ascii="Aptos Narrow" w:eastAsia="Aptos Narrow" w:hAnsi="Aptos Narrow" w:cs="Aptos Narrow"/>
                  <w:color w:val="000000" w:themeColor="text1"/>
                  <w:sz w:val="22"/>
                  <w:szCs w:val="22"/>
                </w:rPr>
                <w:t xml:space="preserve">PK_VALUE1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C63FF69" w14:textId="48FF3871" w:rsidR="003F67FF" w:rsidRDefault="003F67FF" w:rsidP="005262EA">
            <w:pPr>
              <w:rPr>
                <w:ins w:id="1695" w:author="Anup Nair" w:date="2025-11-02T01:01:00Z" w16du:dateUtc="2025-11-02T06:01:00Z"/>
                <w:rFonts w:ascii="Aptos Narrow" w:eastAsia="Aptos Narrow" w:hAnsi="Aptos Narrow" w:cs="Aptos Narrow"/>
                <w:i/>
                <w:sz w:val="22"/>
                <w:szCs w:val="22"/>
              </w:rPr>
            </w:pPr>
          </w:p>
        </w:tc>
      </w:tr>
      <w:tr w:rsidR="003F67FF" w14:paraId="173F08C4" w14:textId="77777777" w:rsidTr="005262EA">
        <w:trPr>
          <w:trHeight w:val="300"/>
          <w:ins w:id="1696"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341F8A8" w14:textId="77777777" w:rsidR="003F67FF" w:rsidRDefault="003F67FF" w:rsidP="005262EA">
            <w:pPr>
              <w:rPr>
                <w:ins w:id="1697" w:author="Anup Nair" w:date="2025-11-02T01:01:00Z" w16du:dateUtc="2025-11-02T06:01:00Z"/>
              </w:rPr>
            </w:pPr>
            <w:ins w:id="1698" w:author="Anup Nair" w:date="2025-11-02T01:01:00Z" w16du:dateUtc="2025-11-02T06:01:00Z">
              <w:r w:rsidRPr="21BAFAFF">
                <w:rPr>
                  <w:rFonts w:ascii="Aptos Narrow" w:eastAsia="Aptos Narrow" w:hAnsi="Aptos Narrow" w:cs="Aptos Narrow"/>
                  <w:color w:val="000000" w:themeColor="text1"/>
                  <w:sz w:val="22"/>
                  <w:szCs w:val="22"/>
                </w:rPr>
                <w:t xml:space="preserve">PK_VALUE2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4ED1B5A" w14:textId="77777777" w:rsidR="003F67FF" w:rsidRDefault="003F67FF" w:rsidP="005262EA">
            <w:pPr>
              <w:spacing w:line="259" w:lineRule="auto"/>
              <w:rPr>
                <w:ins w:id="1699" w:author="Anup Nair" w:date="2025-11-02T01:01:00Z" w16du:dateUtc="2025-11-02T06:01:00Z"/>
                <w:rFonts w:eastAsia="Century Gothic"/>
              </w:rPr>
            </w:pPr>
            <w:ins w:id="1700" w:author="Anup Nair" w:date="2025-11-02T01:01:00Z" w16du:dateUtc="2025-11-02T06:01:00Z">
              <w:r w:rsidRPr="53805240">
                <w:rPr>
                  <w:rFonts w:ascii="Century Gothic" w:eastAsia="Century Gothic" w:hAnsi="Century Gothic" w:cs="Century Gothic"/>
                </w:rPr>
                <w:t>BILL_ID</w:t>
              </w:r>
            </w:ins>
          </w:p>
        </w:tc>
      </w:tr>
      <w:tr w:rsidR="003F67FF" w14:paraId="092EB16B" w14:textId="77777777" w:rsidTr="005262EA">
        <w:trPr>
          <w:trHeight w:val="300"/>
          <w:ins w:id="1701"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83FFC1A" w14:textId="77777777" w:rsidR="003F67FF" w:rsidRDefault="003F67FF" w:rsidP="005262EA">
            <w:pPr>
              <w:rPr>
                <w:ins w:id="1702" w:author="Anup Nair" w:date="2025-11-02T01:01:00Z" w16du:dateUtc="2025-11-02T06:01:00Z"/>
              </w:rPr>
            </w:pPr>
            <w:ins w:id="1703" w:author="Anup Nair" w:date="2025-11-02T01:01:00Z" w16du:dateUtc="2025-11-02T06:01:00Z">
              <w:r w:rsidRPr="21BAFAFF">
                <w:rPr>
                  <w:rFonts w:ascii="Aptos Narrow" w:eastAsia="Aptos Narrow" w:hAnsi="Aptos Narrow" w:cs="Aptos Narrow"/>
                  <w:color w:val="000000" w:themeColor="text1"/>
                  <w:sz w:val="22"/>
                  <w:szCs w:val="22"/>
                </w:rPr>
                <w:t xml:space="preserve">PK_VALUE3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9B7546C" w14:textId="3BABAAA5" w:rsidR="003F67FF" w:rsidRDefault="003F67FF" w:rsidP="005262EA">
            <w:pPr>
              <w:rPr>
                <w:ins w:id="1704" w:author="Anup Nair" w:date="2025-11-02T01:01:00Z" w16du:dateUtc="2025-11-02T06:01:00Z"/>
                <w:rFonts w:ascii="Aptos Narrow" w:eastAsia="Aptos Narrow" w:hAnsi="Aptos Narrow" w:cs="Aptos Narrow"/>
                <w:color w:val="000000" w:themeColor="text1"/>
                <w:sz w:val="22"/>
                <w:szCs w:val="22"/>
              </w:rPr>
            </w:pPr>
            <w:ins w:id="1705" w:author="Anup Nair" w:date="2025-11-02T01:01:00Z" w16du:dateUtc="2025-11-02T06:01:00Z">
              <w:r w:rsidRPr="21BAFAFF">
                <w:rPr>
                  <w:rFonts w:ascii="Aptos Narrow" w:eastAsia="Aptos Narrow" w:hAnsi="Aptos Narrow" w:cs="Aptos Narrow"/>
                  <w:color w:val="000000" w:themeColor="text1"/>
                  <w:sz w:val="22"/>
                  <w:szCs w:val="22"/>
                </w:rPr>
                <w:t>Status -</w:t>
              </w:r>
              <w:r>
                <w:br/>
              </w:r>
              <w:r w:rsidRPr="21BAFAFF">
                <w:rPr>
                  <w:rFonts w:ascii="Aptos Narrow" w:eastAsia="Aptos Narrow" w:hAnsi="Aptos Narrow" w:cs="Aptos Narrow"/>
                  <w:color w:val="000000" w:themeColor="text1"/>
                  <w:sz w:val="22"/>
                  <w:szCs w:val="22"/>
                </w:rPr>
                <w:t xml:space="preserve"> When inserting - PENDING</w:t>
              </w:r>
              <w:r>
                <w:br/>
              </w:r>
              <w:r w:rsidRPr="21BAFAFF">
                <w:rPr>
                  <w:rFonts w:ascii="Aptos Narrow" w:eastAsia="Aptos Narrow" w:hAnsi="Aptos Narrow" w:cs="Aptos Narrow"/>
                  <w:color w:val="000000" w:themeColor="text1"/>
                  <w:sz w:val="22"/>
                  <w:szCs w:val="22"/>
                </w:rPr>
                <w:t xml:space="preserve"> After </w:t>
              </w:r>
              <w:r>
                <w:rPr>
                  <w:rFonts w:ascii="Aptos Narrow" w:eastAsia="Aptos Narrow" w:hAnsi="Aptos Narrow" w:cs="Aptos Narrow"/>
                  <w:color w:val="000000" w:themeColor="text1"/>
                  <w:sz w:val="22"/>
                  <w:szCs w:val="22"/>
                </w:rPr>
                <w:t xml:space="preserve">ancillary feed </w:t>
              </w:r>
              <w:r w:rsidRPr="21BAFAFF">
                <w:rPr>
                  <w:rFonts w:ascii="Aptos Narrow" w:eastAsia="Aptos Narrow" w:hAnsi="Aptos Narrow" w:cs="Aptos Narrow"/>
                  <w:color w:val="000000" w:themeColor="text1"/>
                  <w:sz w:val="22"/>
                  <w:szCs w:val="22"/>
                </w:rPr>
                <w:t xml:space="preserve">generated, will be updated to </w:t>
              </w:r>
            </w:ins>
            <w:ins w:id="1706" w:author="Anup Nair" w:date="2025-11-02T01:03:00Z" w16du:dateUtc="2025-11-02T06:03:00Z">
              <w:r w:rsidR="00903132">
                <w:rPr>
                  <w:rFonts w:ascii="Aptos Narrow" w:eastAsia="Aptos Narrow" w:hAnsi="Aptos Narrow" w:cs="Aptos Narrow"/>
                  <w:color w:val="000000" w:themeColor="text1"/>
                  <w:sz w:val="22"/>
                  <w:szCs w:val="22"/>
                </w:rPr>
                <w:t>–</w:t>
              </w:r>
            </w:ins>
            <w:ins w:id="1707" w:author="Anup Nair" w:date="2025-11-02T01:01:00Z" w16du:dateUtc="2025-11-02T06:01:00Z">
              <w:r w:rsidRPr="21BAFAFF">
                <w:rPr>
                  <w:rFonts w:ascii="Aptos Narrow" w:eastAsia="Aptos Narrow" w:hAnsi="Aptos Narrow" w:cs="Aptos Narrow"/>
                  <w:color w:val="000000" w:themeColor="text1"/>
                  <w:sz w:val="22"/>
                  <w:szCs w:val="22"/>
                </w:rPr>
                <w:t xml:space="preserve"> COMPLETED</w:t>
              </w:r>
            </w:ins>
          </w:p>
        </w:tc>
      </w:tr>
      <w:tr w:rsidR="003F67FF" w:rsidRPr="00227017" w14:paraId="4C89C750" w14:textId="77777777" w:rsidTr="005262EA">
        <w:trPr>
          <w:trHeight w:val="300"/>
          <w:ins w:id="1708"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F5904D9" w14:textId="77777777" w:rsidR="003F67FF" w:rsidRPr="00227017" w:rsidRDefault="003F67FF" w:rsidP="005262EA">
            <w:pPr>
              <w:rPr>
                <w:ins w:id="1709" w:author="Anup Nair" w:date="2025-11-02T01:01:00Z" w16du:dateUtc="2025-11-02T06:01:00Z"/>
                <w:rFonts w:ascii="Aptos Narrow" w:eastAsia="Aptos Narrow" w:hAnsi="Aptos Narrow" w:cs="Aptos Narrow"/>
                <w:color w:val="000000" w:themeColor="text1"/>
                <w:sz w:val="22"/>
                <w:szCs w:val="22"/>
              </w:rPr>
            </w:pPr>
            <w:ins w:id="1710" w:author="Anup Nair" w:date="2025-11-02T01:01:00Z" w16du:dateUtc="2025-11-02T06:01:00Z">
              <w:r w:rsidRPr="21BAFAFF">
                <w:rPr>
                  <w:rFonts w:ascii="Aptos Narrow" w:eastAsia="Aptos Narrow" w:hAnsi="Aptos Narrow" w:cs="Aptos Narrow"/>
                  <w:color w:val="000000" w:themeColor="text1"/>
                  <w:sz w:val="22"/>
                  <w:szCs w:val="22"/>
                </w:rPr>
                <w:t xml:space="preserve">PK_VALUE4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51BF4C3" w14:textId="42E53381" w:rsidR="003F67FF" w:rsidRPr="00227017" w:rsidRDefault="003F67FF" w:rsidP="005262EA">
            <w:pPr>
              <w:rPr>
                <w:ins w:id="1711" w:author="Anup Nair" w:date="2025-11-02T01:01:00Z" w16du:dateUtc="2025-11-02T06:01:00Z"/>
                <w:rFonts w:ascii="Aptos Narrow" w:eastAsia="Aptos Narrow" w:hAnsi="Aptos Narrow" w:cs="Aptos Narrow"/>
                <w:color w:val="000000" w:themeColor="text1"/>
                <w:sz w:val="22"/>
                <w:szCs w:val="22"/>
              </w:rPr>
            </w:pPr>
            <w:ins w:id="1712" w:author="Anup Nair" w:date="2025-11-02T01:01:00Z" w16du:dateUtc="2025-11-02T06:01:00Z">
              <w:r w:rsidRPr="00227017">
                <w:rPr>
                  <w:rFonts w:ascii="Aptos Narrow" w:eastAsia="Aptos Narrow" w:hAnsi="Aptos Narrow" w:cs="Aptos Narrow"/>
                  <w:color w:val="000000" w:themeColor="text1"/>
                  <w:sz w:val="22"/>
                  <w:szCs w:val="22"/>
                </w:rPr>
                <w:t>B</w:t>
              </w:r>
            </w:ins>
            <w:ins w:id="1713" w:author="Anup Nair" w:date="2025-11-02T01:02:00Z" w16du:dateUtc="2025-11-02T06:02:00Z">
              <w:r w:rsidR="00D65592">
                <w:rPr>
                  <w:rFonts w:ascii="Aptos Narrow" w:eastAsia="Aptos Narrow" w:hAnsi="Aptos Narrow" w:cs="Aptos Narrow"/>
                  <w:color w:val="000000" w:themeColor="text1"/>
                  <w:sz w:val="22"/>
                  <w:szCs w:val="22"/>
                </w:rPr>
                <w:t>X</w:t>
              </w:r>
            </w:ins>
            <w:ins w:id="1714" w:author="Anup Nair" w:date="2025-11-02T01:01:00Z" w16du:dateUtc="2025-11-02T06:01:00Z">
              <w:r w:rsidRPr="00227017">
                <w:rPr>
                  <w:rFonts w:ascii="Aptos Narrow" w:eastAsia="Aptos Narrow" w:hAnsi="Aptos Narrow" w:cs="Aptos Narrow"/>
                  <w:color w:val="000000" w:themeColor="text1"/>
                  <w:sz w:val="22"/>
                  <w:szCs w:val="22"/>
                </w:rPr>
                <w:t xml:space="preserve"> (To indicate Bill segment is freeze or cancel)</w:t>
              </w:r>
            </w:ins>
          </w:p>
        </w:tc>
      </w:tr>
      <w:tr w:rsidR="003F67FF" w14:paraId="6F73B3E7" w14:textId="77777777" w:rsidTr="005262EA">
        <w:trPr>
          <w:trHeight w:val="300"/>
          <w:ins w:id="1715"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CB0263F" w14:textId="77777777" w:rsidR="003F67FF" w:rsidRDefault="003F67FF" w:rsidP="005262EA">
            <w:pPr>
              <w:rPr>
                <w:ins w:id="1716" w:author="Anup Nair" w:date="2025-11-02T01:01:00Z" w16du:dateUtc="2025-11-02T06:01:00Z"/>
              </w:rPr>
            </w:pPr>
            <w:ins w:id="1717" w:author="Anup Nair" w:date="2025-11-02T01:01:00Z" w16du:dateUtc="2025-11-02T06:01:00Z">
              <w:r w:rsidRPr="21BAFAFF">
                <w:rPr>
                  <w:rFonts w:ascii="Aptos Narrow" w:eastAsia="Aptos Narrow" w:hAnsi="Aptos Narrow" w:cs="Aptos Narrow"/>
                  <w:color w:val="000000" w:themeColor="text1"/>
                  <w:sz w:val="22"/>
                  <w:szCs w:val="22"/>
                </w:rPr>
                <w:t xml:space="preserve">PK_VALUE5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CB82516" w14:textId="77777777" w:rsidR="003F67FF" w:rsidRDefault="003F67FF" w:rsidP="005262EA">
            <w:pPr>
              <w:rPr>
                <w:ins w:id="1718" w:author="Anup Nair" w:date="2025-11-02T01:01:00Z" w16du:dateUtc="2025-11-02T06:01:00Z"/>
                <w:rFonts w:ascii="Aptos Narrow" w:eastAsia="Aptos Narrow" w:hAnsi="Aptos Narrow" w:cs="Aptos Narrow"/>
                <w:color w:val="000000" w:themeColor="text1"/>
                <w:sz w:val="22"/>
                <w:szCs w:val="22"/>
              </w:rPr>
            </w:pPr>
            <w:ins w:id="1719" w:author="Anup Nair" w:date="2025-11-02T01:01:00Z" w16du:dateUtc="2025-11-02T06:01:00Z">
              <w:r w:rsidRPr="21BAFAFF">
                <w:rPr>
                  <w:rFonts w:ascii="Aptos Narrow" w:eastAsia="Aptos Narrow" w:hAnsi="Aptos Narrow" w:cs="Aptos Narrow"/>
                  <w:color w:val="000000" w:themeColor="text1"/>
                  <w:sz w:val="22"/>
                  <w:szCs w:val="22"/>
                </w:rPr>
                <w:t xml:space="preserve"> ‘ ‘</w:t>
              </w:r>
            </w:ins>
          </w:p>
        </w:tc>
      </w:tr>
      <w:tr w:rsidR="003F67FF" w14:paraId="0CC76E33" w14:textId="77777777" w:rsidTr="005262EA">
        <w:trPr>
          <w:trHeight w:val="300"/>
          <w:ins w:id="1720"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4C988F3" w14:textId="77777777" w:rsidR="003F67FF" w:rsidRDefault="003F67FF" w:rsidP="005262EA">
            <w:pPr>
              <w:rPr>
                <w:ins w:id="1721" w:author="Anup Nair" w:date="2025-11-02T01:01:00Z" w16du:dateUtc="2025-11-02T06:01:00Z"/>
              </w:rPr>
            </w:pPr>
            <w:ins w:id="1722" w:author="Anup Nair" w:date="2025-11-02T01:01:00Z" w16du:dateUtc="2025-11-02T06:01:00Z">
              <w:r w:rsidRPr="21BAFAFF">
                <w:rPr>
                  <w:rFonts w:ascii="Aptos Narrow" w:eastAsia="Aptos Narrow" w:hAnsi="Aptos Narrow" w:cs="Aptos Narrow"/>
                  <w:color w:val="000000" w:themeColor="text1"/>
                  <w:sz w:val="22"/>
                  <w:szCs w:val="22"/>
                </w:rPr>
                <w:t xml:space="preserve">BATCH_CD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29798A4" w14:textId="77777777" w:rsidR="003F67FF" w:rsidRDefault="003F67FF" w:rsidP="005262EA">
            <w:pPr>
              <w:rPr>
                <w:ins w:id="1723" w:author="Anup Nair" w:date="2025-11-02T01:01:00Z" w16du:dateUtc="2025-11-02T06:01:00Z"/>
              </w:rPr>
            </w:pPr>
            <w:ins w:id="1724" w:author="Anup Nair" w:date="2025-11-02T01:01:00Z" w16du:dateUtc="2025-11-02T06:01:00Z">
              <w:r w:rsidRPr="21BAFAFF">
                <w:rPr>
                  <w:rFonts w:ascii="Aptos Narrow" w:eastAsia="Aptos Narrow" w:hAnsi="Aptos Narrow" w:cs="Aptos Narrow"/>
                  <w:color w:val="000000" w:themeColor="text1"/>
                  <w:sz w:val="22"/>
                  <w:szCs w:val="22"/>
                </w:rPr>
                <w:t>CM-</w:t>
              </w:r>
              <w:r w:rsidRPr="394D06BD">
                <w:rPr>
                  <w:rFonts w:ascii="Aptos Narrow" w:eastAsia="Aptos Narrow" w:hAnsi="Aptos Narrow" w:cs="Aptos Narrow"/>
                  <w:color w:val="000000" w:themeColor="text1"/>
                  <w:sz w:val="22"/>
                  <w:szCs w:val="22"/>
                </w:rPr>
                <w:t>EX</w:t>
              </w:r>
              <w:r>
                <w:rPr>
                  <w:rFonts w:ascii="Aptos Narrow" w:eastAsia="Aptos Narrow" w:hAnsi="Aptos Narrow" w:cs="Aptos Narrow"/>
                  <w:color w:val="000000" w:themeColor="text1"/>
                  <w:sz w:val="22"/>
                  <w:szCs w:val="22"/>
                </w:rPr>
                <w:t>ANC</w:t>
              </w:r>
              <w:r w:rsidRPr="21BAFAFF">
                <w:rPr>
                  <w:rFonts w:ascii="Aptos Narrow" w:eastAsia="Aptos Narrow" w:hAnsi="Aptos Narrow" w:cs="Aptos Narrow"/>
                  <w:color w:val="000000" w:themeColor="text1"/>
                  <w:sz w:val="22"/>
                  <w:szCs w:val="22"/>
                </w:rPr>
                <w:t xml:space="preserve"> - New batch to generate</w:t>
              </w:r>
              <w:r>
                <w:rPr>
                  <w:rFonts w:ascii="Aptos Narrow" w:eastAsia="Aptos Narrow" w:hAnsi="Aptos Narrow" w:cs="Aptos Narrow"/>
                  <w:color w:val="000000" w:themeColor="text1"/>
                  <w:sz w:val="22"/>
                  <w:szCs w:val="22"/>
                </w:rPr>
                <w:t xml:space="preserve"> Ancillary extract – ORMB to GCP.</w:t>
              </w:r>
            </w:ins>
          </w:p>
        </w:tc>
      </w:tr>
      <w:tr w:rsidR="003F67FF" w14:paraId="6F3F4589" w14:textId="77777777" w:rsidTr="005262EA">
        <w:trPr>
          <w:trHeight w:val="300"/>
          <w:ins w:id="1725"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59DB4ADB" w14:textId="77777777" w:rsidR="003F67FF" w:rsidRDefault="003F67FF" w:rsidP="005262EA">
            <w:pPr>
              <w:rPr>
                <w:ins w:id="1726" w:author="Anup Nair" w:date="2025-11-02T01:01:00Z" w16du:dateUtc="2025-11-02T06:01:00Z"/>
              </w:rPr>
            </w:pPr>
            <w:ins w:id="1727" w:author="Anup Nair" w:date="2025-11-02T01:01:00Z" w16du:dateUtc="2025-11-02T06:01:00Z">
              <w:r w:rsidRPr="21BAFAFF">
                <w:rPr>
                  <w:rFonts w:ascii="Aptos Narrow" w:eastAsia="Aptos Narrow" w:hAnsi="Aptos Narrow" w:cs="Aptos Narrow"/>
                  <w:color w:val="000000" w:themeColor="text1"/>
                  <w:sz w:val="22"/>
                  <w:szCs w:val="22"/>
                </w:rPr>
                <w:t xml:space="preserve">BATCH_NBR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CD3AA76" w14:textId="77777777" w:rsidR="003F67FF" w:rsidRDefault="003F67FF" w:rsidP="005262EA">
            <w:pPr>
              <w:rPr>
                <w:ins w:id="1728" w:author="Anup Nair" w:date="2025-11-02T01:01:00Z" w16du:dateUtc="2025-11-02T06:01:00Z"/>
              </w:rPr>
            </w:pPr>
            <w:ins w:id="1729" w:author="Anup Nair" w:date="2025-11-02T01:01:00Z" w16du:dateUtc="2025-11-02T06:01:00Z">
              <w:r w:rsidRPr="21BAFAFF">
                <w:rPr>
                  <w:rFonts w:ascii="Aptos Narrow" w:eastAsia="Aptos Narrow" w:hAnsi="Aptos Narrow" w:cs="Aptos Narrow"/>
                  <w:color w:val="000000" w:themeColor="text1"/>
                  <w:sz w:val="22"/>
                  <w:szCs w:val="22"/>
                </w:rPr>
                <w:t>1</w:t>
              </w:r>
            </w:ins>
          </w:p>
        </w:tc>
      </w:tr>
      <w:tr w:rsidR="003F67FF" w14:paraId="20675B04" w14:textId="77777777" w:rsidTr="005262EA">
        <w:trPr>
          <w:trHeight w:val="300"/>
          <w:ins w:id="1730"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95B7C59" w14:textId="77777777" w:rsidR="003F67FF" w:rsidRDefault="003F67FF" w:rsidP="005262EA">
            <w:pPr>
              <w:rPr>
                <w:ins w:id="1731" w:author="Anup Nair" w:date="2025-11-02T01:01:00Z" w16du:dateUtc="2025-11-02T06:01:00Z"/>
              </w:rPr>
            </w:pPr>
            <w:ins w:id="1732" w:author="Anup Nair" w:date="2025-11-02T01:01:00Z" w16du:dateUtc="2025-11-02T06:01:00Z">
              <w:r w:rsidRPr="21BAFAFF">
                <w:rPr>
                  <w:rFonts w:ascii="Aptos Narrow" w:eastAsia="Aptos Narrow" w:hAnsi="Aptos Narrow" w:cs="Aptos Narrow"/>
                  <w:color w:val="000000" w:themeColor="text1"/>
                  <w:sz w:val="22"/>
                  <w:szCs w:val="22"/>
                </w:rPr>
                <w:t xml:space="preserve">CRE_DTTM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5BE4B9A" w14:textId="77777777" w:rsidR="003F67FF" w:rsidRDefault="003F67FF" w:rsidP="005262EA">
            <w:pPr>
              <w:rPr>
                <w:ins w:id="1733" w:author="Anup Nair" w:date="2025-11-02T01:01:00Z" w16du:dateUtc="2025-11-02T06:01:00Z"/>
              </w:rPr>
            </w:pPr>
            <w:ins w:id="1734" w:author="Anup Nair" w:date="2025-11-02T01:01:00Z" w16du:dateUtc="2025-11-02T06:01:00Z">
              <w:r w:rsidRPr="21BAFAFF">
                <w:rPr>
                  <w:rFonts w:ascii="Aptos Narrow" w:eastAsia="Aptos Narrow" w:hAnsi="Aptos Narrow" w:cs="Aptos Narrow"/>
                  <w:color w:val="000000" w:themeColor="text1"/>
                  <w:sz w:val="22"/>
                  <w:szCs w:val="22"/>
                </w:rPr>
                <w:t>SYSDATE</w:t>
              </w:r>
            </w:ins>
          </w:p>
        </w:tc>
      </w:tr>
      <w:tr w:rsidR="003F67FF" w14:paraId="5BC670A2" w14:textId="77777777" w:rsidTr="005262EA">
        <w:trPr>
          <w:trHeight w:val="300"/>
          <w:ins w:id="1735" w:author="Anup Nair" w:date="2025-11-02T01:01:00Z"/>
        </w:trPr>
        <w:tc>
          <w:tcPr>
            <w:tcW w:w="2488"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381B7CE6" w14:textId="77777777" w:rsidR="003F67FF" w:rsidRDefault="003F67FF" w:rsidP="005262EA">
            <w:pPr>
              <w:rPr>
                <w:ins w:id="1736" w:author="Anup Nair" w:date="2025-11-02T01:01:00Z" w16du:dateUtc="2025-11-02T06:01:00Z"/>
              </w:rPr>
            </w:pPr>
            <w:ins w:id="1737" w:author="Anup Nair" w:date="2025-11-02T01:01:00Z" w16du:dateUtc="2025-11-02T06:01:00Z">
              <w:r w:rsidRPr="21BAFAFF">
                <w:rPr>
                  <w:rFonts w:ascii="Aptos Narrow" w:eastAsia="Aptos Narrow" w:hAnsi="Aptos Narrow" w:cs="Aptos Narrow"/>
                  <w:color w:val="000000" w:themeColor="text1"/>
                  <w:sz w:val="22"/>
                  <w:szCs w:val="22"/>
                </w:rPr>
                <w:t xml:space="preserve">VERSION     </w:t>
              </w:r>
            </w:ins>
          </w:p>
        </w:tc>
        <w:tc>
          <w:tcPr>
            <w:tcW w:w="4404"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1193523C" w14:textId="77777777" w:rsidR="003F67FF" w:rsidRDefault="003F67FF" w:rsidP="005262EA">
            <w:pPr>
              <w:rPr>
                <w:ins w:id="1738" w:author="Anup Nair" w:date="2025-11-02T01:01:00Z" w16du:dateUtc="2025-11-02T06:01:00Z"/>
              </w:rPr>
            </w:pPr>
            <w:ins w:id="1739" w:author="Anup Nair" w:date="2025-11-02T01:01:00Z" w16du:dateUtc="2025-11-02T06:01:00Z">
              <w:r w:rsidRPr="21BAFAFF">
                <w:rPr>
                  <w:rFonts w:ascii="Aptos Narrow" w:eastAsia="Aptos Narrow" w:hAnsi="Aptos Narrow" w:cs="Aptos Narrow"/>
                  <w:color w:val="000000" w:themeColor="text1"/>
                  <w:sz w:val="22"/>
                  <w:szCs w:val="22"/>
                </w:rPr>
                <w:t>1</w:t>
              </w:r>
            </w:ins>
          </w:p>
        </w:tc>
      </w:tr>
    </w:tbl>
    <w:p w14:paraId="1573182D" w14:textId="77777777" w:rsidR="00FD0930" w:rsidRDefault="00FD0930" w:rsidP="00FD0930">
      <w:pPr>
        <w:pStyle w:val="BodyText"/>
        <w:rPr>
          <w:rFonts w:ascii="Calibri" w:eastAsia="Century Gothic" w:hAnsi="Calibri"/>
        </w:rPr>
      </w:pPr>
    </w:p>
    <w:p w14:paraId="10C7A051" w14:textId="15F001C7" w:rsidR="00FD0930" w:rsidRDefault="00FD0930" w:rsidP="00FD0930">
      <w:pPr>
        <w:pStyle w:val="BodyText"/>
        <w:numPr>
          <w:ilvl w:val="0"/>
          <w:numId w:val="32"/>
        </w:numPr>
        <w:spacing w:before="0" w:after="0"/>
        <w:rPr>
          <w:ins w:id="1740" w:author="Anup Nair" w:date="2025-11-02T01:03:00Z" w16du:dateUtc="2025-11-02T06:03:00Z"/>
          <w:rFonts w:ascii="Calibri" w:eastAsia="Century Gothic" w:hAnsi="Calibri"/>
        </w:rPr>
      </w:pPr>
      <w:ins w:id="1741" w:author="Anup Nair" w:date="2025-11-02T01:01:00Z" w16du:dateUtc="2025-11-02T06:01:00Z">
        <w:r w:rsidRPr="00720451">
          <w:rPr>
            <w:rFonts w:ascii="Calibri" w:eastAsia="Century Gothic" w:hAnsi="Calibri"/>
            <w:rPrChange w:id="1742" w:author="Anup Nair" w:date="2025-11-02T01:02:00Z" w16du:dateUtc="2025-11-02T06:02:00Z">
              <w:rPr>
                <w:rFonts w:ascii="Calibri" w:hAnsi="Calibri"/>
              </w:rPr>
            </w:rPrChange>
          </w:rPr>
          <w:t xml:space="preserve">If Invoice Type is </w:t>
        </w:r>
      </w:ins>
      <w:r>
        <w:rPr>
          <w:rFonts w:ascii="Calibri" w:eastAsia="Century Gothic" w:hAnsi="Calibri"/>
        </w:rPr>
        <w:t>CLAIM</w:t>
      </w:r>
      <w:ins w:id="1743" w:author="Anup Nair" w:date="2025-11-02T01:14:00Z" w16du:dateUtc="2025-11-02T06:14:00Z">
        <w:r w:rsidRPr="008D090B">
          <w:rPr>
            <w:rFonts w:ascii="Calibri" w:eastAsia="Century Gothic" w:hAnsi="Calibri"/>
          </w:rPr>
          <w:t>,</w:t>
        </w:r>
      </w:ins>
      <w:ins w:id="1744" w:author="Anup Nair" w:date="2025-11-02T01:03:00Z" w16du:dateUtc="2025-11-02T06:03:00Z">
        <w:r>
          <w:rPr>
            <w:rFonts w:ascii="Calibri" w:eastAsia="Century Gothic" w:hAnsi="Calibri"/>
          </w:rPr>
          <w:t xml:space="preserve"> Then </w:t>
        </w:r>
      </w:ins>
    </w:p>
    <w:p w14:paraId="555E09C8" w14:textId="7E9A413F" w:rsidR="00FD0930" w:rsidRPr="00720451" w:rsidRDefault="00FD0930" w:rsidP="00FD0930">
      <w:pPr>
        <w:pStyle w:val="BodyText"/>
        <w:numPr>
          <w:ilvl w:val="0"/>
          <w:numId w:val="32"/>
        </w:numPr>
        <w:spacing w:before="0" w:after="0"/>
        <w:rPr>
          <w:ins w:id="1745" w:author="Anup Nair" w:date="2025-11-02T01:02:00Z" w16du:dateUtc="2025-11-02T06:02:00Z"/>
          <w:rFonts w:ascii="Calibri" w:eastAsia="Century Gothic" w:hAnsi="Calibri"/>
          <w:rPrChange w:id="1746" w:author="Anup Nair" w:date="2025-11-02T01:02:00Z" w16du:dateUtc="2025-11-02T06:02:00Z">
            <w:rPr>
              <w:ins w:id="1747" w:author="Anup Nair" w:date="2025-11-02T01:02:00Z" w16du:dateUtc="2025-11-02T06:02:00Z"/>
              <w:rFonts w:ascii="Calibri" w:hAnsi="Calibri"/>
            </w:rPr>
          </w:rPrChange>
        </w:rPr>
      </w:pPr>
      <w:ins w:id="1748" w:author="Anup Nair" w:date="2025-11-02T01:00:00Z" w16du:dateUtc="2025-11-02T06:00:00Z">
        <w:r w:rsidRPr="00720451">
          <w:rPr>
            <w:rFonts w:ascii="Calibri" w:eastAsia="Century Gothic" w:hAnsi="Calibri"/>
            <w:rPrChange w:id="1749" w:author="Anup Nair" w:date="2025-11-02T01:02:00Z" w16du:dateUtc="2025-11-02T06:02:00Z">
              <w:rPr>
                <w:rFonts w:ascii="Calibri" w:hAnsi="Calibri"/>
              </w:rPr>
            </w:rPrChange>
          </w:rPr>
          <w:t xml:space="preserve">Make </w:t>
        </w:r>
      </w:ins>
      <w:ins w:id="1750" w:author="Anup Nair" w:date="2025-11-02T01:14:00Z" w16du:dateUtc="2025-11-02T06:14:00Z">
        <w:r w:rsidRPr="008D090B">
          <w:rPr>
            <w:rFonts w:ascii="Calibri" w:eastAsia="Century Gothic" w:hAnsi="Calibri"/>
          </w:rPr>
          <w:t>the</w:t>
        </w:r>
      </w:ins>
      <w:ins w:id="1751" w:author="Anup Nair" w:date="2025-11-02T01:01:00Z" w16du:dateUtc="2025-11-02T06:01:00Z">
        <w:r w:rsidRPr="00720451">
          <w:rPr>
            <w:rFonts w:ascii="Calibri" w:eastAsia="Century Gothic" w:hAnsi="Calibri"/>
            <w:rPrChange w:id="1752" w:author="Anup Nair" w:date="2025-11-02T01:02:00Z" w16du:dateUtc="2025-11-02T06:02:00Z">
              <w:rPr>
                <w:rFonts w:ascii="Calibri" w:hAnsi="Calibri"/>
              </w:rPr>
            </w:rPrChange>
          </w:rPr>
          <w:t xml:space="preserve"> </w:t>
        </w:r>
      </w:ins>
      <w:ins w:id="1753" w:author="Anup Nair" w:date="2025-11-02T01:00:00Z" w16du:dateUtc="2025-11-02T06:00:00Z">
        <w:r w:rsidRPr="00720451">
          <w:rPr>
            <w:rFonts w:ascii="Calibri" w:eastAsia="Century Gothic" w:hAnsi="Calibri"/>
            <w:rPrChange w:id="1754" w:author="Anup Nair" w:date="2025-11-02T01:02:00Z" w16du:dateUtc="2025-11-02T06:02:00Z">
              <w:rPr>
                <w:rFonts w:ascii="Calibri" w:hAnsi="Calibri"/>
              </w:rPr>
            </w:rPrChange>
          </w:rPr>
          <w:t>entry in  F1-</w:t>
        </w:r>
      </w:ins>
      <w:ins w:id="1755" w:author="Anup Nair" w:date="2025-11-02T01:01:00Z" w16du:dateUtc="2025-11-02T06:01:00Z">
        <w:r w:rsidRPr="00720451">
          <w:rPr>
            <w:rFonts w:ascii="Calibri" w:eastAsia="Century Gothic" w:hAnsi="Calibri"/>
            <w:rPrChange w:id="1756" w:author="Anup Nair" w:date="2025-11-02T01:02:00Z" w16du:dateUtc="2025-11-02T06:02:00Z">
              <w:rPr>
                <w:rFonts w:ascii="Calibri" w:hAnsi="Calibri"/>
              </w:rPr>
            </w:rPrChange>
          </w:rPr>
          <w:t xml:space="preserve">GEN_PROC table </w:t>
        </w:r>
      </w:ins>
      <w:ins w:id="1757" w:author="Anup Nair" w:date="2025-11-02T01:02:00Z" w16du:dateUtc="2025-11-02T06:02:00Z">
        <w:r w:rsidRPr="00720451">
          <w:rPr>
            <w:rFonts w:ascii="Calibri" w:eastAsia="Century Gothic" w:hAnsi="Calibri"/>
            <w:rPrChange w:id="1758" w:author="Anup Nair" w:date="2025-11-02T01:02:00Z" w16du:dateUtc="2025-11-02T06:02:00Z">
              <w:rPr>
                <w:rFonts w:ascii="Calibri" w:hAnsi="Calibri"/>
              </w:rPr>
            </w:rPrChange>
          </w:rPr>
          <w:t xml:space="preserve">for ORMB to GCP </w:t>
        </w:r>
      </w:ins>
      <w:r>
        <w:rPr>
          <w:rFonts w:ascii="Calibri" w:eastAsia="Century Gothic" w:hAnsi="Calibri"/>
        </w:rPr>
        <w:t>Claim Return Extract (Client Billing)</w:t>
      </w:r>
      <w:ins w:id="1759" w:author="Anup Nair" w:date="2025-11-02T01:02:00Z" w16du:dateUtc="2025-11-02T06:02:00Z">
        <w:r w:rsidRPr="00720451">
          <w:rPr>
            <w:rFonts w:ascii="Calibri" w:eastAsia="Century Gothic" w:hAnsi="Calibri"/>
            <w:rPrChange w:id="1760" w:author="Anup Nair" w:date="2025-11-02T01:02:00Z" w16du:dateUtc="2025-11-02T06:02:00Z">
              <w:rPr>
                <w:rFonts w:ascii="Calibri" w:hAnsi="Calibri"/>
              </w:rPr>
            </w:rPrChange>
          </w:rPr>
          <w:t>.</w:t>
        </w:r>
      </w:ins>
    </w:p>
    <w:p w14:paraId="13AA2D01" w14:textId="77777777" w:rsidR="00FD0930" w:rsidRPr="00F75EA9" w:rsidRDefault="00FD0930">
      <w:pPr>
        <w:pStyle w:val="BodyText"/>
        <w:spacing w:before="0" w:after="0"/>
        <w:ind w:left="720"/>
        <w:rPr>
          <w:ins w:id="1761" w:author="Anup Nair" w:date="2025-11-02T01:00:00Z" w16du:dateUtc="2025-11-02T06:00:00Z"/>
          <w:rFonts w:ascii="Calibri" w:hAnsi="Calibri"/>
        </w:rPr>
        <w:pPrChange w:id="1762" w:author="Anup Nair" w:date="2025-11-02T01:02:00Z" w16du:dateUtc="2025-11-02T06:02:00Z">
          <w:pPr>
            <w:pStyle w:val="BodyText"/>
            <w:spacing w:before="0" w:after="0"/>
            <w:ind w:left="1440"/>
          </w:pPr>
        </w:pPrChange>
      </w:pPr>
    </w:p>
    <w:tbl>
      <w:tblPr>
        <w:tblW w:w="0" w:type="auto"/>
        <w:tblLook w:val="06A0" w:firstRow="1" w:lastRow="0" w:firstColumn="1" w:lastColumn="0" w:noHBand="1" w:noVBand="1"/>
      </w:tblPr>
      <w:tblGrid>
        <w:gridCol w:w="2488"/>
        <w:gridCol w:w="4404"/>
      </w:tblGrid>
      <w:tr w:rsidR="00FD0930" w14:paraId="1F15D347" w14:textId="77777777" w:rsidTr="005262EA">
        <w:trPr>
          <w:trHeight w:val="300"/>
          <w:ins w:id="1763" w:author="Anup Nair" w:date="2025-11-02T01:01:00Z"/>
        </w:trPr>
        <w:tc>
          <w:tcPr>
            <w:tcW w:w="2488" w:type="dxa"/>
            <w:tcBorders>
              <w:top w:val="single" w:sz="8" w:space="0" w:color="auto"/>
              <w:left w:val="single" w:sz="8"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bottom"/>
          </w:tcPr>
          <w:p w14:paraId="028D2FB2" w14:textId="77777777" w:rsidR="00FD0930" w:rsidRDefault="00FD0930" w:rsidP="005262EA">
            <w:pPr>
              <w:rPr>
                <w:ins w:id="1764" w:author="Anup Nair" w:date="2025-11-02T01:01:00Z" w16du:dateUtc="2025-11-02T06:01:00Z"/>
              </w:rPr>
            </w:pPr>
            <w:ins w:id="1765" w:author="Anup Nair" w:date="2025-11-02T01:01:00Z" w16du:dateUtc="2025-11-02T06:01:00Z">
              <w:r w:rsidRPr="21BAFAFF">
                <w:rPr>
                  <w:rFonts w:ascii="Aptos Narrow" w:eastAsia="Aptos Narrow" w:hAnsi="Aptos Narrow" w:cs="Aptos Narrow"/>
                  <w:b/>
                  <w:bCs/>
                  <w:color w:val="000000" w:themeColor="text1"/>
                  <w:sz w:val="22"/>
                  <w:szCs w:val="22"/>
                </w:rPr>
                <w:t>F1_GEN_PROC Field</w:t>
              </w:r>
            </w:ins>
          </w:p>
        </w:tc>
        <w:tc>
          <w:tcPr>
            <w:tcW w:w="4404" w:type="dxa"/>
            <w:tcBorders>
              <w:top w:val="single" w:sz="8" w:space="0" w:color="auto"/>
              <w:left w:val="single" w:sz="4" w:space="0" w:color="auto"/>
              <w:bottom w:val="single" w:sz="4" w:space="0" w:color="auto"/>
              <w:right w:val="single" w:sz="8" w:space="0" w:color="auto"/>
            </w:tcBorders>
            <w:shd w:val="clear" w:color="auto" w:fill="D9D9D9" w:themeFill="background1" w:themeFillShade="D9"/>
            <w:tcMar>
              <w:top w:w="15" w:type="dxa"/>
              <w:left w:w="15" w:type="dxa"/>
              <w:right w:w="15" w:type="dxa"/>
            </w:tcMar>
            <w:vAlign w:val="bottom"/>
          </w:tcPr>
          <w:p w14:paraId="7D6B7935" w14:textId="77777777" w:rsidR="00FD0930" w:rsidRDefault="00FD0930" w:rsidP="005262EA">
            <w:pPr>
              <w:rPr>
                <w:ins w:id="1766" w:author="Anup Nair" w:date="2025-11-02T01:01:00Z" w16du:dateUtc="2025-11-02T06:01:00Z"/>
              </w:rPr>
            </w:pPr>
            <w:ins w:id="1767" w:author="Anup Nair" w:date="2025-11-02T01:01:00Z" w16du:dateUtc="2025-11-02T06:01:00Z">
              <w:r w:rsidRPr="21BAFAFF">
                <w:rPr>
                  <w:rFonts w:ascii="Aptos Narrow" w:eastAsia="Aptos Narrow" w:hAnsi="Aptos Narrow" w:cs="Aptos Narrow"/>
                  <w:b/>
                  <w:bCs/>
                  <w:color w:val="000000" w:themeColor="text1"/>
                  <w:sz w:val="22"/>
                  <w:szCs w:val="22"/>
                </w:rPr>
                <w:t>Map To</w:t>
              </w:r>
            </w:ins>
          </w:p>
        </w:tc>
      </w:tr>
      <w:tr w:rsidR="00FD0930" w14:paraId="6E35EC68" w14:textId="77777777" w:rsidTr="005262EA">
        <w:trPr>
          <w:trHeight w:val="300"/>
          <w:ins w:id="1768"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357204A" w14:textId="77777777" w:rsidR="00FD0930" w:rsidRDefault="00FD0930" w:rsidP="005262EA">
            <w:pPr>
              <w:rPr>
                <w:ins w:id="1769" w:author="Anup Nair" w:date="2025-11-02T01:01:00Z" w16du:dateUtc="2025-11-02T06:01:00Z"/>
              </w:rPr>
            </w:pPr>
            <w:ins w:id="1770" w:author="Anup Nair" w:date="2025-11-02T01:01:00Z" w16du:dateUtc="2025-11-02T06:01:00Z">
              <w:r w:rsidRPr="21BAFAFF">
                <w:rPr>
                  <w:rFonts w:ascii="Aptos Narrow" w:eastAsia="Aptos Narrow" w:hAnsi="Aptos Narrow" w:cs="Aptos Narrow"/>
                  <w:color w:val="000000" w:themeColor="text1"/>
                  <w:sz w:val="22"/>
                  <w:szCs w:val="22"/>
                </w:rPr>
                <w:t xml:space="preserve">GEN_PROC_ID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07E7406" w14:textId="77777777" w:rsidR="00FD0930" w:rsidRDefault="00FD0930" w:rsidP="005262EA">
            <w:pPr>
              <w:rPr>
                <w:ins w:id="1771" w:author="Anup Nair" w:date="2025-11-02T01:01:00Z" w16du:dateUtc="2025-11-02T06:01:00Z"/>
              </w:rPr>
            </w:pPr>
            <w:ins w:id="1772" w:author="Anup Nair" w:date="2025-11-02T01:01:00Z" w16du:dateUtc="2025-11-02T06:01:00Z">
              <w:r w:rsidRPr="21BAFAFF">
                <w:rPr>
                  <w:rFonts w:ascii="Aptos Narrow" w:eastAsia="Aptos Narrow" w:hAnsi="Aptos Narrow" w:cs="Aptos Narrow"/>
                  <w:color w:val="000000" w:themeColor="text1"/>
                  <w:sz w:val="22"/>
                  <w:szCs w:val="22"/>
                </w:rPr>
                <w:t xml:space="preserve">Define a new sequence for GEN_PROC_ID </w:t>
              </w:r>
            </w:ins>
          </w:p>
        </w:tc>
      </w:tr>
      <w:tr w:rsidR="00FD0930" w14:paraId="34E66E26" w14:textId="77777777" w:rsidTr="005262EA">
        <w:trPr>
          <w:trHeight w:val="300"/>
          <w:ins w:id="1773"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5BB5701" w14:textId="77777777" w:rsidR="00FD0930" w:rsidRDefault="00FD0930" w:rsidP="005262EA">
            <w:pPr>
              <w:rPr>
                <w:ins w:id="1774" w:author="Anup Nair" w:date="2025-11-02T01:01:00Z" w16du:dateUtc="2025-11-02T06:01:00Z"/>
              </w:rPr>
            </w:pPr>
            <w:ins w:id="1775" w:author="Anup Nair" w:date="2025-11-02T01:01:00Z" w16du:dateUtc="2025-11-02T06:01:00Z">
              <w:r w:rsidRPr="21BAFAFF">
                <w:rPr>
                  <w:rFonts w:ascii="Aptos Narrow" w:eastAsia="Aptos Narrow" w:hAnsi="Aptos Narrow" w:cs="Aptos Narrow"/>
                  <w:color w:val="000000" w:themeColor="text1"/>
                  <w:sz w:val="22"/>
                  <w:szCs w:val="22"/>
                </w:rPr>
                <w:t>MAINT_OBJ_CD</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F0599B5" w14:textId="77777777" w:rsidR="00FD0930" w:rsidRDefault="00FD0930" w:rsidP="005262EA">
            <w:pPr>
              <w:rPr>
                <w:ins w:id="1776" w:author="Anup Nair" w:date="2025-11-02T01:01:00Z" w16du:dateUtc="2025-11-02T06:01:00Z"/>
                <w:rFonts w:ascii="Aptos Narrow" w:eastAsia="Aptos Narrow" w:hAnsi="Aptos Narrow" w:cs="Aptos Narrow"/>
                <w:color w:val="000000" w:themeColor="text1"/>
                <w:sz w:val="22"/>
                <w:szCs w:val="22"/>
              </w:rPr>
            </w:pPr>
            <w:ins w:id="1777" w:author="Anup Nair" w:date="2025-11-02T01:01:00Z" w16du:dateUtc="2025-11-02T06:01:00Z">
              <w:r w:rsidRPr="21BAFAFF">
                <w:rPr>
                  <w:rFonts w:ascii="Aptos Narrow" w:eastAsia="Aptos Narrow" w:hAnsi="Aptos Narrow" w:cs="Aptos Narrow"/>
                  <w:color w:val="000000" w:themeColor="text1"/>
                  <w:sz w:val="22"/>
                  <w:szCs w:val="22"/>
                </w:rPr>
                <w:t>‘</w:t>
              </w:r>
              <w:r w:rsidRPr="00472259">
                <w:rPr>
                  <w:rFonts w:ascii="Aptos Narrow" w:eastAsia="Aptos Narrow" w:hAnsi="Aptos Narrow" w:cs="Aptos Narrow"/>
                  <w:color w:val="000000" w:themeColor="text1"/>
                  <w:sz w:val="22"/>
                  <w:szCs w:val="22"/>
                </w:rPr>
                <w:t>F1-GENPROC</w:t>
              </w:r>
              <w:r>
                <w:rPr>
                  <w:rFonts w:ascii="Aptos Narrow" w:eastAsia="Aptos Narrow" w:hAnsi="Aptos Narrow" w:cs="Aptos Narrow"/>
                  <w:color w:val="000000" w:themeColor="text1"/>
                  <w:sz w:val="22"/>
                  <w:szCs w:val="22"/>
                </w:rPr>
                <w:t>’</w:t>
              </w:r>
            </w:ins>
          </w:p>
        </w:tc>
      </w:tr>
      <w:tr w:rsidR="00FD0930" w14:paraId="11491CC6" w14:textId="77777777" w:rsidTr="005262EA">
        <w:trPr>
          <w:trHeight w:val="300"/>
          <w:ins w:id="1778"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71C86E4" w14:textId="77777777" w:rsidR="00FD0930" w:rsidRDefault="00FD0930" w:rsidP="005262EA">
            <w:pPr>
              <w:rPr>
                <w:ins w:id="1779" w:author="Anup Nair" w:date="2025-11-02T01:01:00Z" w16du:dateUtc="2025-11-02T06:01:00Z"/>
                <w:rFonts w:ascii="Aptos Narrow" w:eastAsia="Aptos Narrow" w:hAnsi="Aptos Narrow" w:cs="Aptos Narrow"/>
                <w:color w:val="000000" w:themeColor="text1"/>
                <w:sz w:val="22"/>
                <w:szCs w:val="22"/>
              </w:rPr>
            </w:pPr>
            <w:ins w:id="1780" w:author="Anup Nair" w:date="2025-11-02T01:01:00Z" w16du:dateUtc="2025-11-02T06:01:00Z">
              <w:r w:rsidRPr="21BAFAFF">
                <w:rPr>
                  <w:rFonts w:ascii="Aptos Narrow" w:eastAsia="Aptos Narrow" w:hAnsi="Aptos Narrow" w:cs="Aptos Narrow"/>
                  <w:color w:val="000000" w:themeColor="text1"/>
                  <w:sz w:val="22"/>
                  <w:szCs w:val="22"/>
                </w:rPr>
                <w:t xml:space="preserve">PK_VALUE1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6C6F9F8F" w14:textId="284BB055" w:rsidR="00FD0930" w:rsidRDefault="00FD0930" w:rsidP="005262EA">
            <w:pPr>
              <w:rPr>
                <w:ins w:id="1781" w:author="Anup Nair" w:date="2025-11-02T01:01:00Z" w16du:dateUtc="2025-11-02T06:01:00Z"/>
                <w:rFonts w:ascii="Aptos Narrow" w:eastAsia="Aptos Narrow" w:hAnsi="Aptos Narrow" w:cs="Aptos Narrow"/>
                <w:i/>
                <w:sz w:val="22"/>
                <w:szCs w:val="22"/>
              </w:rPr>
            </w:pPr>
            <w:r w:rsidRPr="21BAFAFF">
              <w:rPr>
                <w:rFonts w:ascii="Aptos Narrow" w:eastAsia="Aptos Narrow" w:hAnsi="Aptos Narrow" w:cs="Aptos Narrow"/>
                <w:color w:val="000000" w:themeColor="text1"/>
                <w:sz w:val="22"/>
                <w:szCs w:val="22"/>
              </w:rPr>
              <w:t xml:space="preserve">Store the </w:t>
            </w:r>
            <w:r w:rsidRPr="396E6870">
              <w:rPr>
                <w:rFonts w:ascii="Aptos Narrow" w:eastAsia="Aptos Narrow" w:hAnsi="Aptos Narrow" w:cs="Aptos Narrow"/>
                <w:i/>
                <w:iCs/>
                <w:sz w:val="22"/>
                <w:szCs w:val="22"/>
              </w:rPr>
              <w:t>PARENT_</w:t>
            </w:r>
            <w:r w:rsidRPr="396E6870">
              <w:rPr>
                <w:rFonts w:ascii="Aptos Narrow" w:eastAsia="Aptos Narrow" w:hAnsi="Aptos Narrow" w:cs="Aptos Narrow"/>
                <w:i/>
                <w:sz w:val="22"/>
                <w:szCs w:val="22"/>
              </w:rPr>
              <w:t>PER</w:t>
            </w:r>
          </w:p>
        </w:tc>
      </w:tr>
      <w:tr w:rsidR="00FD0930" w14:paraId="1F57DC1A" w14:textId="77777777" w:rsidTr="005262EA">
        <w:trPr>
          <w:trHeight w:val="300"/>
          <w:ins w:id="1782"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3CE19A18" w14:textId="77777777" w:rsidR="00FD0930" w:rsidRDefault="00FD0930" w:rsidP="005262EA">
            <w:pPr>
              <w:rPr>
                <w:ins w:id="1783" w:author="Anup Nair" w:date="2025-11-02T01:01:00Z" w16du:dateUtc="2025-11-02T06:01:00Z"/>
              </w:rPr>
            </w:pPr>
            <w:ins w:id="1784" w:author="Anup Nair" w:date="2025-11-02T01:01:00Z" w16du:dateUtc="2025-11-02T06:01:00Z">
              <w:r w:rsidRPr="21BAFAFF">
                <w:rPr>
                  <w:rFonts w:ascii="Aptos Narrow" w:eastAsia="Aptos Narrow" w:hAnsi="Aptos Narrow" w:cs="Aptos Narrow"/>
                  <w:color w:val="000000" w:themeColor="text1"/>
                  <w:sz w:val="22"/>
                  <w:szCs w:val="22"/>
                </w:rPr>
                <w:t xml:space="preserve">PK_VALUE2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35E14D1B" w14:textId="77777777" w:rsidR="00FD0930" w:rsidRDefault="00FD0930" w:rsidP="005262EA">
            <w:pPr>
              <w:spacing w:line="259" w:lineRule="auto"/>
              <w:rPr>
                <w:ins w:id="1785" w:author="Anup Nair" w:date="2025-11-02T01:01:00Z" w16du:dateUtc="2025-11-02T06:01:00Z"/>
                <w:rFonts w:eastAsia="Century Gothic"/>
              </w:rPr>
            </w:pPr>
            <w:ins w:id="1786" w:author="Anup Nair" w:date="2025-11-02T01:01:00Z" w16du:dateUtc="2025-11-02T06:01:00Z">
              <w:r w:rsidRPr="53805240">
                <w:rPr>
                  <w:rFonts w:ascii="Century Gothic" w:eastAsia="Century Gothic" w:hAnsi="Century Gothic" w:cs="Century Gothic"/>
                </w:rPr>
                <w:t>BILL_ID</w:t>
              </w:r>
            </w:ins>
          </w:p>
        </w:tc>
      </w:tr>
      <w:tr w:rsidR="00FD0930" w14:paraId="73859DF2" w14:textId="77777777" w:rsidTr="005262EA">
        <w:trPr>
          <w:trHeight w:val="300"/>
          <w:ins w:id="1787"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08A39C61" w14:textId="77777777" w:rsidR="00FD0930" w:rsidRDefault="00FD0930" w:rsidP="005262EA">
            <w:pPr>
              <w:rPr>
                <w:ins w:id="1788" w:author="Anup Nair" w:date="2025-11-02T01:01:00Z" w16du:dateUtc="2025-11-02T06:01:00Z"/>
              </w:rPr>
            </w:pPr>
            <w:ins w:id="1789" w:author="Anup Nair" w:date="2025-11-02T01:01:00Z" w16du:dateUtc="2025-11-02T06:01:00Z">
              <w:r w:rsidRPr="21BAFAFF">
                <w:rPr>
                  <w:rFonts w:ascii="Aptos Narrow" w:eastAsia="Aptos Narrow" w:hAnsi="Aptos Narrow" w:cs="Aptos Narrow"/>
                  <w:color w:val="000000" w:themeColor="text1"/>
                  <w:sz w:val="22"/>
                  <w:szCs w:val="22"/>
                </w:rPr>
                <w:t xml:space="preserve">PK_VALUE3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07B2DAEE" w14:textId="01779191" w:rsidR="00FD0930" w:rsidRDefault="00FD0930" w:rsidP="005262EA">
            <w:pPr>
              <w:rPr>
                <w:ins w:id="1790" w:author="Anup Nair" w:date="2025-11-02T01:01:00Z" w16du:dateUtc="2025-11-02T06:01:00Z"/>
                <w:rFonts w:ascii="Aptos Narrow" w:eastAsia="Aptos Narrow" w:hAnsi="Aptos Narrow" w:cs="Aptos Narrow"/>
                <w:color w:val="000000" w:themeColor="text1"/>
                <w:sz w:val="22"/>
                <w:szCs w:val="22"/>
              </w:rPr>
            </w:pPr>
            <w:ins w:id="1791" w:author="Anup Nair" w:date="2025-11-02T01:01:00Z" w16du:dateUtc="2025-11-02T06:01:00Z">
              <w:r w:rsidRPr="21BAFAFF">
                <w:rPr>
                  <w:rFonts w:ascii="Aptos Narrow" w:eastAsia="Aptos Narrow" w:hAnsi="Aptos Narrow" w:cs="Aptos Narrow"/>
                  <w:color w:val="000000" w:themeColor="text1"/>
                  <w:sz w:val="22"/>
                  <w:szCs w:val="22"/>
                </w:rPr>
                <w:t>Status -</w:t>
              </w:r>
              <w:r>
                <w:br/>
              </w:r>
              <w:r w:rsidRPr="21BAFAFF">
                <w:rPr>
                  <w:rFonts w:ascii="Aptos Narrow" w:eastAsia="Aptos Narrow" w:hAnsi="Aptos Narrow" w:cs="Aptos Narrow"/>
                  <w:color w:val="000000" w:themeColor="text1"/>
                  <w:sz w:val="22"/>
                  <w:szCs w:val="22"/>
                </w:rPr>
                <w:t xml:space="preserve"> When inserting - PENDING</w:t>
              </w:r>
              <w:r>
                <w:br/>
              </w:r>
              <w:r w:rsidRPr="21BAFAFF">
                <w:rPr>
                  <w:rFonts w:ascii="Aptos Narrow" w:eastAsia="Aptos Narrow" w:hAnsi="Aptos Narrow" w:cs="Aptos Narrow"/>
                  <w:color w:val="000000" w:themeColor="text1"/>
                  <w:sz w:val="22"/>
                  <w:szCs w:val="22"/>
                </w:rPr>
                <w:t xml:space="preserve"> After </w:t>
              </w:r>
              <w:r>
                <w:rPr>
                  <w:rFonts w:ascii="Aptos Narrow" w:eastAsia="Aptos Narrow" w:hAnsi="Aptos Narrow" w:cs="Aptos Narrow"/>
                  <w:color w:val="000000" w:themeColor="text1"/>
                  <w:sz w:val="22"/>
                  <w:szCs w:val="22"/>
                </w:rPr>
                <w:t xml:space="preserve">feed </w:t>
              </w:r>
              <w:r w:rsidRPr="21BAFAFF">
                <w:rPr>
                  <w:rFonts w:ascii="Aptos Narrow" w:eastAsia="Aptos Narrow" w:hAnsi="Aptos Narrow" w:cs="Aptos Narrow"/>
                  <w:color w:val="000000" w:themeColor="text1"/>
                  <w:sz w:val="22"/>
                  <w:szCs w:val="22"/>
                </w:rPr>
                <w:t xml:space="preserve">generated, will be updated to </w:t>
              </w:r>
            </w:ins>
            <w:ins w:id="1792" w:author="Anup Nair" w:date="2025-11-02T01:03:00Z" w16du:dateUtc="2025-11-02T06:03:00Z">
              <w:r>
                <w:rPr>
                  <w:rFonts w:ascii="Aptos Narrow" w:eastAsia="Aptos Narrow" w:hAnsi="Aptos Narrow" w:cs="Aptos Narrow"/>
                  <w:color w:val="000000" w:themeColor="text1"/>
                  <w:sz w:val="22"/>
                  <w:szCs w:val="22"/>
                </w:rPr>
                <w:t>–</w:t>
              </w:r>
            </w:ins>
            <w:ins w:id="1793" w:author="Anup Nair" w:date="2025-11-02T01:01:00Z" w16du:dateUtc="2025-11-02T06:01:00Z">
              <w:r w:rsidRPr="21BAFAFF">
                <w:rPr>
                  <w:rFonts w:ascii="Aptos Narrow" w:eastAsia="Aptos Narrow" w:hAnsi="Aptos Narrow" w:cs="Aptos Narrow"/>
                  <w:color w:val="000000" w:themeColor="text1"/>
                  <w:sz w:val="22"/>
                  <w:szCs w:val="22"/>
                </w:rPr>
                <w:t xml:space="preserve"> COMPLETED</w:t>
              </w:r>
            </w:ins>
          </w:p>
        </w:tc>
      </w:tr>
      <w:tr w:rsidR="00FD0930" w:rsidRPr="00227017" w14:paraId="3BCE0114" w14:textId="77777777" w:rsidTr="005262EA">
        <w:trPr>
          <w:trHeight w:val="300"/>
          <w:ins w:id="1794"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80943AC" w14:textId="77777777" w:rsidR="00FD0930" w:rsidRPr="00227017" w:rsidRDefault="00FD0930" w:rsidP="005262EA">
            <w:pPr>
              <w:rPr>
                <w:ins w:id="1795" w:author="Anup Nair" w:date="2025-11-02T01:01:00Z" w16du:dateUtc="2025-11-02T06:01:00Z"/>
                <w:rFonts w:ascii="Aptos Narrow" w:eastAsia="Aptos Narrow" w:hAnsi="Aptos Narrow" w:cs="Aptos Narrow"/>
                <w:color w:val="000000" w:themeColor="text1"/>
                <w:sz w:val="22"/>
                <w:szCs w:val="22"/>
              </w:rPr>
            </w:pPr>
            <w:ins w:id="1796" w:author="Anup Nair" w:date="2025-11-02T01:01:00Z" w16du:dateUtc="2025-11-02T06:01:00Z">
              <w:r w:rsidRPr="21BAFAFF">
                <w:rPr>
                  <w:rFonts w:ascii="Aptos Narrow" w:eastAsia="Aptos Narrow" w:hAnsi="Aptos Narrow" w:cs="Aptos Narrow"/>
                  <w:color w:val="000000" w:themeColor="text1"/>
                  <w:sz w:val="22"/>
                  <w:szCs w:val="22"/>
                </w:rPr>
                <w:t xml:space="preserve">PK_VALUE4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67619F1" w14:textId="77777777" w:rsidR="00FD0930" w:rsidRPr="00227017" w:rsidRDefault="00FD0930" w:rsidP="005262EA">
            <w:pPr>
              <w:rPr>
                <w:ins w:id="1797" w:author="Anup Nair" w:date="2025-11-02T01:01:00Z" w16du:dateUtc="2025-11-02T06:01:00Z"/>
                <w:rFonts w:ascii="Aptos Narrow" w:eastAsia="Aptos Narrow" w:hAnsi="Aptos Narrow" w:cs="Aptos Narrow"/>
                <w:color w:val="000000" w:themeColor="text1"/>
                <w:sz w:val="22"/>
                <w:szCs w:val="22"/>
              </w:rPr>
            </w:pPr>
            <w:ins w:id="1798" w:author="Anup Nair" w:date="2025-11-02T01:01:00Z" w16du:dateUtc="2025-11-02T06:01:00Z">
              <w:r w:rsidRPr="00227017">
                <w:rPr>
                  <w:rFonts w:ascii="Aptos Narrow" w:eastAsia="Aptos Narrow" w:hAnsi="Aptos Narrow" w:cs="Aptos Narrow"/>
                  <w:color w:val="000000" w:themeColor="text1"/>
                  <w:sz w:val="22"/>
                  <w:szCs w:val="22"/>
                </w:rPr>
                <w:t>B</w:t>
              </w:r>
            </w:ins>
            <w:ins w:id="1799" w:author="Anup Nair" w:date="2025-11-02T01:02:00Z" w16du:dateUtc="2025-11-02T06:02:00Z">
              <w:r>
                <w:rPr>
                  <w:rFonts w:ascii="Aptos Narrow" w:eastAsia="Aptos Narrow" w:hAnsi="Aptos Narrow" w:cs="Aptos Narrow"/>
                  <w:color w:val="000000" w:themeColor="text1"/>
                  <w:sz w:val="22"/>
                  <w:szCs w:val="22"/>
                </w:rPr>
                <w:t>X</w:t>
              </w:r>
            </w:ins>
            <w:ins w:id="1800" w:author="Anup Nair" w:date="2025-11-02T01:01:00Z" w16du:dateUtc="2025-11-02T06:01:00Z">
              <w:r w:rsidRPr="00227017">
                <w:rPr>
                  <w:rFonts w:ascii="Aptos Narrow" w:eastAsia="Aptos Narrow" w:hAnsi="Aptos Narrow" w:cs="Aptos Narrow"/>
                  <w:color w:val="000000" w:themeColor="text1"/>
                  <w:sz w:val="22"/>
                  <w:szCs w:val="22"/>
                </w:rPr>
                <w:t xml:space="preserve"> (To indicate Bill segment is freeze or cancel)</w:t>
              </w:r>
            </w:ins>
          </w:p>
        </w:tc>
      </w:tr>
      <w:tr w:rsidR="00FD0930" w14:paraId="6F4A4AEF" w14:textId="77777777" w:rsidTr="005262EA">
        <w:trPr>
          <w:trHeight w:val="300"/>
          <w:ins w:id="1801"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690C1D87" w14:textId="77777777" w:rsidR="00FD0930" w:rsidRDefault="00FD0930" w:rsidP="005262EA">
            <w:pPr>
              <w:rPr>
                <w:ins w:id="1802" w:author="Anup Nair" w:date="2025-11-02T01:01:00Z" w16du:dateUtc="2025-11-02T06:01:00Z"/>
              </w:rPr>
            </w:pPr>
            <w:ins w:id="1803" w:author="Anup Nair" w:date="2025-11-02T01:01:00Z" w16du:dateUtc="2025-11-02T06:01:00Z">
              <w:r w:rsidRPr="21BAFAFF">
                <w:rPr>
                  <w:rFonts w:ascii="Aptos Narrow" w:eastAsia="Aptos Narrow" w:hAnsi="Aptos Narrow" w:cs="Aptos Narrow"/>
                  <w:color w:val="000000" w:themeColor="text1"/>
                  <w:sz w:val="22"/>
                  <w:szCs w:val="22"/>
                </w:rPr>
                <w:t xml:space="preserve">PK_VALUE5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10D5A5E7" w14:textId="77777777" w:rsidR="00FD0930" w:rsidRDefault="00FD0930" w:rsidP="005262EA">
            <w:pPr>
              <w:rPr>
                <w:ins w:id="1804" w:author="Anup Nair" w:date="2025-11-02T01:01:00Z" w16du:dateUtc="2025-11-02T06:01:00Z"/>
                <w:rFonts w:ascii="Aptos Narrow" w:eastAsia="Aptos Narrow" w:hAnsi="Aptos Narrow" w:cs="Aptos Narrow"/>
                <w:color w:val="000000" w:themeColor="text1"/>
                <w:sz w:val="22"/>
                <w:szCs w:val="22"/>
              </w:rPr>
            </w:pPr>
            <w:ins w:id="1805" w:author="Anup Nair" w:date="2025-11-02T01:01:00Z" w16du:dateUtc="2025-11-02T06:01:00Z">
              <w:r w:rsidRPr="21BAFAFF">
                <w:rPr>
                  <w:rFonts w:ascii="Aptos Narrow" w:eastAsia="Aptos Narrow" w:hAnsi="Aptos Narrow" w:cs="Aptos Narrow"/>
                  <w:color w:val="000000" w:themeColor="text1"/>
                  <w:sz w:val="22"/>
                  <w:szCs w:val="22"/>
                </w:rPr>
                <w:t xml:space="preserve"> ‘ ‘</w:t>
              </w:r>
            </w:ins>
          </w:p>
        </w:tc>
      </w:tr>
      <w:tr w:rsidR="00FD0930" w14:paraId="73BA26AF" w14:textId="77777777" w:rsidTr="005262EA">
        <w:trPr>
          <w:trHeight w:val="300"/>
          <w:ins w:id="1806"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10299FA0" w14:textId="77777777" w:rsidR="00FD0930" w:rsidRDefault="00FD0930" w:rsidP="005262EA">
            <w:pPr>
              <w:rPr>
                <w:ins w:id="1807" w:author="Anup Nair" w:date="2025-11-02T01:01:00Z" w16du:dateUtc="2025-11-02T06:01:00Z"/>
              </w:rPr>
            </w:pPr>
            <w:ins w:id="1808" w:author="Anup Nair" w:date="2025-11-02T01:01:00Z" w16du:dateUtc="2025-11-02T06:01:00Z">
              <w:r w:rsidRPr="21BAFAFF">
                <w:rPr>
                  <w:rFonts w:ascii="Aptos Narrow" w:eastAsia="Aptos Narrow" w:hAnsi="Aptos Narrow" w:cs="Aptos Narrow"/>
                  <w:color w:val="000000" w:themeColor="text1"/>
                  <w:sz w:val="22"/>
                  <w:szCs w:val="22"/>
                </w:rPr>
                <w:t xml:space="preserve">BATCH_CD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27DD66B6" w14:textId="49273DB8" w:rsidR="00FD0930" w:rsidRDefault="00FD0930" w:rsidP="005262EA">
            <w:pPr>
              <w:rPr>
                <w:ins w:id="1809" w:author="Anup Nair" w:date="2025-11-02T01:01:00Z" w16du:dateUtc="2025-11-02T06:01:00Z"/>
              </w:rPr>
            </w:pPr>
            <w:r w:rsidRPr="21BAFAFF">
              <w:rPr>
                <w:rFonts w:ascii="Aptos Narrow" w:eastAsia="Aptos Narrow" w:hAnsi="Aptos Narrow" w:cs="Aptos Narrow"/>
                <w:color w:val="000000" w:themeColor="text1"/>
                <w:sz w:val="22"/>
                <w:szCs w:val="22"/>
              </w:rPr>
              <w:t>CM-</w:t>
            </w:r>
            <w:r w:rsidRPr="394D06BD">
              <w:rPr>
                <w:rFonts w:ascii="Aptos Narrow" w:eastAsia="Aptos Narrow" w:hAnsi="Aptos Narrow" w:cs="Aptos Narrow"/>
                <w:color w:val="000000" w:themeColor="text1"/>
                <w:sz w:val="22"/>
                <w:szCs w:val="22"/>
              </w:rPr>
              <w:t>EX</w:t>
            </w:r>
            <w:r>
              <w:rPr>
                <w:rFonts w:ascii="Aptos Narrow" w:eastAsia="Aptos Narrow" w:hAnsi="Aptos Narrow" w:cs="Aptos Narrow"/>
                <w:color w:val="000000" w:themeColor="text1"/>
                <w:sz w:val="22"/>
                <w:szCs w:val="22"/>
              </w:rPr>
              <w:t>CLRT</w:t>
            </w:r>
            <w:r w:rsidRPr="21BAFAFF">
              <w:rPr>
                <w:rFonts w:ascii="Aptos Narrow" w:eastAsia="Aptos Narrow" w:hAnsi="Aptos Narrow" w:cs="Aptos Narrow"/>
                <w:color w:val="000000" w:themeColor="text1"/>
                <w:sz w:val="22"/>
                <w:szCs w:val="22"/>
              </w:rPr>
              <w:t xml:space="preserve"> </w:t>
            </w:r>
            <w:r>
              <w:rPr>
                <w:rFonts w:ascii="Aptos Narrow" w:eastAsia="Aptos Narrow" w:hAnsi="Aptos Narrow" w:cs="Aptos Narrow"/>
                <w:color w:val="000000" w:themeColor="text1"/>
                <w:sz w:val="22"/>
                <w:szCs w:val="22"/>
              </w:rPr>
              <w:t>–</w:t>
            </w:r>
            <w:r w:rsidRPr="21BAFAFF">
              <w:rPr>
                <w:rFonts w:ascii="Aptos Narrow" w:eastAsia="Aptos Narrow" w:hAnsi="Aptos Narrow" w:cs="Aptos Narrow"/>
                <w:color w:val="000000" w:themeColor="text1"/>
                <w:sz w:val="22"/>
                <w:szCs w:val="22"/>
              </w:rPr>
              <w:t xml:space="preserve"> </w:t>
            </w:r>
            <w:r>
              <w:rPr>
                <w:rFonts w:ascii="Aptos Narrow" w:eastAsia="Aptos Narrow" w:hAnsi="Aptos Narrow" w:cs="Aptos Narrow"/>
                <w:color w:val="000000" w:themeColor="text1"/>
                <w:sz w:val="22"/>
                <w:szCs w:val="22"/>
              </w:rPr>
              <w:t>ORMB to GCP Claim Return Extract (Client Billing).</w:t>
            </w:r>
          </w:p>
        </w:tc>
      </w:tr>
      <w:tr w:rsidR="00FD0930" w14:paraId="29BF0597" w14:textId="77777777" w:rsidTr="005262EA">
        <w:trPr>
          <w:trHeight w:val="300"/>
          <w:ins w:id="1810"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476B0E38" w14:textId="77777777" w:rsidR="00FD0930" w:rsidRDefault="00FD0930" w:rsidP="005262EA">
            <w:pPr>
              <w:rPr>
                <w:ins w:id="1811" w:author="Anup Nair" w:date="2025-11-02T01:01:00Z" w16du:dateUtc="2025-11-02T06:01:00Z"/>
              </w:rPr>
            </w:pPr>
            <w:ins w:id="1812" w:author="Anup Nair" w:date="2025-11-02T01:01:00Z" w16du:dateUtc="2025-11-02T06:01:00Z">
              <w:r w:rsidRPr="21BAFAFF">
                <w:rPr>
                  <w:rFonts w:ascii="Aptos Narrow" w:eastAsia="Aptos Narrow" w:hAnsi="Aptos Narrow" w:cs="Aptos Narrow"/>
                  <w:color w:val="000000" w:themeColor="text1"/>
                  <w:sz w:val="22"/>
                  <w:szCs w:val="22"/>
                </w:rPr>
                <w:t xml:space="preserve">BATCH_NBR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710D63EA" w14:textId="77777777" w:rsidR="00FD0930" w:rsidRDefault="00FD0930" w:rsidP="005262EA">
            <w:pPr>
              <w:rPr>
                <w:ins w:id="1813" w:author="Anup Nair" w:date="2025-11-02T01:01:00Z" w16du:dateUtc="2025-11-02T06:01:00Z"/>
              </w:rPr>
            </w:pPr>
            <w:ins w:id="1814" w:author="Anup Nair" w:date="2025-11-02T01:01:00Z" w16du:dateUtc="2025-11-02T06:01:00Z">
              <w:r w:rsidRPr="21BAFAFF">
                <w:rPr>
                  <w:rFonts w:ascii="Aptos Narrow" w:eastAsia="Aptos Narrow" w:hAnsi="Aptos Narrow" w:cs="Aptos Narrow"/>
                  <w:color w:val="000000" w:themeColor="text1"/>
                  <w:sz w:val="22"/>
                  <w:szCs w:val="22"/>
                </w:rPr>
                <w:t>1</w:t>
              </w:r>
            </w:ins>
          </w:p>
        </w:tc>
      </w:tr>
      <w:tr w:rsidR="00FD0930" w14:paraId="3E659D8F" w14:textId="77777777" w:rsidTr="005262EA">
        <w:trPr>
          <w:trHeight w:val="300"/>
          <w:ins w:id="1815" w:author="Anup Nair" w:date="2025-11-02T01:01:00Z"/>
        </w:trPr>
        <w:tc>
          <w:tcPr>
            <w:tcW w:w="2488" w:type="dxa"/>
            <w:tcBorders>
              <w:top w:val="single" w:sz="4" w:space="0" w:color="auto"/>
              <w:left w:val="single" w:sz="8" w:space="0" w:color="auto"/>
              <w:bottom w:val="single" w:sz="4" w:space="0" w:color="auto"/>
              <w:right w:val="single" w:sz="4" w:space="0" w:color="auto"/>
            </w:tcBorders>
            <w:tcMar>
              <w:top w:w="15" w:type="dxa"/>
              <w:left w:w="15" w:type="dxa"/>
              <w:right w:w="15" w:type="dxa"/>
            </w:tcMar>
            <w:vAlign w:val="bottom"/>
          </w:tcPr>
          <w:p w14:paraId="204635D1" w14:textId="77777777" w:rsidR="00FD0930" w:rsidRDefault="00FD0930" w:rsidP="005262EA">
            <w:pPr>
              <w:rPr>
                <w:ins w:id="1816" w:author="Anup Nair" w:date="2025-11-02T01:01:00Z" w16du:dateUtc="2025-11-02T06:01:00Z"/>
              </w:rPr>
            </w:pPr>
            <w:ins w:id="1817" w:author="Anup Nair" w:date="2025-11-02T01:01:00Z" w16du:dateUtc="2025-11-02T06:01:00Z">
              <w:r w:rsidRPr="21BAFAFF">
                <w:rPr>
                  <w:rFonts w:ascii="Aptos Narrow" w:eastAsia="Aptos Narrow" w:hAnsi="Aptos Narrow" w:cs="Aptos Narrow"/>
                  <w:color w:val="000000" w:themeColor="text1"/>
                  <w:sz w:val="22"/>
                  <w:szCs w:val="22"/>
                </w:rPr>
                <w:t xml:space="preserve">CRE_DTTM    </w:t>
              </w:r>
            </w:ins>
          </w:p>
        </w:tc>
        <w:tc>
          <w:tcPr>
            <w:tcW w:w="4404" w:type="dxa"/>
            <w:tcBorders>
              <w:top w:val="single" w:sz="4" w:space="0" w:color="auto"/>
              <w:left w:val="single" w:sz="4" w:space="0" w:color="auto"/>
              <w:bottom w:val="single" w:sz="4" w:space="0" w:color="auto"/>
              <w:right w:val="single" w:sz="8" w:space="0" w:color="auto"/>
            </w:tcBorders>
            <w:tcMar>
              <w:top w:w="15" w:type="dxa"/>
              <w:left w:w="15" w:type="dxa"/>
              <w:right w:w="15" w:type="dxa"/>
            </w:tcMar>
            <w:vAlign w:val="bottom"/>
          </w:tcPr>
          <w:p w14:paraId="408B6319" w14:textId="77777777" w:rsidR="00FD0930" w:rsidRDefault="00FD0930" w:rsidP="005262EA">
            <w:pPr>
              <w:rPr>
                <w:ins w:id="1818" w:author="Anup Nair" w:date="2025-11-02T01:01:00Z" w16du:dateUtc="2025-11-02T06:01:00Z"/>
              </w:rPr>
            </w:pPr>
            <w:ins w:id="1819" w:author="Anup Nair" w:date="2025-11-02T01:01:00Z" w16du:dateUtc="2025-11-02T06:01:00Z">
              <w:r w:rsidRPr="21BAFAFF">
                <w:rPr>
                  <w:rFonts w:ascii="Aptos Narrow" w:eastAsia="Aptos Narrow" w:hAnsi="Aptos Narrow" w:cs="Aptos Narrow"/>
                  <w:color w:val="000000" w:themeColor="text1"/>
                  <w:sz w:val="22"/>
                  <w:szCs w:val="22"/>
                </w:rPr>
                <w:t>SYSDATE</w:t>
              </w:r>
            </w:ins>
          </w:p>
        </w:tc>
      </w:tr>
      <w:tr w:rsidR="00FD0930" w14:paraId="6E5E701C" w14:textId="77777777" w:rsidTr="005262EA">
        <w:trPr>
          <w:trHeight w:val="300"/>
          <w:ins w:id="1820" w:author="Anup Nair" w:date="2025-11-02T01:01:00Z"/>
        </w:trPr>
        <w:tc>
          <w:tcPr>
            <w:tcW w:w="2488" w:type="dxa"/>
            <w:tcBorders>
              <w:top w:val="single" w:sz="4" w:space="0" w:color="auto"/>
              <w:left w:val="single" w:sz="8" w:space="0" w:color="auto"/>
              <w:bottom w:val="single" w:sz="8" w:space="0" w:color="auto"/>
              <w:right w:val="single" w:sz="4" w:space="0" w:color="auto"/>
            </w:tcBorders>
            <w:tcMar>
              <w:top w:w="15" w:type="dxa"/>
              <w:left w:w="15" w:type="dxa"/>
              <w:right w:w="15" w:type="dxa"/>
            </w:tcMar>
            <w:vAlign w:val="bottom"/>
          </w:tcPr>
          <w:p w14:paraId="5B5A4ADE" w14:textId="77777777" w:rsidR="00FD0930" w:rsidRDefault="00FD0930" w:rsidP="005262EA">
            <w:pPr>
              <w:rPr>
                <w:ins w:id="1821" w:author="Anup Nair" w:date="2025-11-02T01:01:00Z" w16du:dateUtc="2025-11-02T06:01:00Z"/>
              </w:rPr>
            </w:pPr>
            <w:ins w:id="1822" w:author="Anup Nair" w:date="2025-11-02T01:01:00Z" w16du:dateUtc="2025-11-02T06:01:00Z">
              <w:r w:rsidRPr="21BAFAFF">
                <w:rPr>
                  <w:rFonts w:ascii="Aptos Narrow" w:eastAsia="Aptos Narrow" w:hAnsi="Aptos Narrow" w:cs="Aptos Narrow"/>
                  <w:color w:val="000000" w:themeColor="text1"/>
                  <w:sz w:val="22"/>
                  <w:szCs w:val="22"/>
                </w:rPr>
                <w:t xml:space="preserve">VERSION     </w:t>
              </w:r>
            </w:ins>
          </w:p>
        </w:tc>
        <w:tc>
          <w:tcPr>
            <w:tcW w:w="4404" w:type="dxa"/>
            <w:tcBorders>
              <w:top w:val="single" w:sz="4" w:space="0" w:color="auto"/>
              <w:left w:val="single" w:sz="4" w:space="0" w:color="auto"/>
              <w:bottom w:val="single" w:sz="8" w:space="0" w:color="auto"/>
              <w:right w:val="single" w:sz="8" w:space="0" w:color="auto"/>
            </w:tcBorders>
            <w:tcMar>
              <w:top w:w="15" w:type="dxa"/>
              <w:left w:w="15" w:type="dxa"/>
              <w:right w:w="15" w:type="dxa"/>
            </w:tcMar>
            <w:vAlign w:val="bottom"/>
          </w:tcPr>
          <w:p w14:paraId="31F71146" w14:textId="77777777" w:rsidR="00FD0930" w:rsidRDefault="00FD0930" w:rsidP="005262EA">
            <w:pPr>
              <w:rPr>
                <w:ins w:id="1823" w:author="Anup Nair" w:date="2025-11-02T01:01:00Z" w16du:dateUtc="2025-11-02T06:01:00Z"/>
              </w:rPr>
            </w:pPr>
            <w:ins w:id="1824" w:author="Anup Nair" w:date="2025-11-02T01:01:00Z" w16du:dateUtc="2025-11-02T06:01:00Z">
              <w:r w:rsidRPr="21BAFAFF">
                <w:rPr>
                  <w:rFonts w:ascii="Aptos Narrow" w:eastAsia="Aptos Narrow" w:hAnsi="Aptos Narrow" w:cs="Aptos Narrow"/>
                  <w:color w:val="000000" w:themeColor="text1"/>
                  <w:sz w:val="22"/>
                  <w:szCs w:val="22"/>
                </w:rPr>
                <w:t>1</w:t>
              </w:r>
            </w:ins>
          </w:p>
        </w:tc>
      </w:tr>
    </w:tbl>
    <w:p w14:paraId="26103C11" w14:textId="77777777" w:rsidR="00FD0930" w:rsidRDefault="00FD0930" w:rsidP="00FD0930">
      <w:pPr>
        <w:pStyle w:val="BodyText"/>
        <w:rPr>
          <w:rFonts w:ascii="Calibri" w:eastAsia="Century Gothic" w:hAnsi="Calibri"/>
        </w:rPr>
      </w:pPr>
    </w:p>
    <w:p w14:paraId="6FADA368" w14:textId="5541943E" w:rsidR="002268F6" w:rsidRPr="00DA148B" w:rsidRDefault="006032F9" w:rsidP="00DA148B">
      <w:pPr>
        <w:pStyle w:val="BodyText"/>
        <w:numPr>
          <w:ilvl w:val="0"/>
          <w:numId w:val="32"/>
        </w:numPr>
        <w:rPr>
          <w:ins w:id="1825" w:author="Anup Nair" w:date="2025-11-02T01:05:00Z" w16du:dateUtc="2025-11-02T06:05:00Z"/>
          <w:rFonts w:ascii="Calibri" w:eastAsia="Century Gothic" w:hAnsi="Calibri"/>
        </w:rPr>
      </w:pPr>
      <w:ins w:id="1826" w:author="Anup Nair" w:date="2025-11-02T01:05:00Z" w16du:dateUtc="2025-11-02T06:05:00Z">
        <w:r w:rsidRPr="004B2325">
          <w:rPr>
            <w:rFonts w:ascii="Calibri" w:eastAsia="Century Gothic" w:hAnsi="Calibri"/>
            <w:rPrChange w:id="1827" w:author="Anup Nair" w:date="2025-11-02T01:08:00Z" w16du:dateUtc="2025-11-02T06:08:00Z">
              <w:rPr>
                <w:rFonts w:eastAsia="Century Gothic"/>
              </w:rPr>
            </w:rPrChange>
          </w:rPr>
          <w:t>If Ancillary</w:t>
        </w:r>
      </w:ins>
      <w:r w:rsidR="00FD0930">
        <w:rPr>
          <w:rFonts w:ascii="Calibri" w:eastAsia="Century Gothic" w:hAnsi="Calibri"/>
        </w:rPr>
        <w:t>/Claim</w:t>
      </w:r>
      <w:ins w:id="1828" w:author="Anup Nair" w:date="2025-11-02T01:05:00Z" w16du:dateUtc="2025-11-02T06:05:00Z">
        <w:r w:rsidRPr="004B2325">
          <w:rPr>
            <w:rFonts w:ascii="Calibri" w:eastAsia="Century Gothic" w:hAnsi="Calibri"/>
            <w:rPrChange w:id="1829" w:author="Anup Nair" w:date="2025-11-02T01:08:00Z" w16du:dateUtc="2025-11-02T06:08:00Z">
              <w:rPr>
                <w:rFonts w:eastAsia="Century Gothic"/>
              </w:rPr>
            </w:rPrChange>
          </w:rPr>
          <w:t xml:space="preserve"> bill is created and </w:t>
        </w:r>
      </w:ins>
      <w:ins w:id="1830" w:author="Anup Nair" w:date="2025-11-02T01:07:00Z" w16du:dateUtc="2025-11-02T06:07:00Z">
        <w:r w:rsidR="000E0663" w:rsidRPr="004B2325">
          <w:rPr>
            <w:rFonts w:ascii="Calibri" w:eastAsia="Century Gothic" w:hAnsi="Calibri"/>
            <w:rPrChange w:id="1831" w:author="Anup Nair" w:date="2025-11-02T01:08:00Z" w16du:dateUtc="2025-11-02T06:08:00Z">
              <w:rPr>
                <w:rFonts w:eastAsia="Century Gothic"/>
              </w:rPr>
            </w:rPrChange>
          </w:rPr>
          <w:t>cancelled</w:t>
        </w:r>
      </w:ins>
      <w:ins w:id="1832" w:author="Anup Nair" w:date="2025-11-02T01:05:00Z" w16du:dateUtc="2025-11-02T06:05:00Z">
        <w:r w:rsidRPr="004B2325">
          <w:rPr>
            <w:rFonts w:ascii="Calibri" w:eastAsia="Century Gothic" w:hAnsi="Calibri"/>
            <w:rPrChange w:id="1833" w:author="Anup Nair" w:date="2025-11-02T01:08:00Z" w16du:dateUtc="2025-11-02T06:08:00Z">
              <w:rPr>
                <w:rFonts w:eastAsia="Century Gothic"/>
              </w:rPr>
            </w:rPrChange>
          </w:rPr>
          <w:t xml:space="preserve"> on the same day</w:t>
        </w:r>
      </w:ins>
      <w:ins w:id="1834" w:author="Anup Nair" w:date="2025-11-05T17:35:00Z" w16du:dateUtc="2025-11-05T22:35:00Z">
        <w:r w:rsidR="00DA148B">
          <w:rPr>
            <w:rFonts w:ascii="Calibri" w:eastAsia="Century Gothic" w:hAnsi="Calibri"/>
          </w:rPr>
          <w:t>, we don’t want to send any entry to GCP</w:t>
        </w:r>
      </w:ins>
      <w:ins w:id="1835" w:author="Anup Nair" w:date="2025-11-02T01:05:00Z" w16du:dateUtc="2025-11-02T06:05:00Z">
        <w:r w:rsidRPr="004B2325">
          <w:rPr>
            <w:rFonts w:ascii="Calibri" w:eastAsia="Century Gothic" w:hAnsi="Calibri"/>
            <w:rPrChange w:id="1836" w:author="Anup Nair" w:date="2025-11-02T01:08:00Z" w16du:dateUtc="2025-11-02T06:08:00Z">
              <w:rPr>
                <w:rFonts w:eastAsia="Century Gothic"/>
              </w:rPr>
            </w:rPrChange>
          </w:rPr>
          <w:t xml:space="preserve">. </w:t>
        </w:r>
        <w:r w:rsidRPr="00DA148B">
          <w:rPr>
            <w:rFonts w:ascii="Calibri" w:eastAsia="Century Gothic" w:hAnsi="Calibri"/>
            <w:rPrChange w:id="1837" w:author="Anup Nair" w:date="2025-11-05T17:35:00Z" w16du:dateUtc="2025-11-05T22:35:00Z">
              <w:rPr>
                <w:rFonts w:eastAsia="Century Gothic"/>
              </w:rPr>
            </w:rPrChange>
          </w:rPr>
          <w:t>To achieve this, f</w:t>
        </w:r>
      </w:ins>
      <w:ins w:id="1838" w:author="Anup Nair" w:date="2025-11-02T01:04:00Z" w16du:dateUtc="2025-11-02T06:04:00Z">
        <w:r w:rsidR="00336E87" w:rsidRPr="00DA148B">
          <w:rPr>
            <w:rFonts w:ascii="Calibri" w:eastAsia="Century Gothic" w:hAnsi="Calibri"/>
            <w:rPrChange w:id="1839" w:author="Anup Nair" w:date="2025-11-05T17:35:00Z" w16du:dateUtc="2025-11-05T22:35:00Z">
              <w:rPr>
                <w:rFonts w:eastAsia="Century Gothic"/>
              </w:rPr>
            </w:rPrChange>
          </w:rPr>
          <w:t xml:space="preserve">or given bill id, check in </w:t>
        </w:r>
        <w:r w:rsidR="00336E87" w:rsidRPr="00DA148B">
          <w:rPr>
            <w:rFonts w:ascii="Calibri" w:eastAsia="Century Gothic" w:hAnsi="Calibri"/>
          </w:rPr>
          <w:t xml:space="preserve">F1-GEN_PROC, if there are any entry for same bill id and </w:t>
        </w:r>
        <w:r w:rsidRPr="00DA148B">
          <w:rPr>
            <w:rFonts w:ascii="Calibri" w:eastAsia="Century Gothic" w:hAnsi="Calibri"/>
          </w:rPr>
          <w:t>PK_VALUE3 = ‘PENDING’</w:t>
        </w:r>
      </w:ins>
      <w:ins w:id="1840" w:author="Anup Nair" w:date="2025-11-02T01:06:00Z" w16du:dateUtc="2025-11-02T06:06:00Z">
        <w:r w:rsidR="006C5B1A" w:rsidRPr="00DA148B">
          <w:rPr>
            <w:rFonts w:ascii="Calibri" w:eastAsia="Century Gothic" w:hAnsi="Calibri"/>
          </w:rPr>
          <w:t xml:space="preserve"> and PK_VALUE4 = ‘BS’</w:t>
        </w:r>
      </w:ins>
      <w:ins w:id="1841" w:author="Anup Nair" w:date="2025-11-02T01:05:00Z" w16du:dateUtc="2025-11-02T06:05:00Z">
        <w:r w:rsidRPr="00DA148B">
          <w:rPr>
            <w:rFonts w:ascii="Calibri" w:eastAsia="Century Gothic" w:hAnsi="Calibri"/>
          </w:rPr>
          <w:t>.</w:t>
        </w:r>
      </w:ins>
    </w:p>
    <w:p w14:paraId="432DF4F1" w14:textId="6A63B476" w:rsidR="006032F9" w:rsidRPr="004B2325" w:rsidRDefault="006032F9" w:rsidP="00FD0930">
      <w:pPr>
        <w:pStyle w:val="BodyText"/>
        <w:numPr>
          <w:ilvl w:val="1"/>
          <w:numId w:val="32"/>
        </w:numPr>
        <w:rPr>
          <w:ins w:id="1842" w:author="Anup Nair" w:date="2025-11-02T01:07:00Z" w16du:dateUtc="2025-11-02T06:07:00Z"/>
          <w:rFonts w:ascii="Calibri" w:eastAsia="Century Gothic" w:hAnsi="Calibri"/>
          <w:rPrChange w:id="1843" w:author="Anup Nair" w:date="2025-11-02T01:08:00Z" w16du:dateUtc="2025-11-02T06:08:00Z">
            <w:rPr>
              <w:ins w:id="1844" w:author="Anup Nair" w:date="2025-11-02T01:07:00Z" w16du:dateUtc="2025-11-02T06:07:00Z"/>
              <w:rFonts w:ascii="Aptos Narrow" w:eastAsia="Aptos Narrow" w:hAnsi="Aptos Narrow" w:cs="Aptos Narrow"/>
              <w:i/>
              <w:iCs/>
              <w:color w:val="000000" w:themeColor="text1"/>
              <w:sz w:val="22"/>
              <w:szCs w:val="22"/>
            </w:rPr>
          </w:rPrChange>
        </w:rPr>
      </w:pPr>
      <w:ins w:id="1845" w:author="Anup Nair" w:date="2025-11-02T01:05:00Z" w16du:dateUtc="2025-11-02T06:05:00Z">
        <w:r>
          <w:rPr>
            <w:rFonts w:ascii="Calibri" w:eastAsia="Century Gothic" w:hAnsi="Calibri"/>
          </w:rPr>
          <w:t xml:space="preserve">If </w:t>
        </w:r>
      </w:ins>
      <w:ins w:id="1846" w:author="Anup Nair" w:date="2025-11-02T01:13:00Z" w16du:dateUtc="2025-11-02T06:13:00Z">
        <w:r w:rsidR="008D090B">
          <w:rPr>
            <w:rFonts w:ascii="Calibri" w:eastAsia="Century Gothic" w:hAnsi="Calibri"/>
          </w:rPr>
          <w:t>yes</w:t>
        </w:r>
      </w:ins>
      <w:ins w:id="1847" w:author="Anup Nair" w:date="2025-11-02T01:05:00Z" w16du:dateUtc="2025-11-02T06:05:00Z">
        <w:r>
          <w:rPr>
            <w:rFonts w:ascii="Calibri" w:eastAsia="Century Gothic" w:hAnsi="Calibri"/>
          </w:rPr>
          <w:t xml:space="preserve">, update </w:t>
        </w:r>
      </w:ins>
      <w:ins w:id="1848" w:author="Anup Nair" w:date="2025-11-05T17:35:00Z" w16du:dateUtc="2025-11-05T22:35:00Z">
        <w:r w:rsidR="00695E94">
          <w:rPr>
            <w:rFonts w:ascii="Calibri" w:eastAsia="Century Gothic" w:hAnsi="Calibri"/>
          </w:rPr>
          <w:t xml:space="preserve">BS </w:t>
        </w:r>
      </w:ins>
      <w:ins w:id="1849" w:author="Anup Nair" w:date="2025-11-02T01:06:00Z" w16du:dateUtc="2025-11-02T06:06:00Z">
        <w:r w:rsidR="003C40BB">
          <w:rPr>
            <w:rFonts w:ascii="Calibri" w:eastAsia="Century Gothic" w:hAnsi="Calibri"/>
          </w:rPr>
          <w:t xml:space="preserve">entry </w:t>
        </w:r>
      </w:ins>
      <w:ins w:id="1850" w:author="Anup Nair" w:date="2025-11-02T01:07:00Z" w16du:dateUtc="2025-11-02T06:07:00Z">
        <w:r w:rsidR="003C40BB">
          <w:rPr>
            <w:rFonts w:ascii="Calibri" w:eastAsia="Century Gothic" w:hAnsi="Calibri"/>
          </w:rPr>
          <w:t>PK</w:t>
        </w:r>
        <w:r w:rsidR="003C40BB" w:rsidRPr="004B2325">
          <w:rPr>
            <w:rFonts w:ascii="Calibri" w:eastAsia="Century Gothic" w:hAnsi="Calibri"/>
            <w:rPrChange w:id="1851" w:author="Anup Nair" w:date="2025-11-02T01:08:00Z" w16du:dateUtc="2025-11-02T06:08:00Z">
              <w:rPr>
                <w:rFonts w:ascii="Aptos Narrow" w:eastAsia="Aptos Narrow" w:hAnsi="Aptos Narrow" w:cs="Aptos Narrow"/>
                <w:i/>
                <w:iCs/>
                <w:color w:val="000000" w:themeColor="text1"/>
                <w:sz w:val="22"/>
                <w:szCs w:val="22"/>
              </w:rPr>
            </w:rPrChange>
          </w:rPr>
          <w:t>_VALUE3 = ‘COMPLETE’</w:t>
        </w:r>
      </w:ins>
    </w:p>
    <w:p w14:paraId="386468E1" w14:textId="77777777" w:rsidR="00695E94" w:rsidRDefault="006A1A6C" w:rsidP="00695E94">
      <w:pPr>
        <w:pStyle w:val="BodyText"/>
        <w:ind w:left="1080"/>
        <w:rPr>
          <w:ins w:id="1852" w:author="Anup Nair" w:date="2025-11-05T17:35:00Z" w16du:dateUtc="2025-11-05T22:35:00Z"/>
          <w:rFonts w:ascii="Calibri" w:eastAsia="Century Gothic" w:hAnsi="Calibri"/>
        </w:rPr>
      </w:pPr>
      <w:ins w:id="1853" w:author="Anup Nair" w:date="2025-11-05T17:33:00Z" w16du:dateUtc="2025-11-05T22:33:00Z">
        <w:r>
          <w:rPr>
            <w:rFonts w:ascii="Calibri" w:eastAsia="Century Gothic" w:hAnsi="Calibri"/>
          </w:rPr>
          <w:t>Also make above new entry for cancel</w:t>
        </w:r>
      </w:ins>
      <w:ins w:id="1854" w:author="Anup Nair" w:date="2025-11-05T17:34:00Z" w16du:dateUtc="2025-11-05T22:34:00Z">
        <w:r w:rsidR="00DA148B">
          <w:rPr>
            <w:rFonts w:ascii="Calibri" w:eastAsia="Century Gothic" w:hAnsi="Calibri"/>
          </w:rPr>
          <w:t xml:space="preserve"> (BX)</w:t>
        </w:r>
      </w:ins>
      <w:ins w:id="1855" w:author="Anup Nair" w:date="2025-11-05T17:33:00Z" w16du:dateUtc="2025-11-05T22:33:00Z">
        <w:r>
          <w:rPr>
            <w:rFonts w:ascii="Calibri" w:eastAsia="Century Gothic" w:hAnsi="Calibri"/>
          </w:rPr>
          <w:t xml:space="preserve"> also to COMPLETE</w:t>
        </w:r>
      </w:ins>
      <w:ins w:id="1856" w:author="Anup Nair" w:date="2025-11-05T17:34:00Z" w16du:dateUtc="2025-11-05T22:34:00Z">
        <w:r>
          <w:rPr>
            <w:rFonts w:ascii="Calibri" w:eastAsia="Century Gothic" w:hAnsi="Calibri"/>
          </w:rPr>
          <w:t xml:space="preserve">. </w:t>
        </w:r>
      </w:ins>
    </w:p>
    <w:p w14:paraId="3D16499D" w14:textId="5E8837F5" w:rsidR="003C40BB" w:rsidRDefault="00272010">
      <w:pPr>
        <w:pStyle w:val="BodyText"/>
        <w:ind w:left="1080"/>
        <w:rPr>
          <w:ins w:id="1857" w:author="Anup Nair" w:date="2025-11-02T01:12:00Z" w16du:dateUtc="2025-11-02T06:12:00Z"/>
          <w:rFonts w:ascii="Calibri" w:eastAsia="Century Gothic" w:hAnsi="Calibri"/>
        </w:rPr>
        <w:pPrChange w:id="1858" w:author="Anup Nair" w:date="2025-11-05T17:35:00Z" w16du:dateUtc="2025-11-05T22:35:00Z">
          <w:pPr>
            <w:pStyle w:val="BodyText"/>
            <w:numPr>
              <w:ilvl w:val="1"/>
              <w:numId w:val="32"/>
            </w:numPr>
            <w:ind w:left="1440" w:hanging="360"/>
          </w:pPr>
        </w:pPrChange>
      </w:pPr>
      <w:ins w:id="1859" w:author="Anup Nair" w:date="2025-11-05T17:35:00Z" w16du:dateUtc="2025-11-05T22:35:00Z">
        <w:r>
          <w:rPr>
            <w:rFonts w:ascii="Calibri" w:eastAsia="Century Gothic" w:hAnsi="Calibri"/>
          </w:rPr>
          <w:t xml:space="preserve">b. </w:t>
        </w:r>
      </w:ins>
      <w:ins w:id="1860" w:author="Anup Nair" w:date="2025-11-02T01:07:00Z" w16du:dateUtc="2025-11-02T06:07:00Z">
        <w:r w:rsidR="003C40BB" w:rsidRPr="004B2325">
          <w:rPr>
            <w:rFonts w:ascii="Calibri" w:eastAsia="Century Gothic" w:hAnsi="Calibri"/>
            <w:rPrChange w:id="1861" w:author="Anup Nair" w:date="2025-11-02T01:08:00Z" w16du:dateUtc="2025-11-02T06:08:00Z">
              <w:rPr>
                <w:rFonts w:ascii="Aptos Narrow" w:eastAsia="Aptos Narrow" w:hAnsi="Aptos Narrow" w:cs="Aptos Narrow"/>
                <w:i/>
                <w:iCs/>
                <w:color w:val="000000" w:themeColor="text1"/>
                <w:sz w:val="22"/>
                <w:szCs w:val="22"/>
              </w:rPr>
            </w:rPrChange>
          </w:rPr>
          <w:t xml:space="preserve">If No, </w:t>
        </w:r>
        <w:r w:rsidR="000E0663" w:rsidRPr="004B2325">
          <w:rPr>
            <w:rFonts w:ascii="Calibri" w:eastAsia="Century Gothic" w:hAnsi="Calibri"/>
            <w:rPrChange w:id="1862" w:author="Anup Nair" w:date="2025-11-02T01:08:00Z" w16du:dateUtc="2025-11-02T06:08:00Z">
              <w:rPr>
                <w:rFonts w:ascii="Aptos Narrow" w:eastAsia="Aptos Narrow" w:hAnsi="Aptos Narrow" w:cs="Aptos Narrow"/>
                <w:i/>
                <w:iCs/>
                <w:color w:val="000000" w:themeColor="text1"/>
                <w:sz w:val="22"/>
                <w:szCs w:val="22"/>
              </w:rPr>
            </w:rPrChange>
          </w:rPr>
          <w:t>no update</w:t>
        </w:r>
        <w:r w:rsidR="004B2325" w:rsidRPr="004B2325">
          <w:rPr>
            <w:rFonts w:ascii="Calibri" w:eastAsia="Century Gothic" w:hAnsi="Calibri"/>
            <w:rPrChange w:id="1863" w:author="Anup Nair" w:date="2025-11-02T01:08:00Z" w16du:dateUtc="2025-11-02T06:08:00Z">
              <w:rPr>
                <w:rFonts w:ascii="Aptos Narrow" w:eastAsia="Aptos Narrow" w:hAnsi="Aptos Narrow" w:cs="Aptos Narrow"/>
                <w:i/>
                <w:iCs/>
                <w:color w:val="000000" w:themeColor="text1"/>
                <w:sz w:val="22"/>
                <w:szCs w:val="22"/>
              </w:rPr>
            </w:rPrChange>
          </w:rPr>
          <w:t xml:space="preserve"> </w:t>
        </w:r>
      </w:ins>
      <w:ins w:id="1864" w:author="Anup Nair" w:date="2025-11-02T01:14:00Z" w16du:dateUtc="2025-11-02T06:14:00Z">
        <w:r w:rsidR="008D090B" w:rsidRPr="008D090B">
          <w:rPr>
            <w:rFonts w:ascii="Calibri" w:eastAsia="Century Gothic" w:hAnsi="Calibri"/>
          </w:rPr>
          <w:t>is required</w:t>
        </w:r>
      </w:ins>
      <w:ins w:id="1865" w:author="Anup Nair" w:date="2025-11-02T01:07:00Z" w16du:dateUtc="2025-11-02T06:07:00Z">
        <w:r w:rsidR="004B2325" w:rsidRPr="004B2325">
          <w:rPr>
            <w:rFonts w:ascii="Calibri" w:eastAsia="Century Gothic" w:hAnsi="Calibri"/>
            <w:rPrChange w:id="1866" w:author="Anup Nair" w:date="2025-11-02T01:08:00Z" w16du:dateUtc="2025-11-02T06:08:00Z">
              <w:rPr>
                <w:rFonts w:ascii="Aptos Narrow" w:eastAsia="Aptos Narrow" w:hAnsi="Aptos Narrow" w:cs="Aptos Narrow"/>
                <w:i/>
                <w:iCs/>
                <w:color w:val="000000" w:themeColor="text1"/>
                <w:sz w:val="22"/>
                <w:szCs w:val="22"/>
              </w:rPr>
            </w:rPrChange>
          </w:rPr>
          <w:t>.</w:t>
        </w:r>
      </w:ins>
    </w:p>
    <w:p w14:paraId="6515EA3E" w14:textId="77777777" w:rsidR="007A7EA7" w:rsidRDefault="007A7EA7" w:rsidP="007F1B72">
      <w:pPr>
        <w:pStyle w:val="Heading4"/>
        <w:ind w:left="0" w:firstLine="0"/>
        <w:rPr>
          <w:del w:id="1867" w:author="Anup Nair" w:date="2025-11-02T01:11:00Z" w16du:dateUtc="2025-11-02T05:11:00Z"/>
          <w:rFonts w:ascii="Century Gothic" w:hAnsi="Century Gothic" w:cs="Century Gothic"/>
        </w:rPr>
      </w:pPr>
    </w:p>
    <w:p w14:paraId="0F8A7597" w14:textId="3745A8AC" w:rsidR="7059F9B6" w:rsidRPr="00003393" w:rsidRDefault="4D4F79FE" w:rsidP="00003393">
      <w:pPr>
        <w:pStyle w:val="Heading3"/>
        <w:numPr>
          <w:ilvl w:val="3"/>
          <w:numId w:val="16"/>
        </w:numPr>
        <w:rPr>
          <w:rFonts w:eastAsia="Century Gothic"/>
        </w:rPr>
      </w:pPr>
      <w:del w:id="1868" w:author="Anup Nair" w:date="2025-11-02T01:11:00Z" w16du:dateUtc="2025-11-02T05:11:00Z">
        <w:r w:rsidRPr="00003393">
          <w:rPr>
            <w:rFonts w:eastAsia="Century Gothic"/>
          </w:rPr>
          <w:delText xml:space="preserve"> </w:delText>
        </w:r>
      </w:del>
      <w:bookmarkStart w:id="1869" w:name="_Toc284519115"/>
      <w:bookmarkStart w:id="1870" w:name="_Toc503151908"/>
      <w:bookmarkStart w:id="1871" w:name="_Toc1935892361"/>
      <w:r w:rsidR="3364077D" w:rsidRPr="00003393">
        <w:rPr>
          <w:rFonts w:eastAsia="Century Gothic"/>
        </w:rPr>
        <w:t xml:space="preserve">New Batch </w:t>
      </w:r>
      <w:r w:rsidR="7C314209" w:rsidRPr="00003393">
        <w:t>code</w:t>
      </w:r>
      <w:r w:rsidR="0278CB11" w:rsidRPr="00003393">
        <w:t xml:space="preserve"> </w:t>
      </w:r>
      <w:r w:rsidR="3364077D" w:rsidRPr="00003393">
        <w:rPr>
          <w:rFonts w:eastAsia="Century Gothic"/>
        </w:rPr>
        <w:t>- CM-</w:t>
      </w:r>
      <w:r w:rsidR="0278CB11" w:rsidRPr="00003393">
        <w:t>SUFE</w:t>
      </w:r>
      <w:r w:rsidR="1C20B5C1" w:rsidRPr="00003393">
        <w:t>L</w:t>
      </w:r>
      <w:r w:rsidR="3364077D" w:rsidRPr="00003393">
        <w:rPr>
          <w:rFonts w:eastAsia="Century Gothic"/>
        </w:rPr>
        <w:t xml:space="preserve"> – </w:t>
      </w:r>
      <w:r w:rsidR="00F41A57">
        <w:rPr>
          <w:rFonts w:eastAsia="Century Gothic"/>
        </w:rPr>
        <w:t xml:space="preserve">Electronic - </w:t>
      </w:r>
      <w:r w:rsidR="3364077D" w:rsidRPr="00003393">
        <w:rPr>
          <w:rFonts w:eastAsia="Century Gothic"/>
        </w:rPr>
        <w:t>Supplemental File Generation</w:t>
      </w:r>
      <w:bookmarkEnd w:id="1869"/>
      <w:bookmarkEnd w:id="1870"/>
      <w:bookmarkEnd w:id="1871"/>
    </w:p>
    <w:p w14:paraId="02B9ECEE" w14:textId="13E25D91" w:rsidR="6B6816A7" w:rsidRPr="00731060" w:rsidRDefault="6B6816A7" w:rsidP="21BAFAFF">
      <w:pPr>
        <w:pStyle w:val="BodyText"/>
        <w:rPr>
          <w:rFonts w:ascii="Calibri" w:hAnsi="Calibri"/>
        </w:rPr>
      </w:pPr>
      <w:r w:rsidRPr="00731060">
        <w:rPr>
          <w:rFonts w:ascii="Calibri" w:hAnsi="Calibri"/>
        </w:rPr>
        <w:t>Batch Parameter -</w:t>
      </w:r>
    </w:p>
    <w:p w14:paraId="6847A444" w14:textId="2E65730B" w:rsidR="6B6816A7" w:rsidRPr="00731060" w:rsidRDefault="6B6816A7" w:rsidP="21BAFAFF">
      <w:pPr>
        <w:pStyle w:val="BodyText"/>
        <w:rPr>
          <w:rFonts w:ascii="Calibri" w:hAnsi="Calibri"/>
        </w:rPr>
      </w:pPr>
      <w:r w:rsidRPr="00731060">
        <w:rPr>
          <w:rFonts w:ascii="Calibri" w:hAnsi="Calibri"/>
        </w:rPr>
        <w:t>Param 1 – Supplemental File value : ELECTRONIC</w:t>
      </w:r>
    </w:p>
    <w:p w14:paraId="6B5E44EA" w14:textId="77777777" w:rsidR="000B284D" w:rsidRPr="00731060" w:rsidDel="00C04BB9" w:rsidRDefault="000B284D" w:rsidP="000B284D">
      <w:pPr>
        <w:pStyle w:val="BodyText"/>
        <w:rPr>
          <w:del w:id="1872" w:author="Anup Nair" w:date="2025-10-23T01:22:00Z" w16du:dateUtc="2025-10-23T05:22:00Z"/>
          <w:rFonts w:ascii="Calibri" w:hAnsi="Calibri"/>
        </w:rPr>
      </w:pPr>
      <w:del w:id="1873" w:author="Anup Nair" w:date="2025-10-23T01:22:00Z" w16du:dateUtc="2025-10-23T05:22:00Z">
        <w:r w:rsidRPr="00731060" w:rsidDel="00C04BB9">
          <w:rPr>
            <w:rFonts w:ascii="Calibri" w:hAnsi="Calibri"/>
          </w:rPr>
          <w:delText>Parm 2 – File Path :</w:delText>
        </w:r>
      </w:del>
    </w:p>
    <w:p w14:paraId="1A86C3CA" w14:textId="77777777" w:rsidR="000B284D" w:rsidRPr="00731060" w:rsidDel="00C04BB9" w:rsidRDefault="000B284D" w:rsidP="000B284D">
      <w:pPr>
        <w:pStyle w:val="BodyText"/>
        <w:rPr>
          <w:del w:id="1874" w:author="Anup Nair" w:date="2025-10-23T01:22:00Z" w16du:dateUtc="2025-10-23T05:22:00Z"/>
          <w:rFonts w:ascii="Calibri" w:hAnsi="Calibri"/>
        </w:rPr>
      </w:pPr>
      <w:del w:id="1875" w:author="Anup Nair" w:date="2025-10-23T01:22:00Z" w16du:dateUtc="2025-10-23T05:22:00Z">
        <w:r w:rsidRPr="00731060" w:rsidDel="00C04BB9">
          <w:rPr>
            <w:rFonts w:ascii="Calibri" w:hAnsi="Calibri"/>
          </w:rPr>
          <w:delText>Parm 3 – File Name :</w:delText>
        </w:r>
      </w:del>
    </w:p>
    <w:p w14:paraId="25F3AE1D" w14:textId="136551BD" w:rsidR="000A2CF5" w:rsidRPr="00731060" w:rsidRDefault="000A2CF5" w:rsidP="000B284D">
      <w:pPr>
        <w:pStyle w:val="BodyText"/>
        <w:rPr>
          <w:rFonts w:ascii="Calibri" w:hAnsi="Calibri"/>
        </w:rPr>
      </w:pPr>
      <w:r w:rsidRPr="00731060">
        <w:rPr>
          <w:rFonts w:ascii="Calibri" w:hAnsi="Calibri"/>
        </w:rPr>
        <w:t xml:space="preserve">Parm 4 </w:t>
      </w:r>
      <w:r w:rsidR="003D3C8F" w:rsidRPr="00731060">
        <w:rPr>
          <w:rFonts w:ascii="Calibri" w:hAnsi="Calibri"/>
        </w:rPr>
        <w:t>–</w:t>
      </w:r>
      <w:r w:rsidRPr="00731060">
        <w:rPr>
          <w:rFonts w:ascii="Calibri" w:hAnsi="Calibri"/>
        </w:rPr>
        <w:t xml:space="preserve"> </w:t>
      </w:r>
      <w:r w:rsidR="003D3C8F" w:rsidRPr="00731060">
        <w:rPr>
          <w:rFonts w:ascii="Calibri" w:hAnsi="Calibri"/>
        </w:rPr>
        <w:t>Write to file count:</w:t>
      </w:r>
    </w:p>
    <w:p w14:paraId="4A67A592" w14:textId="11C8911B" w:rsidR="000B284D" w:rsidRPr="00731060" w:rsidRDefault="00C04BB9" w:rsidP="00731060">
      <w:pPr>
        <w:pStyle w:val="BodyText"/>
        <w:rPr>
          <w:rFonts w:ascii="Calibri" w:eastAsia="Century Gothic" w:hAnsi="Calibri"/>
        </w:rPr>
      </w:pPr>
      <w:ins w:id="1876" w:author="Anup Nair" w:date="2025-10-23T01:22:00Z" w16du:dateUtc="2025-10-23T05:22:00Z">
        <w:r>
          <w:rPr>
            <w:rFonts w:ascii="Calibri" w:eastAsia="Century Gothic" w:hAnsi="Calibri"/>
          </w:rPr>
          <w:t xml:space="preserve">Parm </w:t>
        </w:r>
        <w:r w:rsidR="00C32ED9">
          <w:rPr>
            <w:rFonts w:ascii="Calibri" w:eastAsia="Century Gothic" w:hAnsi="Calibri"/>
          </w:rPr>
          <w:t xml:space="preserve">5 – Environment </w:t>
        </w:r>
        <w:r w:rsidR="005769A2">
          <w:rPr>
            <w:rFonts w:ascii="Calibri" w:eastAsia="Century Gothic" w:hAnsi="Calibri"/>
          </w:rPr>
          <w:t>Value : (TEST or PROD)</w:t>
        </w:r>
      </w:ins>
    </w:p>
    <w:p w14:paraId="1CC88153" w14:textId="4AD0E17F" w:rsidR="4014D2C9" w:rsidRPr="00731060" w:rsidRDefault="01B2CCA9" w:rsidP="00731060">
      <w:pPr>
        <w:pStyle w:val="BodyText"/>
        <w:rPr>
          <w:rFonts w:ascii="Calibri" w:eastAsia="Century Gothic" w:hAnsi="Calibri"/>
        </w:rPr>
      </w:pPr>
      <w:r w:rsidRPr="00731060">
        <w:rPr>
          <w:rFonts w:ascii="Calibri" w:eastAsia="Century Gothic" w:hAnsi="Calibri"/>
        </w:rPr>
        <w:t>Get job worker query would be -</w:t>
      </w:r>
    </w:p>
    <w:p w14:paraId="33236D8A" w14:textId="2EB320A8" w:rsidR="035E4F22" w:rsidRPr="00731060" w:rsidRDefault="035E4F22" w:rsidP="00731060">
      <w:pPr>
        <w:pStyle w:val="BodyText"/>
        <w:rPr>
          <w:rFonts w:ascii="Calibri" w:eastAsia="Century Gothic" w:hAnsi="Calibri"/>
        </w:rPr>
      </w:pPr>
      <w:r w:rsidRPr="00731060">
        <w:rPr>
          <w:rFonts w:ascii="Calibri" w:eastAsia="Century Gothic" w:hAnsi="Calibri"/>
        </w:rPr>
        <w:t>For Claims ---</w:t>
      </w:r>
    </w:p>
    <w:p w14:paraId="05212110" w14:textId="77777777" w:rsidR="006D163D" w:rsidRPr="00731060" w:rsidRDefault="006D163D" w:rsidP="00731060">
      <w:pPr>
        <w:pStyle w:val="BodyText"/>
        <w:rPr>
          <w:rFonts w:ascii="Calibri" w:eastAsia="Century Gothic" w:hAnsi="Calibri"/>
        </w:rPr>
      </w:pPr>
      <w:r w:rsidRPr="00731060">
        <w:rPr>
          <w:rFonts w:ascii="Calibri" w:eastAsia="Century Gothic" w:hAnsi="Calibri"/>
        </w:rPr>
        <w:t>Query –</w:t>
      </w:r>
    </w:p>
    <w:p w14:paraId="62FE05BA" w14:textId="77777777"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SELECT DISTINCT</w:t>
      </w:r>
      <w:r>
        <w:rPr>
          <w:rFonts w:ascii="Century Gothic" w:eastAsia="Century Gothic" w:hAnsi="Century Gothic" w:cs="Century Gothic"/>
        </w:rPr>
        <w:t>, PK_VALUE1 as ParentPerId</w:t>
      </w:r>
    </w:p>
    <w:p w14:paraId="462EA323" w14:textId="77777777"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 xml:space="preserve">    bchgchr.adhoc_char_val AS carrier_id</w:t>
      </w:r>
    </w:p>
    <w:p w14:paraId="06354525" w14:textId="77777777"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FROM f1_gen_proc proc</w:t>
      </w:r>
    </w:p>
    <w:p w14:paraId="44AA3E3C" w14:textId="77777777"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JOIN ci_bseg bseg ON bseg.bill_id = proc.pk_value2</w:t>
      </w:r>
    </w:p>
    <w:p w14:paraId="52225A90" w14:textId="77777777"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JOIN ci_bseg_calc bcalc ON bcalc.bseg_id = bseg.bseg_id</w:t>
      </w:r>
    </w:p>
    <w:p w14:paraId="0AF92D31" w14:textId="77777777"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JOIN ci_bill_chg_char bchgchr ON bchgchr.billable_chg_id = bcalc.billable_chg_id</w:t>
      </w:r>
    </w:p>
    <w:p w14:paraId="14477357" w14:textId="77777777"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 xml:space="preserve">    AND bchgchr.char_type_cd = 'CM-CARR'</w:t>
      </w:r>
    </w:p>
    <w:p w14:paraId="14208F79" w14:textId="2218D5E0"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 xml:space="preserve">WHERE proc.maint_obj_cd = </w:t>
      </w:r>
      <w:r w:rsidR="009D24E2" w:rsidRPr="009D24E2">
        <w:rPr>
          <w:rFonts w:ascii="Century Gothic" w:eastAsia="Century Gothic" w:hAnsi="Century Gothic" w:cs="Century Gothic"/>
        </w:rPr>
        <w:t>:maintObjCd</w:t>
      </w:r>
    </w:p>
    <w:p w14:paraId="402CD7A5" w14:textId="3721F403" w:rsidR="006D163D" w:rsidRPr="00014E0E" w:rsidRDefault="006D163D" w:rsidP="006D163D">
      <w:pPr>
        <w:rPr>
          <w:rFonts w:ascii="Century Gothic" w:eastAsia="Century Gothic" w:hAnsi="Century Gothic" w:cs="Century Gothic"/>
        </w:rPr>
      </w:pPr>
      <w:r w:rsidRPr="00014E0E">
        <w:rPr>
          <w:rFonts w:ascii="Century Gothic" w:eastAsia="Century Gothic" w:hAnsi="Century Gothic" w:cs="Century Gothic"/>
        </w:rPr>
        <w:t xml:space="preserve">  AND proc.pk_value4 = </w:t>
      </w:r>
      <w:r w:rsidR="001A42B4" w:rsidRPr="001A42B4">
        <w:rPr>
          <w:rFonts w:ascii="Century Gothic" w:eastAsia="Century Gothic" w:hAnsi="Century Gothic" w:cs="Century Gothic"/>
        </w:rPr>
        <w:t>:statusCd</w:t>
      </w:r>
    </w:p>
    <w:p w14:paraId="1359A1BF" w14:textId="45776FE7" w:rsidR="006D163D" w:rsidRDefault="006D163D" w:rsidP="006D163D">
      <w:pPr>
        <w:rPr>
          <w:rFonts w:ascii="Century Gothic" w:eastAsia="Century Gothic" w:hAnsi="Century Gothic" w:cs="Century Gothic"/>
        </w:rPr>
      </w:pPr>
      <w:r w:rsidRPr="00014E0E">
        <w:rPr>
          <w:rFonts w:ascii="Century Gothic" w:eastAsia="Century Gothic" w:hAnsi="Century Gothic" w:cs="Century Gothic"/>
        </w:rPr>
        <w:t xml:space="preserve">  AND proc.pk_value3 = </w:t>
      </w:r>
      <w:r w:rsidR="00AC741A" w:rsidRPr="00AC741A">
        <w:rPr>
          <w:rFonts w:ascii="Century Gothic" w:eastAsia="Century Gothic" w:hAnsi="Century Gothic" w:cs="Century Gothic"/>
        </w:rPr>
        <w:t>:supplementalType</w:t>
      </w:r>
    </w:p>
    <w:p w14:paraId="709ED6D4" w14:textId="77777777" w:rsidR="006D163D" w:rsidRDefault="006D163D" w:rsidP="006D163D">
      <w:pPr>
        <w:rPr>
          <w:rFonts w:ascii="Century Gothic" w:eastAsia="Century Gothic" w:hAnsi="Century Gothic" w:cs="Century Gothic"/>
        </w:rPr>
      </w:pPr>
      <w:r>
        <w:rPr>
          <w:rFonts w:ascii="Century Gothic" w:eastAsia="Century Gothic" w:hAnsi="Century Gothic" w:cs="Century Gothic"/>
        </w:rPr>
        <w:t>And batch_cd = :batchCd and batch_nbr = :batchNbr;</w:t>
      </w:r>
    </w:p>
    <w:p w14:paraId="78127A38" w14:textId="709B4CAE" w:rsidR="4014D2C9" w:rsidRPr="00731060" w:rsidRDefault="620EE03C" w:rsidP="00731060">
      <w:pPr>
        <w:pStyle w:val="BodyText"/>
        <w:rPr>
          <w:rFonts w:ascii="Calibri" w:eastAsia="Century Gothic" w:hAnsi="Calibri"/>
        </w:rPr>
      </w:pPr>
      <w:r w:rsidRPr="00731060">
        <w:rPr>
          <w:rFonts w:ascii="Calibri" w:eastAsia="Century Gothic" w:hAnsi="Calibri"/>
        </w:rPr>
        <w:t xml:space="preserve">For each thread, we will pass the </w:t>
      </w:r>
      <w:r w:rsidR="672A824B" w:rsidRPr="00731060">
        <w:rPr>
          <w:rFonts w:ascii="Calibri" w:eastAsia="Century Gothic" w:hAnsi="Calibri"/>
        </w:rPr>
        <w:t xml:space="preserve">- </w:t>
      </w:r>
      <w:r w:rsidR="768068D1" w:rsidRPr="00731060">
        <w:rPr>
          <w:rFonts w:ascii="Calibri" w:eastAsia="Century Gothic" w:hAnsi="Calibri"/>
        </w:rPr>
        <w:t>F1_GEN_PROC.</w:t>
      </w:r>
      <w:r w:rsidR="00C0626F" w:rsidRPr="00731060">
        <w:rPr>
          <w:rFonts w:ascii="Calibri" w:eastAsia="Century Gothic" w:hAnsi="Calibri"/>
        </w:rPr>
        <w:t>pk_value1</w:t>
      </w:r>
      <w:r w:rsidR="002854E7" w:rsidRPr="00731060">
        <w:rPr>
          <w:rFonts w:ascii="Calibri" w:eastAsia="Century Gothic" w:hAnsi="Calibri"/>
        </w:rPr>
        <w:t xml:space="preserve"> (Parent Person Id) and </w:t>
      </w:r>
      <w:r w:rsidR="00EC1B91" w:rsidRPr="00731060">
        <w:rPr>
          <w:rFonts w:ascii="Calibri" w:eastAsia="Century Gothic" w:hAnsi="Calibri"/>
        </w:rPr>
        <w:t>Carrier Id</w:t>
      </w:r>
      <w:r w:rsidR="0082013B" w:rsidRPr="00731060">
        <w:rPr>
          <w:rFonts w:ascii="Calibri" w:eastAsia="Century Gothic" w:hAnsi="Calibri"/>
        </w:rPr>
        <w:t xml:space="preserve"> (will derive in </w:t>
      </w:r>
      <w:r w:rsidR="001C77EF" w:rsidRPr="00731060">
        <w:rPr>
          <w:rFonts w:ascii="Calibri" w:eastAsia="Century Gothic" w:hAnsi="Calibri"/>
        </w:rPr>
        <w:t>getJob</w:t>
      </w:r>
      <w:r w:rsidR="00FE0A5B" w:rsidRPr="00731060">
        <w:rPr>
          <w:rFonts w:ascii="Calibri" w:eastAsia="Century Gothic" w:hAnsi="Calibri"/>
        </w:rPr>
        <w:t>Worker method</w:t>
      </w:r>
      <w:r w:rsidR="0082013B" w:rsidRPr="00731060">
        <w:rPr>
          <w:rFonts w:ascii="Calibri" w:eastAsia="Century Gothic" w:hAnsi="Calibri"/>
        </w:rPr>
        <w:t>)</w:t>
      </w:r>
    </w:p>
    <w:p w14:paraId="40A68DE5" w14:textId="748FDBBF" w:rsidR="00283CEF" w:rsidRPr="00731060" w:rsidRDefault="003E6211" w:rsidP="00731060">
      <w:pPr>
        <w:pStyle w:val="BodyText"/>
        <w:rPr>
          <w:rFonts w:ascii="Calibri" w:eastAsia="Century Gothic" w:hAnsi="Calibri"/>
        </w:rPr>
      </w:pPr>
      <w:r w:rsidRPr="00731060">
        <w:rPr>
          <w:rFonts w:ascii="Calibri" w:eastAsia="Century Gothic" w:hAnsi="Calibri"/>
        </w:rPr>
        <w:t xml:space="preserve">Based on above query output, </w:t>
      </w:r>
      <w:r w:rsidR="005F7121" w:rsidRPr="00731060">
        <w:rPr>
          <w:rFonts w:ascii="Calibri" w:eastAsia="Century Gothic" w:hAnsi="Calibri"/>
        </w:rPr>
        <w:t xml:space="preserve">we need to </w:t>
      </w:r>
      <w:r w:rsidR="0048132B" w:rsidRPr="00731060">
        <w:rPr>
          <w:rFonts w:ascii="Calibri" w:eastAsia="Century Gothic" w:hAnsi="Calibri"/>
        </w:rPr>
        <w:t>create thread</w:t>
      </w:r>
      <w:r w:rsidR="009D4128" w:rsidRPr="00731060">
        <w:rPr>
          <w:rFonts w:ascii="Calibri" w:eastAsia="Century Gothic" w:hAnsi="Calibri"/>
        </w:rPr>
        <w:t>WorkUnit</w:t>
      </w:r>
      <w:r w:rsidR="00283CEF" w:rsidRPr="00731060">
        <w:rPr>
          <w:rFonts w:ascii="Calibri" w:eastAsia="Century Gothic" w:hAnsi="Calibri"/>
        </w:rPr>
        <w:t>s</w:t>
      </w:r>
      <w:r w:rsidR="009D4128" w:rsidRPr="00731060">
        <w:rPr>
          <w:rFonts w:ascii="Calibri" w:eastAsia="Century Gothic" w:hAnsi="Calibri"/>
        </w:rPr>
        <w:t>.</w:t>
      </w:r>
    </w:p>
    <w:p w14:paraId="0C758CBB" w14:textId="044DAC64" w:rsidR="009D4128" w:rsidRPr="00731060" w:rsidRDefault="009D4128" w:rsidP="00731060">
      <w:pPr>
        <w:pStyle w:val="BodyText"/>
        <w:rPr>
          <w:rFonts w:ascii="Calibri" w:eastAsia="Century Gothic" w:hAnsi="Calibri"/>
        </w:rPr>
      </w:pPr>
      <w:r w:rsidRPr="00731060">
        <w:rPr>
          <w:rFonts w:ascii="Calibri" w:eastAsia="Century Gothic" w:hAnsi="Calibri"/>
        </w:rPr>
        <w:t>unit.setPrimaryId((Id)</w:t>
      </w:r>
      <w:r w:rsidR="009B79BF" w:rsidRPr="00731060">
        <w:rPr>
          <w:rFonts w:ascii="Calibri" w:eastAsia="Century Gothic" w:hAnsi="Calibri"/>
        </w:rPr>
        <w:t>parentPersonId</w:t>
      </w:r>
      <w:r w:rsidRPr="00731060">
        <w:rPr>
          <w:rFonts w:ascii="Calibri" w:eastAsia="Century Gothic" w:hAnsi="Calibri"/>
        </w:rPr>
        <w:t>);</w:t>
      </w:r>
    </w:p>
    <w:p w14:paraId="27B0B036" w14:textId="599CC8BC" w:rsidR="009D4128" w:rsidRPr="00731060" w:rsidRDefault="009D4128" w:rsidP="00731060">
      <w:pPr>
        <w:pStyle w:val="BodyText"/>
        <w:rPr>
          <w:rFonts w:ascii="Calibri" w:eastAsia="Century Gothic" w:hAnsi="Calibri"/>
        </w:rPr>
      </w:pPr>
      <w:r w:rsidRPr="00731060">
        <w:rPr>
          <w:rFonts w:ascii="Calibri" w:eastAsia="Century Gothic" w:hAnsi="Calibri"/>
        </w:rPr>
        <w:t>unit.addSupplementalData("</w:t>
      </w:r>
      <w:r w:rsidR="009B79BF" w:rsidRPr="00731060">
        <w:rPr>
          <w:rFonts w:ascii="Calibri" w:eastAsia="Century Gothic" w:hAnsi="Calibri"/>
        </w:rPr>
        <w:t>carrierId</w:t>
      </w:r>
      <w:r w:rsidRPr="00731060">
        <w:rPr>
          <w:rFonts w:ascii="Calibri" w:eastAsia="Century Gothic" w:hAnsi="Calibri"/>
        </w:rPr>
        <w:t xml:space="preserve">", </w:t>
      </w:r>
      <w:r w:rsidR="009B79BF" w:rsidRPr="00731060">
        <w:rPr>
          <w:rFonts w:ascii="Calibri" w:eastAsia="Century Gothic" w:hAnsi="Calibri"/>
        </w:rPr>
        <w:t>carrier_id</w:t>
      </w:r>
      <w:r w:rsidRPr="00731060">
        <w:rPr>
          <w:rFonts w:ascii="Calibri" w:eastAsia="Century Gothic" w:hAnsi="Calibri"/>
        </w:rPr>
        <w:t>);</w:t>
      </w:r>
    </w:p>
    <w:p w14:paraId="6D891AE6" w14:textId="77777777" w:rsidR="004F1D22" w:rsidRPr="00731060" w:rsidRDefault="004F1D22" w:rsidP="00731060">
      <w:pPr>
        <w:pStyle w:val="BodyText"/>
        <w:rPr>
          <w:rFonts w:ascii="Calibri" w:eastAsia="Century Gothic" w:hAnsi="Calibri"/>
        </w:rPr>
      </w:pPr>
    </w:p>
    <w:p w14:paraId="214C53C0" w14:textId="7499A3F4" w:rsidR="37470D47" w:rsidRPr="00731060" w:rsidRDefault="37470D47" w:rsidP="00731060">
      <w:pPr>
        <w:pStyle w:val="BodyText"/>
        <w:rPr>
          <w:rFonts w:ascii="Calibri" w:eastAsia="Century Gothic" w:hAnsi="Calibri"/>
        </w:rPr>
      </w:pPr>
      <w:r w:rsidRPr="00731060">
        <w:rPr>
          <w:rFonts w:ascii="Calibri" w:eastAsia="Century Gothic" w:hAnsi="Calibri"/>
        </w:rPr>
        <w:t xml:space="preserve">Each unit will create </w:t>
      </w:r>
      <w:r w:rsidR="004F1D22" w:rsidRPr="00731060">
        <w:rPr>
          <w:rFonts w:ascii="Calibri" w:eastAsia="Century Gothic" w:hAnsi="Calibri"/>
        </w:rPr>
        <w:t>an</w:t>
      </w:r>
      <w:r w:rsidRPr="00731060">
        <w:rPr>
          <w:rFonts w:ascii="Calibri" w:eastAsia="Century Gothic" w:hAnsi="Calibri"/>
        </w:rPr>
        <w:t xml:space="preserve"> </w:t>
      </w:r>
      <w:r w:rsidR="00844372" w:rsidRPr="00731060">
        <w:rPr>
          <w:rFonts w:ascii="Calibri" w:eastAsia="Century Gothic" w:hAnsi="Calibri"/>
        </w:rPr>
        <w:t>electronic</w:t>
      </w:r>
      <w:r w:rsidRPr="00731060">
        <w:rPr>
          <w:rFonts w:ascii="Calibri" w:eastAsia="Century Gothic" w:hAnsi="Calibri"/>
        </w:rPr>
        <w:t xml:space="preserve"> file </w:t>
      </w:r>
      <w:r w:rsidR="3CF52E2A" w:rsidRPr="00731060">
        <w:rPr>
          <w:rFonts w:ascii="Calibri" w:eastAsia="Century Gothic" w:hAnsi="Calibri"/>
        </w:rPr>
        <w:t xml:space="preserve">for a given </w:t>
      </w:r>
      <w:r w:rsidR="00844372" w:rsidRPr="00731060">
        <w:rPr>
          <w:rFonts w:ascii="Calibri" w:eastAsia="Century Gothic" w:hAnsi="Calibri"/>
        </w:rPr>
        <w:t xml:space="preserve">combination of Parent Person Id and </w:t>
      </w:r>
      <w:r w:rsidR="3CF52E2A" w:rsidRPr="00731060">
        <w:rPr>
          <w:rFonts w:ascii="Calibri" w:eastAsia="Century Gothic" w:hAnsi="Calibri"/>
        </w:rPr>
        <w:t>carrier id</w:t>
      </w:r>
      <w:r w:rsidR="18E20D55" w:rsidRPr="00731060">
        <w:rPr>
          <w:rFonts w:ascii="Calibri" w:eastAsia="Century Gothic" w:hAnsi="Calibri"/>
        </w:rPr>
        <w:t xml:space="preserve"> </w:t>
      </w:r>
    </w:p>
    <w:p w14:paraId="247429D7" w14:textId="140A84B7" w:rsidR="00931322" w:rsidRDefault="00931322">
      <w:pPr>
        <w:pStyle w:val="Heading5"/>
        <w:rPr>
          <w:rFonts w:eastAsia="Century Gothic"/>
        </w:rPr>
      </w:pPr>
      <w:r>
        <w:rPr>
          <w:rFonts w:eastAsia="Century Gothic"/>
        </w:rPr>
        <w:t>File Nam</w:t>
      </w:r>
      <w:r w:rsidR="009A4694">
        <w:rPr>
          <w:rFonts w:eastAsia="Century Gothic"/>
        </w:rPr>
        <w:t>ing convention</w:t>
      </w:r>
    </w:p>
    <w:p w14:paraId="465E09D6" w14:textId="77777777" w:rsidR="00760D33" w:rsidRPr="00760D33" w:rsidRDefault="00760D33" w:rsidP="00760D33">
      <w:pPr>
        <w:spacing w:before="100" w:beforeAutospacing="1" w:after="100" w:afterAutospacing="1"/>
      </w:pPr>
      <w:r w:rsidRPr="00760D33">
        <w:t>The logic to derive the file naming convention is consistent for both Emblem Health and Gold Coast.</w:t>
      </w:r>
    </w:p>
    <w:p w14:paraId="09F8A87C" w14:textId="77777777" w:rsidR="00760D33" w:rsidRPr="00760D33" w:rsidRDefault="00760D33" w:rsidP="00417C15">
      <w:pPr>
        <w:numPr>
          <w:ilvl w:val="0"/>
          <w:numId w:val="29"/>
        </w:numPr>
        <w:spacing w:before="100" w:beforeAutospacing="1" w:after="100" w:afterAutospacing="1"/>
      </w:pPr>
      <w:r w:rsidRPr="00760D33">
        <w:t>Retrieve Parent Person ID</w:t>
      </w:r>
    </w:p>
    <w:p w14:paraId="23644D9A" w14:textId="77777777" w:rsidR="00760D33" w:rsidRPr="00760D33" w:rsidRDefault="00760D33" w:rsidP="00417C15">
      <w:pPr>
        <w:numPr>
          <w:ilvl w:val="1"/>
          <w:numId w:val="29"/>
        </w:numPr>
        <w:spacing w:before="100" w:beforeAutospacing="1" w:after="100" w:afterAutospacing="1"/>
      </w:pPr>
      <w:r w:rsidRPr="00760D33">
        <w:t>Extract the Parent Person ID from the associated work unit.</w:t>
      </w:r>
    </w:p>
    <w:p w14:paraId="5A01DB65" w14:textId="77777777" w:rsidR="00760D33" w:rsidRPr="00760D33" w:rsidRDefault="00760D33" w:rsidP="00417C15">
      <w:pPr>
        <w:numPr>
          <w:ilvl w:val="0"/>
          <w:numId w:val="29"/>
        </w:numPr>
        <w:spacing w:before="100" w:beforeAutospacing="1" w:after="100" w:afterAutospacing="1"/>
      </w:pPr>
      <w:r w:rsidRPr="00760D33">
        <w:t>Access File Naming Configuration</w:t>
      </w:r>
    </w:p>
    <w:p w14:paraId="144A925A" w14:textId="00114CF0" w:rsidR="00760D33" w:rsidRDefault="00760D33" w:rsidP="00417C15">
      <w:pPr>
        <w:numPr>
          <w:ilvl w:val="1"/>
          <w:numId w:val="29"/>
        </w:numPr>
        <w:spacing w:before="100" w:beforeAutospacing="1" w:after="100" w:afterAutospacing="1"/>
      </w:pPr>
      <w:r w:rsidRPr="00760D33">
        <w:t xml:space="preserve">Use the Parent Person Characteristic </w:t>
      </w:r>
      <w:r w:rsidR="005D38B1">
        <w:t>CM-COAID</w:t>
      </w:r>
      <w:r w:rsidRPr="00760D33">
        <w:t xml:space="preserve"> to identify the relevant extendable lookup name.</w:t>
      </w:r>
    </w:p>
    <w:p w14:paraId="5E03B707" w14:textId="616073C5" w:rsidR="00B86245" w:rsidRPr="00760D33" w:rsidRDefault="004E389B" w:rsidP="00417C15">
      <w:pPr>
        <w:numPr>
          <w:ilvl w:val="1"/>
          <w:numId w:val="29"/>
        </w:numPr>
        <w:spacing w:before="100" w:beforeAutospacing="1" w:after="100" w:afterAutospacing="1"/>
      </w:pPr>
      <w:r>
        <w:t xml:space="preserve">If </w:t>
      </w:r>
      <w:r w:rsidR="001845F8">
        <w:t xml:space="preserve">extendable lookup parent code is not found for </w:t>
      </w:r>
      <w:r w:rsidR="0038740C">
        <w:t>given c</w:t>
      </w:r>
      <w:r w:rsidR="00105840">
        <w:t xml:space="preserve">oalition id, </w:t>
      </w:r>
      <w:r w:rsidR="00821938">
        <w:t>then default to STRD (Standard) extendable lookup</w:t>
      </w:r>
    </w:p>
    <w:p w14:paraId="0BDD4650" w14:textId="77777777" w:rsidR="00760D33" w:rsidRPr="00760D33" w:rsidRDefault="00760D33" w:rsidP="00417C15">
      <w:pPr>
        <w:numPr>
          <w:ilvl w:val="0"/>
          <w:numId w:val="29"/>
        </w:numPr>
        <w:spacing w:before="100" w:beforeAutospacing="1" w:after="100" w:afterAutospacing="1"/>
      </w:pPr>
      <w:r w:rsidRPr="00760D33">
        <w:t>Fetch Naming Format</w:t>
      </w:r>
    </w:p>
    <w:p w14:paraId="42DF26B5" w14:textId="77777777" w:rsidR="00760D33" w:rsidRPr="00760D33" w:rsidRDefault="00760D33" w:rsidP="00417C15">
      <w:pPr>
        <w:numPr>
          <w:ilvl w:val="1"/>
          <w:numId w:val="29"/>
        </w:numPr>
        <w:spacing w:before="100" w:beforeAutospacing="1" w:after="100" w:afterAutospacing="1"/>
      </w:pPr>
      <w:r w:rsidRPr="00760D33">
        <w:t>Query the identified extendable lookup to retrieve the value for "Electronic File Naming Format".</w:t>
      </w:r>
    </w:p>
    <w:p w14:paraId="05DCB7B6" w14:textId="77777777" w:rsidR="00760D33" w:rsidRPr="00760D33" w:rsidRDefault="00760D33" w:rsidP="00417C15">
      <w:pPr>
        <w:numPr>
          <w:ilvl w:val="1"/>
          <w:numId w:val="29"/>
        </w:numPr>
        <w:spacing w:before="100" w:beforeAutospacing="1" w:after="100" w:afterAutospacing="1"/>
      </w:pPr>
      <w:r w:rsidRPr="00760D33">
        <w:t>Store this value in a string variable, e.g., fileNameElectronic.</w:t>
      </w:r>
    </w:p>
    <w:p w14:paraId="7F807F4E" w14:textId="77777777" w:rsidR="00760D33" w:rsidRPr="00760D33" w:rsidRDefault="00760D33" w:rsidP="00417C15">
      <w:pPr>
        <w:numPr>
          <w:ilvl w:val="0"/>
          <w:numId w:val="29"/>
        </w:numPr>
        <w:spacing w:before="100" w:beforeAutospacing="1" w:after="100" w:afterAutospacing="1"/>
      </w:pPr>
      <w:r w:rsidRPr="00760D33">
        <w:t>Dynamic Placeholder Replacement Logic</w:t>
      </w:r>
      <w:r w:rsidRPr="00760D33">
        <w:br/>
        <w:t>Based on the contents of fileNameElectronic, apply the following transformations:</w:t>
      </w:r>
    </w:p>
    <w:p w14:paraId="7FA0CA65" w14:textId="60289CE8" w:rsidR="00760D33" w:rsidRPr="00760D33" w:rsidRDefault="00760D33" w:rsidP="00417C15">
      <w:pPr>
        <w:numPr>
          <w:ilvl w:val="1"/>
          <w:numId w:val="29"/>
        </w:numPr>
        <w:spacing w:before="100" w:beforeAutospacing="1" w:after="100" w:afterAutospacing="1"/>
      </w:pPr>
      <w:r w:rsidRPr="00760D33">
        <w:t>If</w:t>
      </w:r>
      <w:r w:rsidR="00C0727C">
        <w:t xml:space="preserve"> </w:t>
      </w:r>
      <w:r w:rsidR="00C0727C" w:rsidRPr="00760D33">
        <w:t>fileNameElectronic</w:t>
      </w:r>
      <w:r w:rsidRPr="00760D33">
        <w:t xml:space="preserve"> </w:t>
      </w:r>
      <w:r w:rsidR="00C0727C">
        <w:t xml:space="preserve">contains </w:t>
      </w:r>
      <w:r w:rsidRPr="00760D33">
        <w:t>&lt;ClientID&gt;</w:t>
      </w:r>
    </w:p>
    <w:p w14:paraId="568176A8" w14:textId="77777777" w:rsidR="00760D33" w:rsidRPr="00760D33" w:rsidRDefault="00760D33" w:rsidP="00417C15">
      <w:pPr>
        <w:numPr>
          <w:ilvl w:val="2"/>
          <w:numId w:val="29"/>
        </w:numPr>
        <w:spacing w:before="100" w:beforeAutospacing="1" w:after="100" w:afterAutospacing="1"/>
      </w:pPr>
      <w:r w:rsidRPr="00760D33">
        <w:t>Retrieve the Carrier ID from the work unit.</w:t>
      </w:r>
    </w:p>
    <w:p w14:paraId="215C4C0D" w14:textId="6A3ADCF3" w:rsidR="00B73B69" w:rsidRDefault="00760D33" w:rsidP="00B73B69">
      <w:pPr>
        <w:numPr>
          <w:ilvl w:val="2"/>
          <w:numId w:val="29"/>
        </w:numPr>
        <w:spacing w:before="100" w:beforeAutospacing="1" w:after="100" w:afterAutospacing="1"/>
      </w:pPr>
      <w:r w:rsidRPr="00760D33">
        <w:t>Replace &lt;ClientID&gt; in fileNameElectronic with the Carrier ID.</w:t>
      </w:r>
    </w:p>
    <w:p w14:paraId="1D3A9715" w14:textId="77777777" w:rsidR="00B73B69" w:rsidRPr="00760D33" w:rsidRDefault="00B73B69" w:rsidP="00B73B69">
      <w:pPr>
        <w:numPr>
          <w:ilvl w:val="1"/>
          <w:numId w:val="29"/>
        </w:numPr>
        <w:spacing w:before="100" w:beforeAutospacing="1" w:after="100" w:afterAutospacing="1"/>
      </w:pPr>
      <w:r>
        <w:t xml:space="preserve">Else </w:t>
      </w:r>
      <w:r w:rsidRPr="00760D33">
        <w:t xml:space="preserve">If fileNameElectronic </w:t>
      </w:r>
      <w:r>
        <w:t xml:space="preserve">contains </w:t>
      </w:r>
      <w:r w:rsidRPr="00760D33">
        <w:t>&lt;ENV&gt;</w:t>
      </w:r>
      <w:r>
        <w:t xml:space="preserve"> </w:t>
      </w:r>
      <w:r w:rsidRPr="00760D33">
        <w:t>:</w:t>
      </w:r>
    </w:p>
    <w:p w14:paraId="6BC2B899" w14:textId="77777777" w:rsidR="00B73B69" w:rsidRPr="00760D33" w:rsidRDefault="00B73B69" w:rsidP="00B73B69">
      <w:pPr>
        <w:numPr>
          <w:ilvl w:val="2"/>
          <w:numId w:val="29"/>
        </w:numPr>
        <w:spacing w:before="100" w:beforeAutospacing="1" w:after="100" w:afterAutospacing="1"/>
      </w:pPr>
      <w:r w:rsidRPr="00760D33">
        <w:t>Retrieve the Environment value from</w:t>
      </w:r>
      <w:r>
        <w:t xml:space="preserve"> batch parameter.</w:t>
      </w:r>
    </w:p>
    <w:p w14:paraId="7ACAAD48" w14:textId="3A2B9C52" w:rsidR="00B73B69" w:rsidRPr="00760D33" w:rsidRDefault="00B73B69" w:rsidP="00B73B69">
      <w:pPr>
        <w:numPr>
          <w:ilvl w:val="2"/>
          <w:numId w:val="29"/>
        </w:numPr>
        <w:spacing w:before="100" w:beforeAutospacing="1" w:after="100" w:afterAutospacing="1"/>
      </w:pPr>
      <w:r w:rsidRPr="00760D33">
        <w:t>Replace &lt;ENV&gt; in fileNameElectronic with the actual environment string.</w:t>
      </w:r>
    </w:p>
    <w:p w14:paraId="283E3E52" w14:textId="7E2D2440" w:rsidR="00760D33" w:rsidRPr="00760D33" w:rsidRDefault="00C0727C" w:rsidP="00417C15">
      <w:pPr>
        <w:numPr>
          <w:ilvl w:val="1"/>
          <w:numId w:val="29"/>
        </w:numPr>
        <w:spacing w:before="100" w:beforeAutospacing="1" w:after="100" w:afterAutospacing="1"/>
      </w:pPr>
      <w:r>
        <w:t xml:space="preserve">Else </w:t>
      </w:r>
      <w:r w:rsidR="00760D33" w:rsidRPr="00760D33">
        <w:t xml:space="preserve">If </w:t>
      </w:r>
      <w:r w:rsidRPr="00760D33">
        <w:t xml:space="preserve">fileNameElectronic </w:t>
      </w:r>
      <w:r>
        <w:t xml:space="preserve">contains </w:t>
      </w:r>
      <w:r w:rsidR="00B73B69" w:rsidRPr="00B73B69">
        <w:t>&lt;Account#&gt;</w:t>
      </w:r>
      <w:r w:rsidR="00760D33" w:rsidRPr="00760D33">
        <w:t>:</w:t>
      </w:r>
    </w:p>
    <w:p w14:paraId="76E99F6F" w14:textId="480AE32A" w:rsidR="00760D33" w:rsidRPr="00760D33" w:rsidRDefault="00760D33" w:rsidP="00417C15">
      <w:pPr>
        <w:numPr>
          <w:ilvl w:val="2"/>
          <w:numId w:val="29"/>
        </w:numPr>
        <w:spacing w:before="100" w:beforeAutospacing="1" w:after="100" w:afterAutospacing="1"/>
      </w:pPr>
      <w:r w:rsidRPr="00760D33">
        <w:t xml:space="preserve">Retrieve the </w:t>
      </w:r>
      <w:r w:rsidR="00B73B69">
        <w:t>Account#</w:t>
      </w:r>
      <w:r w:rsidRPr="00760D33">
        <w:t xml:space="preserve"> value from</w:t>
      </w:r>
      <w:r w:rsidR="00B73B69">
        <w:t xml:space="preserve"> </w:t>
      </w:r>
      <w:r w:rsidR="00B73B69" w:rsidRPr="00B73B69">
        <w:t>BILL_LVL_3 from bill group</w:t>
      </w:r>
    </w:p>
    <w:p w14:paraId="7B9668BF" w14:textId="330E9458" w:rsidR="00760D33" w:rsidRPr="00760D33" w:rsidRDefault="00760D33" w:rsidP="00417C15">
      <w:pPr>
        <w:numPr>
          <w:ilvl w:val="2"/>
          <w:numId w:val="29"/>
        </w:numPr>
        <w:spacing w:before="100" w:beforeAutospacing="1" w:after="100" w:afterAutospacing="1"/>
      </w:pPr>
      <w:r w:rsidRPr="00760D33">
        <w:t>Replace &lt;</w:t>
      </w:r>
      <w:r w:rsidR="00B73B69" w:rsidRPr="00B73B69">
        <w:t xml:space="preserve"> Account</w:t>
      </w:r>
      <w:r w:rsidR="00B73B69">
        <w:t>#</w:t>
      </w:r>
      <w:r w:rsidRPr="00760D33">
        <w:t>&gt; in fileNameElectronic with</w:t>
      </w:r>
      <w:r w:rsidR="00B73B69">
        <w:t xml:space="preserve"> Account</w:t>
      </w:r>
      <w:r w:rsidRPr="00760D33">
        <w:t>.</w:t>
      </w:r>
    </w:p>
    <w:p w14:paraId="543D584E" w14:textId="7508883A" w:rsidR="00760D33" w:rsidRPr="00760D33" w:rsidRDefault="00C0727C" w:rsidP="00417C15">
      <w:pPr>
        <w:numPr>
          <w:ilvl w:val="1"/>
          <w:numId w:val="29"/>
        </w:numPr>
        <w:spacing w:before="100" w:beforeAutospacing="1" w:after="100" w:afterAutospacing="1"/>
      </w:pPr>
      <w:r>
        <w:t xml:space="preserve">Else </w:t>
      </w:r>
      <w:r w:rsidR="00760D33" w:rsidRPr="00760D33">
        <w:t xml:space="preserve">If </w:t>
      </w:r>
      <w:r w:rsidRPr="00760D33">
        <w:t xml:space="preserve">fileNameElectronic </w:t>
      </w:r>
      <w:r>
        <w:t xml:space="preserve">contains </w:t>
      </w:r>
      <w:r w:rsidR="00760D33" w:rsidRPr="00760D33">
        <w:t>&lt;LOB&gt;:</w:t>
      </w:r>
    </w:p>
    <w:p w14:paraId="4FB6DEAE" w14:textId="77777777" w:rsidR="00C0727C" w:rsidRDefault="00760D33" w:rsidP="00417C15">
      <w:pPr>
        <w:numPr>
          <w:ilvl w:val="2"/>
          <w:numId w:val="29"/>
        </w:numPr>
        <w:spacing w:before="100" w:beforeAutospacing="1" w:after="100" w:afterAutospacing="1"/>
      </w:pPr>
      <w:r w:rsidRPr="00760D33">
        <w:t xml:space="preserve">Query the CM_CAG_REF_DATA table to get the value of UDF_CHAR_6 (Line of Business) using: </w:t>
      </w:r>
    </w:p>
    <w:p w14:paraId="070D4642" w14:textId="256285E1" w:rsidR="00760D33" w:rsidRPr="00760D33" w:rsidRDefault="00760D33" w:rsidP="00417C15">
      <w:pPr>
        <w:numPr>
          <w:ilvl w:val="3"/>
          <w:numId w:val="29"/>
        </w:numPr>
        <w:spacing w:before="100" w:beforeAutospacing="1" w:after="100" w:afterAutospacing="1"/>
      </w:pPr>
      <w:r w:rsidRPr="00760D33">
        <w:t>SELECT DISTINCT UDF_CHAR_6</w:t>
      </w:r>
      <w:r w:rsidR="00C0727C">
        <w:t xml:space="preserve"> </w:t>
      </w:r>
      <w:r w:rsidRPr="00760D33">
        <w:t>FROM CM_CAG_REF_DATA CAGREF</w:t>
      </w:r>
      <w:r w:rsidR="00C0727C">
        <w:t xml:space="preserve"> </w:t>
      </w:r>
      <w:r w:rsidRPr="00760D33">
        <w:t>WHERE CAGREF.BG_L1_IDENTIFIER = :carrierId</w:t>
      </w:r>
    </w:p>
    <w:p w14:paraId="5B0839A2" w14:textId="77777777" w:rsidR="00760D33" w:rsidRPr="00760D33" w:rsidRDefault="00760D33" w:rsidP="00417C15">
      <w:pPr>
        <w:numPr>
          <w:ilvl w:val="2"/>
          <w:numId w:val="29"/>
        </w:numPr>
        <w:spacing w:before="100" w:beforeAutospacing="1" w:after="100" w:afterAutospacing="1"/>
      </w:pPr>
      <w:r w:rsidRPr="00760D33">
        <w:t xml:space="preserve">Map the Line of Business to its short form: </w:t>
      </w:r>
    </w:p>
    <w:p w14:paraId="6597E08E" w14:textId="77777777" w:rsidR="00760D33" w:rsidRPr="00760D33" w:rsidRDefault="00760D33" w:rsidP="00417C15">
      <w:pPr>
        <w:numPr>
          <w:ilvl w:val="3"/>
          <w:numId w:val="29"/>
        </w:numPr>
        <w:spacing w:before="100" w:beforeAutospacing="1" w:after="100" w:afterAutospacing="1"/>
      </w:pPr>
      <w:r w:rsidRPr="00760D33">
        <w:t>"Commercial" → COMM</w:t>
      </w:r>
    </w:p>
    <w:p w14:paraId="0E8E8639" w14:textId="77777777" w:rsidR="00760D33" w:rsidRPr="00760D33" w:rsidRDefault="00760D33" w:rsidP="00417C15">
      <w:pPr>
        <w:numPr>
          <w:ilvl w:val="3"/>
          <w:numId w:val="29"/>
        </w:numPr>
        <w:spacing w:before="100" w:beforeAutospacing="1" w:after="100" w:afterAutospacing="1"/>
      </w:pPr>
      <w:r w:rsidRPr="00760D33">
        <w:t>"Medicare" → MEDD</w:t>
      </w:r>
    </w:p>
    <w:p w14:paraId="0CBFFBFF" w14:textId="77777777" w:rsidR="00760D33" w:rsidRPr="00760D33" w:rsidRDefault="00760D33" w:rsidP="00417C15">
      <w:pPr>
        <w:numPr>
          <w:ilvl w:val="3"/>
          <w:numId w:val="29"/>
        </w:numPr>
        <w:spacing w:before="100" w:beforeAutospacing="1" w:after="100" w:afterAutospacing="1"/>
      </w:pPr>
      <w:r w:rsidRPr="00760D33">
        <w:t>"Medicaid" → MCAID</w:t>
      </w:r>
    </w:p>
    <w:p w14:paraId="3C331D75" w14:textId="77777777" w:rsidR="00760D33" w:rsidRPr="00760D33" w:rsidRDefault="00760D33" w:rsidP="00417C15">
      <w:pPr>
        <w:numPr>
          <w:ilvl w:val="2"/>
          <w:numId w:val="29"/>
        </w:numPr>
        <w:spacing w:before="100" w:beforeAutospacing="1" w:after="100" w:afterAutospacing="1"/>
      </w:pPr>
      <w:r w:rsidRPr="00760D33">
        <w:t>Replace &lt;LOB&gt; in fileNameElectronic with the corresponding short form.</w:t>
      </w:r>
    </w:p>
    <w:p w14:paraId="0FFDF7B6" w14:textId="5B4A3B05" w:rsidR="00760D33" w:rsidRPr="00760D33" w:rsidRDefault="00FB66A5" w:rsidP="00417C15">
      <w:pPr>
        <w:numPr>
          <w:ilvl w:val="1"/>
          <w:numId w:val="29"/>
        </w:numPr>
        <w:spacing w:before="100" w:beforeAutospacing="1" w:after="100" w:afterAutospacing="1"/>
      </w:pPr>
      <w:r>
        <w:t xml:space="preserve">Else </w:t>
      </w:r>
      <w:r w:rsidRPr="00760D33">
        <w:t xml:space="preserve">If fileNameElectronic </w:t>
      </w:r>
      <w:r>
        <w:t xml:space="preserve">contains </w:t>
      </w:r>
      <w:r w:rsidR="00760D33" w:rsidRPr="00760D33">
        <w:t>&lt;YYYYMMDDHHmmSS&gt;</w:t>
      </w:r>
      <w:r>
        <w:t xml:space="preserve"> </w:t>
      </w:r>
      <w:r w:rsidR="00760D33" w:rsidRPr="00760D33">
        <w:t>:</w:t>
      </w:r>
    </w:p>
    <w:p w14:paraId="1D14AB4E" w14:textId="77777777" w:rsidR="00760D33" w:rsidRPr="00760D33" w:rsidRDefault="00760D33" w:rsidP="00417C15">
      <w:pPr>
        <w:numPr>
          <w:ilvl w:val="2"/>
          <w:numId w:val="29"/>
        </w:numPr>
        <w:spacing w:before="100" w:beforeAutospacing="1" w:after="100" w:afterAutospacing="1"/>
      </w:pPr>
      <w:r w:rsidRPr="00760D33">
        <w:t>Get the current system date and format it as YYYYMMDDHHmmSS.</w:t>
      </w:r>
    </w:p>
    <w:p w14:paraId="3CFC8CED" w14:textId="77777777" w:rsidR="00760D33" w:rsidRPr="00760D33" w:rsidRDefault="00760D33" w:rsidP="00417C15">
      <w:pPr>
        <w:numPr>
          <w:ilvl w:val="2"/>
          <w:numId w:val="29"/>
        </w:numPr>
        <w:spacing w:before="100" w:beforeAutospacing="1" w:after="100" w:afterAutospacing="1"/>
      </w:pPr>
      <w:r w:rsidRPr="00760D33">
        <w:t>Replace &lt;YYYYMMDDHHmmSS&gt; in fileNameElectronic with the formatted timestamp.</w:t>
      </w:r>
    </w:p>
    <w:p w14:paraId="3FB745C7" w14:textId="0CFA6914" w:rsidR="00760D33" w:rsidRPr="00760D33" w:rsidRDefault="00FB66A5" w:rsidP="00417C15">
      <w:pPr>
        <w:numPr>
          <w:ilvl w:val="1"/>
          <w:numId w:val="29"/>
        </w:numPr>
        <w:spacing w:before="100" w:beforeAutospacing="1" w:after="100" w:afterAutospacing="1"/>
      </w:pPr>
      <w:r>
        <w:t xml:space="preserve">Else </w:t>
      </w:r>
      <w:r w:rsidRPr="00760D33">
        <w:t xml:space="preserve">If fileNameElectronic </w:t>
      </w:r>
      <w:r>
        <w:t>contains</w:t>
      </w:r>
      <w:r w:rsidR="00760D33" w:rsidRPr="00760D33">
        <w:t xml:space="preserve"> &lt;YYYYMMDD&gt;:</w:t>
      </w:r>
    </w:p>
    <w:p w14:paraId="74FCA96C" w14:textId="77777777" w:rsidR="00760D33" w:rsidRPr="00760D33" w:rsidRDefault="00760D33" w:rsidP="00417C15">
      <w:pPr>
        <w:numPr>
          <w:ilvl w:val="2"/>
          <w:numId w:val="29"/>
        </w:numPr>
        <w:spacing w:before="100" w:beforeAutospacing="1" w:after="100" w:afterAutospacing="1"/>
      </w:pPr>
      <w:r w:rsidRPr="00760D33">
        <w:t>Get the current system date and format it as YYYYMMDD.</w:t>
      </w:r>
    </w:p>
    <w:p w14:paraId="1BFC950A" w14:textId="77777777" w:rsidR="00760D33" w:rsidRPr="00760D33" w:rsidRDefault="00760D33" w:rsidP="00417C15">
      <w:pPr>
        <w:numPr>
          <w:ilvl w:val="2"/>
          <w:numId w:val="29"/>
        </w:numPr>
        <w:spacing w:before="100" w:beforeAutospacing="1" w:after="100" w:afterAutospacing="1"/>
      </w:pPr>
      <w:r w:rsidRPr="00760D33">
        <w:t>Replace &lt;YYYYMMDD&gt; in fileNameElectronic with the formatted date.</w:t>
      </w:r>
    </w:p>
    <w:p w14:paraId="43EE5D66" w14:textId="77777777" w:rsidR="00760D33" w:rsidRPr="00760D33" w:rsidRDefault="00760D33" w:rsidP="00417C15">
      <w:pPr>
        <w:numPr>
          <w:ilvl w:val="0"/>
          <w:numId w:val="29"/>
        </w:numPr>
        <w:spacing w:before="100" w:beforeAutospacing="1" w:after="100" w:afterAutospacing="1"/>
      </w:pPr>
      <w:r w:rsidRPr="00760D33">
        <w:t>Final Output</w:t>
      </w:r>
    </w:p>
    <w:p w14:paraId="2A81F7CF" w14:textId="77777777" w:rsidR="00760D33" w:rsidRDefault="00760D33" w:rsidP="00417C15">
      <w:pPr>
        <w:numPr>
          <w:ilvl w:val="1"/>
          <w:numId w:val="29"/>
        </w:numPr>
        <w:spacing w:before="100" w:beforeAutospacing="1" w:after="100" w:afterAutospacing="1"/>
      </w:pPr>
      <w:r w:rsidRPr="00760D33">
        <w:t>The resulting value of fileNameElectronic after all substitutions will be used as the final file name for the extract.</w:t>
      </w:r>
    </w:p>
    <w:p w14:paraId="65513A80" w14:textId="4EBC3036" w:rsidR="00B11385" w:rsidRDefault="00B11385" w:rsidP="00417C15">
      <w:pPr>
        <w:numPr>
          <w:ilvl w:val="0"/>
          <w:numId w:val="29"/>
        </w:numPr>
        <w:spacing w:before="100" w:beforeAutospacing="1" w:after="100" w:afterAutospacing="1"/>
        <w:rPr>
          <w:ins w:id="1877" w:author="Anup Nair" w:date="2025-10-23T01:21:00Z" w16du:dateUtc="2025-10-23T05:21:00Z"/>
        </w:rPr>
      </w:pPr>
      <w:r>
        <w:t xml:space="preserve">Folder </w:t>
      </w:r>
      <w:r w:rsidR="00CF6175">
        <w:t>path – Retrieve from extendable lookup – value for “</w:t>
      </w:r>
      <w:r w:rsidR="00CF6175" w:rsidRPr="00C368A2">
        <w:t>OCI Folder Path</w:t>
      </w:r>
      <w:r w:rsidR="00CF6175">
        <w:t>”</w:t>
      </w:r>
    </w:p>
    <w:p w14:paraId="0D205CDC" w14:textId="4ED9B8FA" w:rsidR="00973B07" w:rsidRPr="00760D33" w:rsidRDefault="00973B07">
      <w:pPr>
        <w:numPr>
          <w:ilvl w:val="1"/>
          <w:numId w:val="29"/>
        </w:numPr>
        <w:spacing w:before="100" w:beforeAutospacing="1" w:after="100" w:afterAutospacing="1"/>
        <w:pPrChange w:id="1878" w:author="Anup Nair" w:date="2025-10-23T01:21:00Z" w16du:dateUtc="2025-10-23T05:21:00Z">
          <w:pPr>
            <w:numPr>
              <w:numId w:val="29"/>
            </w:numPr>
            <w:tabs>
              <w:tab w:val="num" w:pos="720"/>
            </w:tabs>
            <w:spacing w:before="100" w:beforeAutospacing="1" w:after="100" w:afterAutospacing="1"/>
            <w:ind w:left="720" w:hanging="360"/>
          </w:pPr>
        </w:pPrChange>
      </w:pPr>
      <w:ins w:id="1879" w:author="Anup Nair" w:date="2025-10-23T01:21:00Z" w16du:dateUtc="2025-10-23T05:21:00Z">
        <w:r>
          <w:t>Add logic based on C1-CFS feature configuration value – Local Vs OCI</w:t>
        </w:r>
      </w:ins>
    </w:p>
    <w:p w14:paraId="75FE89B6" w14:textId="77777777" w:rsidR="007821B4" w:rsidRPr="00495989" w:rsidRDefault="007821B4" w:rsidP="00495989">
      <w:pPr>
        <w:pStyle w:val="BodyText"/>
        <w:rPr>
          <w:rFonts w:eastAsia="Century Gothic"/>
        </w:rPr>
      </w:pPr>
    </w:p>
    <w:p w14:paraId="145C920F" w14:textId="1FFC7B8A" w:rsidR="000253F5" w:rsidRDefault="000253F5" w:rsidP="000253F5">
      <w:pPr>
        <w:pStyle w:val="Heading6"/>
      </w:pPr>
      <w:r>
        <w:t>Emblem</w:t>
      </w:r>
      <w:r w:rsidR="00B019C9">
        <w:t xml:space="preserve"> Health</w:t>
      </w:r>
    </w:p>
    <w:p w14:paraId="630B3A23" w14:textId="73B0BDB6" w:rsidR="00A14942" w:rsidRPr="00731060" w:rsidRDefault="00A14942" w:rsidP="00311BB2">
      <w:pPr>
        <w:pStyle w:val="BodyText"/>
        <w:rPr>
          <w:rFonts w:ascii="Calibri" w:hAnsi="Calibri"/>
        </w:rPr>
      </w:pPr>
      <w:r w:rsidRPr="00731060">
        <w:rPr>
          <w:rFonts w:ascii="Calibri" w:hAnsi="Calibri"/>
        </w:rPr>
        <w:t>NA</w:t>
      </w:r>
    </w:p>
    <w:p w14:paraId="65FC63DC" w14:textId="231E78C1" w:rsidR="00B019C9" w:rsidRPr="00731060" w:rsidRDefault="00311BB2" w:rsidP="00311BB2">
      <w:pPr>
        <w:pStyle w:val="BodyText"/>
        <w:rPr>
          <w:rFonts w:ascii="Calibri" w:hAnsi="Calibri"/>
        </w:rPr>
      </w:pPr>
      <w:r w:rsidRPr="00731060">
        <w:rPr>
          <w:rFonts w:ascii="Calibri" w:hAnsi="Calibri"/>
        </w:rPr>
        <w:t>For Emblem</w:t>
      </w:r>
      <w:r w:rsidR="00B019C9" w:rsidRPr="00731060">
        <w:rPr>
          <w:rFonts w:ascii="Calibri" w:hAnsi="Calibri"/>
        </w:rPr>
        <w:t xml:space="preserve"> Health, we are not sending any electronic supplemental files</w:t>
      </w:r>
    </w:p>
    <w:p w14:paraId="46861D9B" w14:textId="6CAFB1ED" w:rsidR="000253F5" w:rsidRPr="000253F5" w:rsidRDefault="000253F5" w:rsidP="000253F5">
      <w:pPr>
        <w:pStyle w:val="BodyText"/>
      </w:pPr>
    </w:p>
    <w:p w14:paraId="222A900A" w14:textId="07BFD8E9" w:rsidR="000253F5" w:rsidRDefault="000253F5">
      <w:pPr>
        <w:pStyle w:val="Heading6"/>
      </w:pPr>
      <w:r>
        <w:t>Gold Coast</w:t>
      </w:r>
    </w:p>
    <w:p w14:paraId="0978A501" w14:textId="77777777" w:rsidR="00EA7C2C" w:rsidRDefault="00EA7C2C" w:rsidP="00EA7C2C">
      <w:pPr>
        <w:spacing w:before="100" w:beforeAutospacing="1" w:after="100" w:afterAutospacing="1"/>
      </w:pPr>
      <w:r w:rsidRPr="00EA7C2C">
        <w:t>For Gold Coast, billing is processed at the client level, and we expect only a single bill to be generated.</w:t>
      </w:r>
    </w:p>
    <w:p w14:paraId="1E69E23B" w14:textId="083162D1" w:rsidR="004E10F5" w:rsidRPr="00EA7C2C" w:rsidRDefault="004E10F5" w:rsidP="00EA7C2C">
      <w:pPr>
        <w:spacing w:before="100" w:beforeAutospacing="1" w:after="100" w:afterAutospacing="1"/>
      </w:pPr>
      <w:r>
        <w:t>Sample file name -</w:t>
      </w:r>
    </w:p>
    <w:p w14:paraId="0385AF81" w14:textId="3A7738DC" w:rsidR="00A7130D" w:rsidRPr="00B019C9" w:rsidRDefault="003265AF" w:rsidP="00B019C9">
      <w:pPr>
        <w:pStyle w:val="BodyText"/>
      </w:pPr>
      <w:r w:rsidRPr="003265AF">
        <w:rPr>
          <w:noProof/>
        </w:rPr>
        <w:drawing>
          <wp:inline distT="0" distB="0" distL="0" distR="0" wp14:anchorId="0ACD10E3" wp14:editId="7728777B">
            <wp:extent cx="6629400" cy="693420"/>
            <wp:effectExtent l="0" t="0" r="0" b="0"/>
            <wp:docPr id="193457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0118" name=""/>
                    <pic:cNvPicPr/>
                  </pic:nvPicPr>
                  <pic:blipFill>
                    <a:blip r:embed="rId28"/>
                    <a:stretch>
                      <a:fillRect/>
                    </a:stretch>
                  </pic:blipFill>
                  <pic:spPr>
                    <a:xfrm>
                      <a:off x="0" y="0"/>
                      <a:ext cx="6629400" cy="693420"/>
                    </a:xfrm>
                    <a:prstGeom prst="rect">
                      <a:avLst/>
                    </a:prstGeom>
                  </pic:spPr>
                </pic:pic>
              </a:graphicData>
            </a:graphic>
          </wp:inline>
        </w:drawing>
      </w:r>
    </w:p>
    <w:p w14:paraId="246C9E87" w14:textId="5B2561BD" w:rsidR="00693C28" w:rsidRDefault="00693C28" w:rsidP="00693C28">
      <w:pPr>
        <w:pStyle w:val="Heading5"/>
        <w:rPr>
          <w:rFonts w:eastAsia="Century Gothic"/>
        </w:rPr>
      </w:pPr>
      <w:r>
        <w:rPr>
          <w:rFonts w:eastAsia="Century Gothic"/>
        </w:rPr>
        <w:t>Query -</w:t>
      </w:r>
    </w:p>
    <w:p w14:paraId="15838CE4" w14:textId="7C9B3E0C" w:rsidR="00F82245" w:rsidRPr="00731060" w:rsidRDefault="00F82245" w:rsidP="00731060">
      <w:pPr>
        <w:pStyle w:val="BodyText"/>
        <w:rPr>
          <w:rFonts w:ascii="Calibri" w:eastAsia="Century Gothic" w:hAnsi="Calibri"/>
        </w:rPr>
      </w:pPr>
      <w:r w:rsidRPr="00731060">
        <w:rPr>
          <w:rFonts w:ascii="Calibri" w:eastAsia="Century Gothic" w:hAnsi="Calibri"/>
        </w:rPr>
        <w:t xml:space="preserve">Query </w:t>
      </w:r>
      <w:r w:rsidR="008D17DC" w:rsidRPr="00731060">
        <w:rPr>
          <w:rFonts w:ascii="Calibri" w:eastAsia="Century Gothic" w:hAnsi="Calibri"/>
        </w:rPr>
        <w:t xml:space="preserve">to generate </w:t>
      </w:r>
      <w:r w:rsidR="00E86E12" w:rsidRPr="00731060">
        <w:rPr>
          <w:rFonts w:ascii="Calibri" w:eastAsia="Century Gothic" w:hAnsi="Calibri"/>
        </w:rPr>
        <w:t xml:space="preserve">Electronic </w:t>
      </w:r>
      <w:r w:rsidR="008D17DC" w:rsidRPr="00731060">
        <w:rPr>
          <w:rFonts w:ascii="Calibri" w:eastAsia="Century Gothic" w:hAnsi="Calibri"/>
        </w:rPr>
        <w:t xml:space="preserve">supplemental </w:t>
      </w:r>
      <w:r w:rsidR="007B3ABC" w:rsidRPr="00731060">
        <w:rPr>
          <w:rFonts w:ascii="Calibri" w:eastAsia="Century Gothic" w:hAnsi="Calibri"/>
        </w:rPr>
        <w:t>file is –</w:t>
      </w:r>
    </w:p>
    <w:p w14:paraId="2CC0E788"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SELECT </w:t>
      </w:r>
    </w:p>
    <w:p w14:paraId="7F7F1C20"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txndtl.udf_char_3 AS carrier_id, </w:t>
      </w:r>
    </w:p>
    <w:p w14:paraId="4A670204"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CASE  </w:t>
      </w:r>
    </w:p>
    <w:p w14:paraId="6CC5402C"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WHEN txnaddinfo.txn_data_area IS NOT NULL THEN </w:t>
      </w:r>
    </w:p>
    <w:p w14:paraId="663BC753"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XMLTYPE(txnaddinfo.txn_data_area).EXTRACT('//udfAddinfo2/text()').GETSTRINGVAL()  </w:t>
      </w:r>
    </w:p>
    <w:p w14:paraId="1E5AB85C"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ELSE NULL </w:t>
      </w:r>
    </w:p>
    <w:p w14:paraId="195F68E8"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END AS rxnumber, </w:t>
      </w:r>
    </w:p>
    <w:p w14:paraId="7C484AB1"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txndtl.ext_txn_nbr AS claim_id, </w:t>
      </w:r>
    </w:p>
    <w:p w14:paraId="7C667443"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txndtl.udf_dttm_2 AS service_dt, </w:t>
      </w:r>
    </w:p>
    <w:p w14:paraId="01873A3C"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txndtl.udf_char_7 AS nabp, </w:t>
      </w:r>
    </w:p>
    <w:p w14:paraId="3BD1C812"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perid.per_id_nbr AS client_id, </w:t>
      </w:r>
    </w:p>
    <w:p w14:paraId="79F51DD3"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CASE  </w:t>
      </w:r>
    </w:p>
    <w:p w14:paraId="4B86114D"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WHEN txnaddinfo.txn_data_area IS NOT NULL THEN </w:t>
      </w:r>
    </w:p>
    <w:p w14:paraId="7152954E"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XMLTYPE(txnaddinfo.txn_data_area).EXTRACT('//udfAddinfo15/text()').GETSTRINGVAL() </w:t>
      </w:r>
    </w:p>
    <w:p w14:paraId="0836C57B"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ELSE NULL </w:t>
      </w:r>
    </w:p>
    <w:p w14:paraId="3842A1C7"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END AS subscriber_id, </w:t>
      </w:r>
    </w:p>
    <w:p w14:paraId="6F451B91"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txndtl.udf_char_43 AS last_nm, </w:t>
      </w:r>
    </w:p>
    <w:p w14:paraId="493F866E"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txndtl.udf_char_42 AS first_nm, </w:t>
      </w:r>
    </w:p>
    <w:p w14:paraId="25151470"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CASE  </w:t>
      </w:r>
    </w:p>
    <w:p w14:paraId="34BDC46F"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WHEN txnaddinfo.txn_data_area IS NOT NULL THEN </w:t>
      </w:r>
    </w:p>
    <w:p w14:paraId="6F25B58E"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XMLTYPE(txnaddinfo.txn_data_area).EXTRACT('//udfAddinfo3/text()').GETSTRINGVAL()  </w:t>
      </w:r>
    </w:p>
    <w:p w14:paraId="14B3039F"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ELSE NULL </w:t>
      </w:r>
    </w:p>
    <w:p w14:paraId="329EA821"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END AS drug_nm, </w:t>
      </w:r>
    </w:p>
    <w:p w14:paraId="0BA4CAC4"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t>
      </w:r>
      <w:r w:rsidRPr="00834E62">
        <w:rPr>
          <w:rFonts w:ascii="Century Gothic" w:eastAsia="Century Gothic" w:hAnsi="Century Gothic" w:cs="Century Gothic"/>
          <w:highlight w:val="yellow"/>
        </w:rPr>
        <w:t>'TBD' AS drug_cd,</w:t>
      </w:r>
      <w:r w:rsidRPr="00073BDF">
        <w:rPr>
          <w:rFonts w:ascii="Century Gothic" w:eastAsia="Century Gothic" w:hAnsi="Century Gothic" w:cs="Century Gothic"/>
        </w:rPr>
        <w:t xml:space="preserve"> </w:t>
      </w:r>
    </w:p>
    <w:p w14:paraId="4C036D56"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txndtl.udf_amt_9 AS quantity, </w:t>
      </w:r>
    </w:p>
    <w:p w14:paraId="3A86558F"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CASE  </w:t>
      </w:r>
    </w:p>
    <w:p w14:paraId="4E8D1635"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WHEN txnaddinfo.txn_data_area IS NOT NULL THEN </w:t>
      </w:r>
    </w:p>
    <w:p w14:paraId="1599BF21"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XMLTYPE(txnaddinfo.txn_data_area).EXTRACT('//udfAddinfo20/text()').GETSTRINGVAL() </w:t>
      </w:r>
    </w:p>
    <w:p w14:paraId="46462097"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ELSE NULL </w:t>
      </w:r>
    </w:p>
    <w:p w14:paraId="0B5D2543" w14:textId="77777777" w:rsid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END AS refill_no, </w:t>
      </w:r>
    </w:p>
    <w:p w14:paraId="4FFBBEBB" w14:textId="55BFE343" w:rsidR="00834E62" w:rsidRPr="00CA0FCA" w:rsidRDefault="00834E62" w:rsidP="00073BDF">
      <w:pPr>
        <w:rPr>
          <w:rFonts w:ascii="Century Gothic" w:eastAsia="Century Gothic" w:hAnsi="Century Gothic" w:cs="Century Gothic"/>
          <w:highlight w:val="yellow"/>
        </w:rPr>
      </w:pPr>
      <w:r w:rsidRPr="00CA0FCA">
        <w:rPr>
          <w:rFonts w:ascii="Century Gothic" w:eastAsia="Century Gothic" w:hAnsi="Century Gothic" w:cs="Century Gothic"/>
          <w:highlight w:val="yellow"/>
        </w:rPr>
        <w:t xml:space="preserve">CASE WHEN </w:t>
      </w:r>
      <w:r w:rsidR="001756C1" w:rsidRPr="00CA0FCA">
        <w:rPr>
          <w:rFonts w:ascii="Century Gothic" w:eastAsia="Century Gothic" w:hAnsi="Century Gothic" w:cs="Century Gothic"/>
          <w:highlight w:val="yellow"/>
        </w:rPr>
        <w:t xml:space="preserve">txndtl.UDF_CHAR_22 </w:t>
      </w:r>
      <w:r w:rsidR="00CD7906" w:rsidRPr="00CA0FCA">
        <w:rPr>
          <w:rFonts w:ascii="Century Gothic" w:eastAsia="Century Gothic" w:hAnsi="Century Gothic" w:cs="Century Gothic"/>
          <w:highlight w:val="yellow"/>
        </w:rPr>
        <w:t>in (0, 3)</w:t>
      </w:r>
      <w:r w:rsidR="00F66515" w:rsidRPr="00CA0FCA">
        <w:rPr>
          <w:rFonts w:ascii="Century Gothic" w:eastAsia="Century Gothic" w:hAnsi="Century Gothic" w:cs="Century Gothic"/>
          <w:highlight w:val="yellow"/>
        </w:rPr>
        <w:t xml:space="preserve"> then ‘O’</w:t>
      </w:r>
    </w:p>
    <w:p w14:paraId="4516D80B" w14:textId="7A41FE87" w:rsidR="00F66515" w:rsidRPr="00CA0FCA" w:rsidRDefault="00F66515" w:rsidP="00F66515">
      <w:pPr>
        <w:rPr>
          <w:rFonts w:ascii="Century Gothic" w:eastAsia="Century Gothic" w:hAnsi="Century Gothic" w:cs="Century Gothic"/>
          <w:highlight w:val="yellow"/>
        </w:rPr>
      </w:pPr>
      <w:r w:rsidRPr="00CA0FCA">
        <w:rPr>
          <w:rFonts w:ascii="Century Gothic" w:eastAsia="Century Gothic" w:hAnsi="Century Gothic" w:cs="Century Gothic"/>
          <w:highlight w:val="yellow"/>
        </w:rPr>
        <w:t xml:space="preserve">ELSE WHEN txndtl.UDF_CHAR_22 </w:t>
      </w:r>
      <w:r w:rsidR="00A84EFD" w:rsidRPr="00CA0FCA">
        <w:rPr>
          <w:rFonts w:ascii="Century Gothic" w:eastAsia="Century Gothic" w:hAnsi="Century Gothic" w:cs="Century Gothic"/>
          <w:highlight w:val="yellow"/>
        </w:rPr>
        <w:t>in</w:t>
      </w:r>
      <w:r w:rsidRPr="00CA0FCA">
        <w:rPr>
          <w:rFonts w:ascii="Century Gothic" w:eastAsia="Century Gothic" w:hAnsi="Century Gothic" w:cs="Century Gothic"/>
          <w:highlight w:val="yellow"/>
        </w:rPr>
        <w:t xml:space="preserve"> </w:t>
      </w:r>
      <w:r w:rsidR="00A84EFD" w:rsidRPr="00CA0FCA">
        <w:rPr>
          <w:rFonts w:ascii="Century Gothic" w:eastAsia="Century Gothic" w:hAnsi="Century Gothic" w:cs="Century Gothic"/>
          <w:highlight w:val="yellow"/>
        </w:rPr>
        <w:t>(</w:t>
      </w:r>
      <w:r w:rsidR="00E209AC" w:rsidRPr="00CA0FCA">
        <w:rPr>
          <w:rFonts w:ascii="Century Gothic" w:eastAsia="Century Gothic" w:hAnsi="Century Gothic" w:cs="Century Gothic"/>
          <w:highlight w:val="yellow"/>
        </w:rPr>
        <w:t>‘1’,’2’</w:t>
      </w:r>
      <w:r w:rsidR="00A84EFD" w:rsidRPr="00CA0FCA">
        <w:rPr>
          <w:rFonts w:ascii="Century Gothic" w:eastAsia="Century Gothic" w:hAnsi="Century Gothic" w:cs="Century Gothic"/>
          <w:highlight w:val="yellow"/>
        </w:rPr>
        <w:t>)</w:t>
      </w:r>
      <w:r w:rsidRPr="00CA0FCA">
        <w:rPr>
          <w:rFonts w:ascii="Century Gothic" w:eastAsia="Century Gothic" w:hAnsi="Century Gothic" w:cs="Century Gothic"/>
          <w:highlight w:val="yellow"/>
        </w:rPr>
        <w:t xml:space="preserve"> then ‘</w:t>
      </w:r>
      <w:r w:rsidR="00E209AC" w:rsidRPr="00CA0FCA">
        <w:rPr>
          <w:rFonts w:ascii="Century Gothic" w:eastAsia="Century Gothic" w:hAnsi="Century Gothic" w:cs="Century Gothic"/>
          <w:highlight w:val="yellow"/>
        </w:rPr>
        <w:t>M</w:t>
      </w:r>
      <w:r w:rsidRPr="00CA0FCA">
        <w:rPr>
          <w:rFonts w:ascii="Century Gothic" w:eastAsia="Century Gothic" w:hAnsi="Century Gothic" w:cs="Century Gothic"/>
          <w:highlight w:val="yellow"/>
        </w:rPr>
        <w:t>’</w:t>
      </w:r>
    </w:p>
    <w:p w14:paraId="52EC7D1A" w14:textId="363AF4B6" w:rsidR="00F66515" w:rsidRPr="00CA0FCA" w:rsidRDefault="00F66515" w:rsidP="00F66515">
      <w:pPr>
        <w:rPr>
          <w:rFonts w:ascii="Century Gothic" w:eastAsia="Century Gothic" w:hAnsi="Century Gothic" w:cs="Century Gothic"/>
          <w:highlight w:val="yellow"/>
        </w:rPr>
      </w:pPr>
      <w:r w:rsidRPr="00CA0FCA">
        <w:rPr>
          <w:rFonts w:ascii="Century Gothic" w:eastAsia="Century Gothic" w:hAnsi="Century Gothic" w:cs="Century Gothic"/>
          <w:highlight w:val="yellow"/>
        </w:rPr>
        <w:t>ELSE</w:t>
      </w:r>
      <w:r w:rsidR="00CD7906" w:rsidRPr="00CA0FCA">
        <w:rPr>
          <w:rFonts w:ascii="Century Gothic" w:eastAsia="Century Gothic" w:hAnsi="Century Gothic" w:cs="Century Gothic"/>
          <w:highlight w:val="yellow"/>
        </w:rPr>
        <w:t xml:space="preserve"> null</w:t>
      </w:r>
    </w:p>
    <w:p w14:paraId="0F6B3E1B" w14:textId="28255501" w:rsidR="00073BDF" w:rsidRPr="00073BDF" w:rsidRDefault="00CA0FCA" w:rsidP="00073BDF">
      <w:pPr>
        <w:rPr>
          <w:rFonts w:ascii="Century Gothic" w:eastAsia="Century Gothic" w:hAnsi="Century Gothic" w:cs="Century Gothic"/>
        </w:rPr>
      </w:pPr>
      <w:r w:rsidRPr="00CA0FCA">
        <w:rPr>
          <w:rFonts w:ascii="Century Gothic" w:eastAsia="Century Gothic" w:hAnsi="Century Gothic" w:cs="Century Gothic"/>
          <w:highlight w:val="yellow"/>
        </w:rPr>
        <w:t>END</w:t>
      </w:r>
      <w:r w:rsidR="00073BDF" w:rsidRPr="00CA0FCA">
        <w:rPr>
          <w:rFonts w:ascii="Century Gothic" w:eastAsia="Century Gothic" w:hAnsi="Century Gothic" w:cs="Century Gothic"/>
          <w:highlight w:val="yellow"/>
        </w:rPr>
        <w:t xml:space="preserve"> AS claim_typ_cd,</w:t>
      </w:r>
      <w:r w:rsidR="00073BDF" w:rsidRPr="00073BDF">
        <w:rPr>
          <w:rFonts w:ascii="Century Gothic" w:eastAsia="Century Gothic" w:hAnsi="Century Gothic" w:cs="Century Gothic"/>
        </w:rPr>
        <w:t xml:space="preserve"> </w:t>
      </w:r>
    </w:p>
    <w:p w14:paraId="203A3F38"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txndtl.udf_char_5 AS group_id, </w:t>
      </w:r>
    </w:p>
    <w:p w14:paraId="7597FDAA"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txndtl.udf_char_4 AS account_id, </w:t>
      </w:r>
    </w:p>
    <w:p w14:paraId="62EB570B" w14:textId="08743A7C"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t>
      </w:r>
      <w:r w:rsidRPr="000C7EEE">
        <w:rPr>
          <w:rFonts w:ascii="Century Gothic" w:eastAsia="Century Gothic" w:hAnsi="Century Gothic" w:cs="Century Gothic"/>
          <w:highlight w:val="yellow"/>
        </w:rPr>
        <w:t>'</w:t>
      </w:r>
      <w:r w:rsidR="000C7EEE" w:rsidRPr="000C7EEE">
        <w:rPr>
          <w:rFonts w:ascii="Century Gothic" w:eastAsia="Century Gothic" w:hAnsi="Century Gothic" w:cs="Century Gothic"/>
          <w:highlight w:val="yellow"/>
        </w:rPr>
        <w:t xml:space="preserve"> </w:t>
      </w:r>
      <w:r w:rsidRPr="000C7EEE">
        <w:rPr>
          <w:rFonts w:ascii="Century Gothic" w:eastAsia="Century Gothic" w:hAnsi="Century Gothic" w:cs="Century Gothic"/>
          <w:highlight w:val="yellow"/>
        </w:rPr>
        <w:t>' AS mem_mid_init,</w:t>
      </w:r>
      <w:r w:rsidRPr="00073BDF">
        <w:rPr>
          <w:rFonts w:ascii="Century Gothic" w:eastAsia="Century Gothic" w:hAnsi="Century Gothic" w:cs="Century Gothic"/>
        </w:rPr>
        <w:t xml:space="preserve"> </w:t>
      </w:r>
    </w:p>
    <w:p w14:paraId="79773D99"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CASE  </w:t>
      </w:r>
    </w:p>
    <w:p w14:paraId="6E831968"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WHEN txnaddinfo.txn_data_area IS NOT NULL THEN </w:t>
      </w:r>
    </w:p>
    <w:p w14:paraId="36728A51"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XMLTYPE(txnaddinfo.txn_data_area).EXTRACT('//udfAddinfo13/text()').GETSTRINGVAL() </w:t>
      </w:r>
    </w:p>
    <w:p w14:paraId="63310FAE"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ELSE NULL </w:t>
      </w:r>
    </w:p>
    <w:p w14:paraId="6C336046"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END AS relship_cd, </w:t>
      </w:r>
    </w:p>
    <w:p w14:paraId="0A014403"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txndtl.udf_dttm_5 AS dob, </w:t>
      </w:r>
    </w:p>
    <w:p w14:paraId="6D9ACDD3"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txndtl.udf_char_44 AS gender, </w:t>
      </w:r>
    </w:p>
    <w:p w14:paraId="66D71455"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CASE  </w:t>
      </w:r>
    </w:p>
    <w:p w14:paraId="6433E44F"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WHEN txnaddinfo.txn_data_area IS NOT NULL THEN </w:t>
      </w:r>
    </w:p>
    <w:p w14:paraId="35CA85F6"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XMLTYPE(txnaddinfo.txn_data_area).EXTRACT('//udfAddinfo1/text()').GETSTRINGVAL() </w:t>
      </w:r>
    </w:p>
    <w:p w14:paraId="35821159"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ELSE NULL </w:t>
      </w:r>
    </w:p>
    <w:p w14:paraId="59E05B26"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END AS daw, </w:t>
      </w:r>
    </w:p>
    <w:p w14:paraId="0F159627"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CASE  </w:t>
      </w:r>
    </w:p>
    <w:p w14:paraId="4A2E055F"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WHEN txnaddinfo.txn_data_area IS NOT NULL THEN </w:t>
      </w:r>
    </w:p>
    <w:p w14:paraId="6290F7FC"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XMLTYPE(txnaddinfo.txn_data_area).EXTRACT('//udfAddinfo4/text()').GETSTRINGVAL() </w:t>
      </w:r>
    </w:p>
    <w:p w14:paraId="6E865CA7"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ELSE NULL </w:t>
      </w:r>
    </w:p>
    <w:p w14:paraId="339D7844"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END AS brand_class_cd, </w:t>
      </w:r>
    </w:p>
    <w:p w14:paraId="3B1B9D73"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CASE </w:t>
      </w:r>
    </w:p>
    <w:p w14:paraId="2D7408F7"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WHEN txndtl.udf_char_31 = 'MAIL' THEN 'Y' </w:t>
      </w:r>
    </w:p>
    <w:p w14:paraId="5788AA72"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ELSE 'N' </w:t>
      </w:r>
    </w:p>
    <w:p w14:paraId="30FFB287"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END AS mail_order, </w:t>
      </w:r>
    </w:p>
    <w:p w14:paraId="5C70BA16"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NVL(txndtl.udf_amt_2, 0) AS ingred_cost, </w:t>
      </w:r>
    </w:p>
    <w:p w14:paraId="6B9FBE0C"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NVL(txndtl.udf_amt_7, 0) AS disp_cost, </w:t>
      </w:r>
    </w:p>
    <w:p w14:paraId="6A4ACD50"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NVL(txndtl.udf_amt_10, 0) AS tax, </w:t>
      </w:r>
    </w:p>
    <w:p w14:paraId="52B3791C"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NVL(txndtl.udf_nbr_8, 0) AS mem_resp, </w:t>
      </w:r>
    </w:p>
    <w:p w14:paraId="4A3A1B76"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NVL(txndtl.udf_nbr_7, 0) AS oth_resp, </w:t>
      </w:r>
    </w:p>
    <w:p w14:paraId="323C541C"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NVL((select SUM(calc_amt) from ci_txn_calc tcalc where txndtl.txn_detail_id = tcalc.txn_detail_id and tcalc.rs_cd = 'CLAADMFE'), 0) AS admin_fee, </w:t>
      </w:r>
    </w:p>
    <w:p w14:paraId="4F7392A2"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 </w:t>
      </w:r>
    </w:p>
    <w:p w14:paraId="1FCD303D"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NVL(txndtl.udf_amt_2, 0) + </w:t>
      </w:r>
    </w:p>
    <w:p w14:paraId="1DC05068"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NVL(txndtl.udf_amt_7, 0) + </w:t>
      </w:r>
    </w:p>
    <w:p w14:paraId="75D95AC1"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NVL(txndtl.udf_amt_10, 0) + </w:t>
      </w:r>
    </w:p>
    <w:p w14:paraId="2E7B8810"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NVL(txndtl.udf_nbr_8, 0) + </w:t>
      </w:r>
    </w:p>
    <w:p w14:paraId="541FA1A8"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NVL(txndtl.udf_nbr_7, 0) + </w:t>
      </w:r>
    </w:p>
    <w:p w14:paraId="5C898DAF"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NVL((select SUM(calc_amt) from ci_txn_calc tcalc where txndtl.txn_detail_id = tcalc.txn_detail_id and tcalc.rs_cd = 'CLAADMFE'), 0) </w:t>
      </w:r>
    </w:p>
    <w:p w14:paraId="240D62BE"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 AS client_bill_amt, </w:t>
      </w:r>
    </w:p>
    <w:p w14:paraId="3091E9A4"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bill.bill_id AS bill_inv_nbr </w:t>
      </w:r>
    </w:p>
    <w:p w14:paraId="68BD1184"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sb.append("FROM </w:t>
      </w:r>
    </w:p>
    <w:p w14:paraId="3855E618"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f1_gen_proc proc </w:t>
      </w:r>
    </w:p>
    <w:p w14:paraId="52690B32"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JOIN ci_bill bill ON proc.pk_value2 = bill.bill_id </w:t>
      </w:r>
    </w:p>
    <w:p w14:paraId="22DF6D42"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AND proc.maint_obj_cd = 'F1-GENPROC' </w:t>
      </w:r>
    </w:p>
    <w:p w14:paraId="706F4C9F"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AND proc.pk_value3 = 'ELECTRONIC' </w:t>
      </w:r>
    </w:p>
    <w:p w14:paraId="78DB732F"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AND proc.pk_value4 = 'PENDING' </w:t>
      </w:r>
    </w:p>
    <w:p w14:paraId="15DEC2FE"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JOIN ci_per_id perid ON proc.pk_value1 = perid.per_id </w:t>
      </w:r>
    </w:p>
    <w:p w14:paraId="1DEB59ED"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AND perid.prim_sw = 'Y' </w:t>
      </w:r>
    </w:p>
    <w:p w14:paraId="68E58FCB"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JOIN ci_bseg bseg ON bill.bill_id = bseg.bill_id </w:t>
      </w:r>
    </w:p>
    <w:p w14:paraId="49CA4F83"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JOIN ci_bseg_calc bcalc ON bseg.bseg_id = bcalc.bseg_id </w:t>
      </w:r>
    </w:p>
    <w:p w14:paraId="71593C96"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JOIN ci_bill_chg bchg ON bcalc.billable_chg_id = bchg.billable_chg_id </w:t>
      </w:r>
    </w:p>
    <w:p w14:paraId="07764B32"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JOIN ci_txn_dtl_pritm pritm ON bchg.billable_chg_id = pritm.billable_chg_id  </w:t>
      </w:r>
    </w:p>
    <w:p w14:paraId="602F64A6" w14:textId="77777777"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 AND pritm.initial_price_item_cd = 'CAGCLAIM' </w:t>
      </w:r>
    </w:p>
    <w:p w14:paraId="3396E322" w14:textId="25E345CC"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JOIN ci_txn_detail txndtl ON pritm.txn_detail_id = txndtl.txn_detail_id </w:t>
      </w:r>
    </w:p>
    <w:p w14:paraId="338DDBCE" w14:textId="43D6A7F9"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JOIN cm_txn_detail_add_info txnaddinfo ON txndtl.txn_detail_id = txnaddinfo.txn_detail_id </w:t>
      </w:r>
    </w:p>
    <w:p w14:paraId="0DCAF32A" w14:textId="0C57904B" w:rsidR="00073BDF" w:rsidRPr="00073BDF" w:rsidRDefault="00073BDF" w:rsidP="00073BDF">
      <w:pPr>
        <w:rPr>
          <w:rFonts w:ascii="Century Gothic" w:eastAsia="Century Gothic" w:hAnsi="Century Gothic" w:cs="Century Gothic"/>
        </w:rPr>
      </w:pPr>
      <w:r w:rsidRPr="00073BDF">
        <w:rPr>
          <w:rFonts w:ascii="Century Gothic" w:eastAsia="Century Gothic" w:hAnsi="Century Gothic" w:cs="Century Gothic"/>
        </w:rPr>
        <w:t xml:space="preserve">WHERE proc.pk_value1 = :parentPersonId </w:t>
      </w:r>
    </w:p>
    <w:p w14:paraId="63245DD5" w14:textId="00A7D4C4" w:rsidR="00073BDF" w:rsidRDefault="00073BDF" w:rsidP="00073BDF">
      <w:pPr>
        <w:rPr>
          <w:ins w:id="1880" w:author="Anup Nair" w:date="2025-10-22T15:21:00Z" w16du:dateUtc="2025-10-22T19:21:00Z"/>
          <w:rFonts w:ascii="Century Gothic" w:eastAsia="Century Gothic" w:hAnsi="Century Gothic" w:cs="Century Gothic"/>
        </w:rPr>
      </w:pPr>
      <w:r w:rsidRPr="00073BDF">
        <w:rPr>
          <w:rFonts w:ascii="Century Gothic" w:eastAsia="Century Gothic" w:hAnsi="Century Gothic" w:cs="Century Gothic"/>
        </w:rPr>
        <w:t xml:space="preserve"> AND txndtl.udf_char_3 = :carrier</w:t>
      </w:r>
    </w:p>
    <w:p w14:paraId="36A26E53" w14:textId="77777777" w:rsidR="00066D0E" w:rsidRPr="00B54BE3" w:rsidRDefault="00066D0E" w:rsidP="00066D0E">
      <w:pPr>
        <w:rPr>
          <w:ins w:id="1881" w:author="Anup Nair" w:date="2025-10-22T15:21:00Z" w16du:dateUtc="2025-10-22T19:21:00Z"/>
          <w:rFonts w:ascii="Century Gothic" w:eastAsia="Century Gothic" w:hAnsi="Century Gothic" w:cs="Century Gothic"/>
        </w:rPr>
      </w:pPr>
      <w:ins w:id="1882" w:author="Anup Nair" w:date="2025-10-22T15:21:00Z" w16du:dateUtc="2025-10-22T19:21:00Z">
        <w:r>
          <w:rPr>
            <w:rFonts w:ascii="Century Gothic" w:eastAsia="Century Gothic" w:hAnsi="Century Gothic" w:cs="Century Gothic"/>
          </w:rPr>
          <w:t xml:space="preserve">And </w:t>
        </w:r>
        <w:r>
          <w:t>txndtl.UDF_CHAR_18 &lt;&gt; ‘R’ – to exclude rejected claims</w:t>
        </w:r>
      </w:ins>
    </w:p>
    <w:p w14:paraId="6C5D9A02" w14:textId="77777777" w:rsidR="00066D0E" w:rsidRDefault="00066D0E" w:rsidP="00073BDF">
      <w:pPr>
        <w:rPr>
          <w:rFonts w:ascii="Century Gothic" w:eastAsia="Century Gothic" w:hAnsi="Century Gothic" w:cs="Century Gothic"/>
        </w:rPr>
      </w:pPr>
    </w:p>
    <w:p w14:paraId="45DB72C5" w14:textId="77777777" w:rsidR="00844372" w:rsidRDefault="00844372" w:rsidP="00073BDF">
      <w:pPr>
        <w:rPr>
          <w:rFonts w:ascii="Century Gothic" w:eastAsia="Century Gothic" w:hAnsi="Century Gothic" w:cs="Century Gothic"/>
        </w:rPr>
      </w:pPr>
    </w:p>
    <w:p w14:paraId="3F2AEC91" w14:textId="08A11B0E" w:rsidR="004078A9" w:rsidRPr="00731060" w:rsidRDefault="00125971" w:rsidP="00731060">
      <w:pPr>
        <w:pStyle w:val="BodyText"/>
        <w:rPr>
          <w:rFonts w:ascii="Calibri" w:eastAsia="Century Gothic" w:hAnsi="Calibri"/>
        </w:rPr>
      </w:pPr>
      <w:r w:rsidRPr="00731060">
        <w:rPr>
          <w:rFonts w:ascii="Calibri" w:eastAsia="Century Gothic" w:hAnsi="Calibri"/>
        </w:rPr>
        <w:t>This design revisit after no bill/no pay scenario.</w:t>
      </w:r>
    </w:p>
    <w:p w14:paraId="0EA30D4A" w14:textId="7BC7E862" w:rsidR="14933326" w:rsidRPr="00731060" w:rsidRDefault="14933326" w:rsidP="00731060">
      <w:pPr>
        <w:pStyle w:val="BodyText"/>
        <w:rPr>
          <w:rFonts w:ascii="Calibri" w:eastAsia="Century Gothic" w:hAnsi="Calibri"/>
        </w:rPr>
      </w:pPr>
      <w:r w:rsidRPr="00731060">
        <w:rPr>
          <w:rFonts w:ascii="Calibri" w:eastAsia="Century Gothic" w:hAnsi="Calibri"/>
        </w:rPr>
        <w:t>After extract is completed, we need to mark the record to COMPLETE</w:t>
      </w:r>
    </w:p>
    <w:p w14:paraId="2B936767" w14:textId="48A4E5DB" w:rsidR="14933326" w:rsidRDefault="14933326" w:rsidP="21BAFAFF">
      <w:pPr>
        <w:spacing w:before="240" w:after="120"/>
        <w:rPr>
          <w:rFonts w:ascii="Century Gothic" w:eastAsia="Century Gothic" w:hAnsi="Century Gothic" w:cs="Century Gothic"/>
        </w:rPr>
      </w:pPr>
      <w:r w:rsidRPr="21BAFAFF">
        <w:rPr>
          <w:rFonts w:ascii="Century Gothic" w:eastAsia="Century Gothic" w:hAnsi="Century Gothic" w:cs="Century Gothic"/>
        </w:rPr>
        <w:t>UPDATE F1_GEN_PROC SET PK_VALUE</w:t>
      </w:r>
      <w:r w:rsidR="00167ECD">
        <w:rPr>
          <w:rFonts w:ascii="Century Gothic" w:eastAsia="Century Gothic" w:hAnsi="Century Gothic" w:cs="Century Gothic"/>
        </w:rPr>
        <w:t>4</w:t>
      </w:r>
      <w:r w:rsidRPr="21BAFAFF">
        <w:rPr>
          <w:rFonts w:ascii="Century Gothic" w:eastAsia="Century Gothic" w:hAnsi="Century Gothic" w:cs="Century Gothic"/>
        </w:rPr>
        <w:t xml:space="preserve"> = ‘COMPLETE’ WHERE PK_VALUE1 = :</w:t>
      </w:r>
      <w:r w:rsidR="0060666F">
        <w:rPr>
          <w:rFonts w:ascii="Century Gothic" w:eastAsia="Century Gothic" w:hAnsi="Century Gothic" w:cs="Century Gothic"/>
        </w:rPr>
        <w:t>parentPerId</w:t>
      </w:r>
      <w:r w:rsidRPr="21BAFAFF">
        <w:rPr>
          <w:rFonts w:ascii="Century Gothic" w:eastAsia="Century Gothic" w:hAnsi="Century Gothic" w:cs="Century Gothic"/>
        </w:rPr>
        <w:t xml:space="preserve"> and MAINT_OBJ_CD = </w:t>
      </w:r>
      <w:r w:rsidR="002D26AB" w:rsidRPr="00073BDF">
        <w:rPr>
          <w:rFonts w:ascii="Century Gothic" w:eastAsia="Century Gothic" w:hAnsi="Century Gothic" w:cs="Century Gothic"/>
        </w:rPr>
        <w:t>'F1-GENPROC'</w:t>
      </w:r>
      <w:r w:rsidRPr="21BAFAFF">
        <w:rPr>
          <w:rFonts w:ascii="Century Gothic" w:eastAsia="Century Gothic" w:hAnsi="Century Gothic" w:cs="Century Gothic"/>
        </w:rPr>
        <w:t xml:space="preserve"> and PK_VALUE</w:t>
      </w:r>
      <w:r w:rsidR="00593B95">
        <w:rPr>
          <w:rFonts w:ascii="Century Gothic" w:eastAsia="Century Gothic" w:hAnsi="Century Gothic" w:cs="Century Gothic"/>
        </w:rPr>
        <w:t>3</w:t>
      </w:r>
      <w:r w:rsidRPr="21BAFAFF">
        <w:rPr>
          <w:rFonts w:ascii="Century Gothic" w:eastAsia="Century Gothic" w:hAnsi="Century Gothic" w:cs="Century Gothic"/>
        </w:rPr>
        <w:t xml:space="preserve"> = ‘ELECTRONIC’</w:t>
      </w:r>
      <w:ins w:id="1883" w:author="Ramachandran Ananthapadmanabhan" w:date="2025-10-03T17:30:00Z" w16du:dateUtc="2025-10-03T12:00:00Z">
        <w:r w:rsidR="00413A97">
          <w:rPr>
            <w:rFonts w:ascii="Century Gothic" w:eastAsia="Century Gothic" w:hAnsi="Century Gothic" w:cs="Century Gothic"/>
          </w:rPr>
          <w:t xml:space="preserve"> and </w:t>
        </w:r>
        <w:r w:rsidR="00413A97" w:rsidRPr="21BAFAFF">
          <w:rPr>
            <w:rFonts w:ascii="Century Gothic" w:eastAsia="Century Gothic" w:hAnsi="Century Gothic" w:cs="Century Gothic"/>
          </w:rPr>
          <w:t>PK_VALUE</w:t>
        </w:r>
        <w:r w:rsidR="00413A97">
          <w:rPr>
            <w:rFonts w:ascii="Century Gothic" w:eastAsia="Century Gothic" w:hAnsi="Century Gothic" w:cs="Century Gothic"/>
          </w:rPr>
          <w:t>4</w:t>
        </w:r>
        <w:r w:rsidR="00413A97" w:rsidRPr="21BAFAFF">
          <w:rPr>
            <w:rFonts w:ascii="Century Gothic" w:eastAsia="Century Gothic" w:hAnsi="Century Gothic" w:cs="Century Gothic"/>
          </w:rPr>
          <w:t xml:space="preserve"> = ‘</w:t>
        </w:r>
        <w:r w:rsidR="00413A97">
          <w:rPr>
            <w:rFonts w:ascii="Century Gothic" w:eastAsia="Century Gothic" w:hAnsi="Century Gothic" w:cs="Century Gothic"/>
          </w:rPr>
          <w:t>PENDING’</w:t>
        </w:r>
      </w:ins>
      <w:ins w:id="1884" w:author="Ramachandran Ananthapadmanabhan" w:date="2025-10-03T18:26:00Z" w16du:dateUtc="2025-10-03T12:56:00Z">
        <w:r w:rsidR="007035B7">
          <w:rPr>
            <w:rFonts w:ascii="Century Gothic" w:eastAsia="Century Gothic" w:hAnsi="Century Gothic" w:cs="Century Gothic"/>
          </w:rPr>
          <w:t xml:space="preserve"> </w:t>
        </w:r>
        <w:bookmarkStart w:id="1885" w:name="_Hlk210408765"/>
        <w:r w:rsidR="007035B7">
          <w:rPr>
            <w:rFonts w:ascii="Century Gothic" w:eastAsia="Century Gothic" w:hAnsi="Century Gothic" w:cs="Century Gothic"/>
          </w:rPr>
          <w:t>And batch_cd = :batchCd and batch_nbr = :batchNbr</w:t>
        </w:r>
      </w:ins>
      <w:bookmarkEnd w:id="1885"/>
      <w:r w:rsidRPr="21BAFAFF">
        <w:rPr>
          <w:rFonts w:ascii="Century Gothic" w:eastAsia="Century Gothic" w:hAnsi="Century Gothic" w:cs="Century Gothic"/>
        </w:rPr>
        <w:t>;</w:t>
      </w:r>
    </w:p>
    <w:p w14:paraId="583F8501" w14:textId="51344729" w:rsidR="60288815" w:rsidRDefault="60288815" w:rsidP="60288815">
      <w:pPr>
        <w:spacing w:before="240" w:after="120"/>
        <w:rPr>
          <w:rFonts w:ascii="Century Gothic" w:eastAsia="Century Gothic" w:hAnsi="Century Gothic" w:cs="Century Gothic"/>
          <w:b/>
          <w:bCs/>
          <w:u w:val="single"/>
        </w:rPr>
      </w:pPr>
    </w:p>
    <w:p w14:paraId="073F999D" w14:textId="3E802F11" w:rsidR="60288815" w:rsidRDefault="004078A9" w:rsidP="60288815">
      <w:pPr>
        <w:spacing w:before="240" w:after="120"/>
        <w:rPr>
          <w:rFonts w:ascii="Century Gothic" w:eastAsia="Century Gothic" w:hAnsi="Century Gothic" w:cs="Century Gothic"/>
          <w:b/>
          <w:bCs/>
          <w:u w:val="single"/>
        </w:rPr>
      </w:pPr>
      <w:r>
        <w:rPr>
          <w:rFonts w:ascii="Century Gothic" w:eastAsia="Century Gothic" w:hAnsi="Century Gothic" w:cs="Century Gothic"/>
          <w:b/>
          <w:bCs/>
          <w:u w:val="single"/>
        </w:rPr>
        <w:t xml:space="preserve">Below field mapping are for reference only, above query will give the complete </w:t>
      </w:r>
      <w:r w:rsidR="0076018E">
        <w:rPr>
          <w:rFonts w:ascii="Century Gothic" w:eastAsia="Century Gothic" w:hAnsi="Century Gothic" w:cs="Century Gothic"/>
          <w:b/>
          <w:bCs/>
          <w:u w:val="single"/>
        </w:rPr>
        <w:t>output for this extract.</w:t>
      </w:r>
    </w:p>
    <w:p w14:paraId="6710D605" w14:textId="7BEB2B66" w:rsidR="37D55125" w:rsidRDefault="37D55125" w:rsidP="37D55125">
      <w:pPr>
        <w:spacing w:before="240" w:after="120"/>
        <w:rPr>
          <w:rFonts w:ascii="Century Gothic" w:eastAsia="Century Gothic" w:hAnsi="Century Gothic" w:cs="Century Gothic"/>
          <w:b/>
          <w:bCs/>
          <w:u w:val="single"/>
        </w:rPr>
      </w:pPr>
    </w:p>
    <w:p w14:paraId="4EE1CCC0" w14:textId="514A2743" w:rsidR="4014D2C9" w:rsidRDefault="45855225" w:rsidP="00693C28">
      <w:pPr>
        <w:pStyle w:val="Heading5"/>
        <w:rPr>
          <w:rFonts w:ascii="Century Gothic" w:eastAsia="Century Gothic" w:hAnsi="Century Gothic" w:cs="Century Gothic"/>
          <w:b w:val="0"/>
          <w:bCs/>
          <w:u w:val="single"/>
        </w:rPr>
      </w:pPr>
      <w:r w:rsidRPr="7B32E2CC">
        <w:rPr>
          <w:rFonts w:eastAsia="Century Gothic"/>
        </w:rPr>
        <w:t>Field Mapping for Electronic Supplemental File –</w:t>
      </w:r>
    </w:p>
    <w:p w14:paraId="786CA034" w14:textId="77777777" w:rsidR="004078A9" w:rsidRDefault="004078A9" w:rsidP="7B32E2CC">
      <w:pPr>
        <w:spacing w:before="240" w:after="120"/>
        <w:rPr>
          <w:rFonts w:ascii="Century Gothic" w:eastAsia="Century Gothic" w:hAnsi="Century Gothic" w:cs="Century Gothic"/>
          <w:b/>
          <w:bCs/>
          <w:u w:val="single"/>
        </w:rPr>
      </w:pPr>
    </w:p>
    <w:tbl>
      <w:tblPr>
        <w:tblW w:w="4310" w:type="dxa"/>
        <w:tblInd w:w="10" w:type="dxa"/>
        <w:tblLayout w:type="fixed"/>
        <w:tblLook w:val="06A0" w:firstRow="1" w:lastRow="0" w:firstColumn="1" w:lastColumn="0" w:noHBand="1" w:noVBand="1"/>
      </w:tblPr>
      <w:tblGrid>
        <w:gridCol w:w="2150"/>
        <w:gridCol w:w="2160"/>
      </w:tblGrid>
      <w:tr w:rsidR="21BAFAFF" w14:paraId="247221FF" w14:textId="77777777" w:rsidTr="00F1051A">
        <w:trPr>
          <w:trHeight w:val="285"/>
        </w:trPr>
        <w:tc>
          <w:tcPr>
            <w:tcW w:w="2150" w:type="dxa"/>
            <w:tcBorders>
              <w:top w:val="nil"/>
              <w:left w:val="nil"/>
              <w:bottom w:val="nil"/>
              <w:right w:val="nil"/>
            </w:tcBorders>
            <w:shd w:val="clear" w:color="auto" w:fill="FF0000"/>
            <w:tcMar>
              <w:top w:w="15" w:type="dxa"/>
              <w:left w:w="15" w:type="dxa"/>
              <w:right w:w="15" w:type="dxa"/>
            </w:tcMar>
            <w:vAlign w:val="bottom"/>
          </w:tcPr>
          <w:p w14:paraId="310B76D0" w14:textId="53746B56" w:rsidR="21BAFAFF" w:rsidRDefault="21BAFAFF" w:rsidP="21BAFAFF">
            <w:r w:rsidRPr="21BAFAFF">
              <w:rPr>
                <w:rFonts w:ascii="Aptos Narrow" w:eastAsia="Aptos Narrow" w:hAnsi="Aptos Narrow" w:cs="Aptos Narrow"/>
                <w:b/>
                <w:bCs/>
                <w:color w:val="000000" w:themeColor="text1"/>
                <w:sz w:val="22"/>
                <w:szCs w:val="22"/>
              </w:rPr>
              <w:t>New Field as per Tia</w:t>
            </w:r>
          </w:p>
        </w:tc>
        <w:tc>
          <w:tcPr>
            <w:tcW w:w="2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15" w:type="dxa"/>
              <w:left w:w="15" w:type="dxa"/>
              <w:right w:w="15" w:type="dxa"/>
            </w:tcMar>
            <w:vAlign w:val="bottom"/>
          </w:tcPr>
          <w:p w14:paraId="4B36CF34" w14:textId="601D2E5B" w:rsidR="21BAFAFF" w:rsidRDefault="21BAFAFF" w:rsidP="21BAFAFF">
            <w:r w:rsidRPr="21BAFAFF">
              <w:rPr>
                <w:rFonts w:ascii="Aptos Narrow" w:eastAsia="Aptos Narrow" w:hAnsi="Aptos Narrow" w:cs="Aptos Narrow"/>
                <w:b/>
                <w:bCs/>
                <w:color w:val="000000" w:themeColor="text1"/>
                <w:sz w:val="22"/>
                <w:szCs w:val="22"/>
              </w:rPr>
              <w:t>Sample Data</w:t>
            </w:r>
          </w:p>
        </w:tc>
      </w:tr>
      <w:tr w:rsidR="21BAFAFF" w14:paraId="15B42B19"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3BB3401" w14:textId="7A79D741" w:rsidR="21BAFAFF" w:rsidRDefault="21BAFAFF" w:rsidP="21BAFAFF">
            <w:r w:rsidRPr="21BAFAFF">
              <w:rPr>
                <w:rFonts w:eastAsia="Calibri" w:cs="Calibri"/>
                <w:sz w:val="22"/>
                <w:szCs w:val="22"/>
              </w:rPr>
              <w:t>Rx Number</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1DEC26" w14:textId="7A4497BB" w:rsidR="21BAFAFF" w:rsidRDefault="21BAFAFF" w:rsidP="21BAFAFF">
            <w:r w:rsidRPr="21BAFAFF">
              <w:rPr>
                <w:rFonts w:ascii="Aptos Narrow" w:eastAsia="Aptos Narrow" w:hAnsi="Aptos Narrow" w:cs="Aptos Narrow"/>
                <w:color w:val="000000" w:themeColor="text1"/>
                <w:sz w:val="22"/>
                <w:szCs w:val="22"/>
              </w:rPr>
              <w:t>669000000000</w:t>
            </w:r>
          </w:p>
        </w:tc>
      </w:tr>
      <w:tr w:rsidR="21BAFAFF" w14:paraId="23322D26"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D58DBA6" w14:textId="694D9E26" w:rsidR="21BAFAFF" w:rsidRDefault="21BAFAFF" w:rsidP="21BAFAFF">
            <w:r w:rsidRPr="21BAFAFF">
              <w:rPr>
                <w:rFonts w:eastAsia="Calibri" w:cs="Calibri"/>
                <w:sz w:val="22"/>
                <w:szCs w:val="22"/>
              </w:rPr>
              <w:t>Claim ID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7BCEF4" w14:textId="12C369A3" w:rsidR="21BAFAFF" w:rsidRDefault="21BAFAFF" w:rsidP="21BAFAFF">
            <w:r w:rsidRPr="21BAFAFF">
              <w:rPr>
                <w:rFonts w:ascii="Aptos Narrow" w:eastAsia="Aptos Narrow" w:hAnsi="Aptos Narrow" w:cs="Aptos Narrow"/>
                <w:color w:val="000000" w:themeColor="text1"/>
                <w:sz w:val="22"/>
                <w:szCs w:val="22"/>
              </w:rPr>
              <w:t xml:space="preserve">152561  </w:t>
            </w:r>
          </w:p>
        </w:tc>
      </w:tr>
      <w:tr w:rsidR="21BAFAFF" w14:paraId="268F9B20"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3D7213" w14:textId="416B36F8" w:rsidR="21BAFAFF" w:rsidRDefault="21BAFAFF" w:rsidP="21BAFAFF">
            <w:r w:rsidRPr="21BAFAFF">
              <w:rPr>
                <w:rFonts w:eastAsia="Calibri" w:cs="Calibri"/>
                <w:sz w:val="22"/>
                <w:szCs w:val="22"/>
              </w:rPr>
              <w:t>Service Date</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976F9DB" w14:textId="330198A3" w:rsidR="21BAFAFF" w:rsidRDefault="21BAFAFF" w:rsidP="21BAFAFF">
            <w:r w:rsidRPr="21BAFAFF">
              <w:rPr>
                <w:rFonts w:ascii="Aptos Narrow" w:eastAsia="Aptos Narrow" w:hAnsi="Aptos Narrow" w:cs="Aptos Narrow"/>
                <w:color w:val="000000" w:themeColor="text1"/>
                <w:sz w:val="22"/>
                <w:szCs w:val="22"/>
              </w:rPr>
              <w:t>45709</w:t>
            </w:r>
          </w:p>
        </w:tc>
      </w:tr>
      <w:tr w:rsidR="21BAFAFF" w14:paraId="37EB0A65" w14:textId="77777777" w:rsidTr="00A80F5B">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F51DC8" w14:textId="5E1FE9A8" w:rsidR="21BAFAFF" w:rsidRDefault="21BAFAFF" w:rsidP="21BAFAFF">
            <w:r w:rsidRPr="21BAFAFF">
              <w:rPr>
                <w:rFonts w:eastAsia="Calibri" w:cs="Calibri"/>
                <w:sz w:val="22"/>
                <w:szCs w:val="22"/>
              </w:rPr>
              <w:t>Nabp</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DE24A2" w14:textId="7A8E8522" w:rsidR="21BAFAFF" w:rsidRDefault="21BAFAFF" w:rsidP="21BAFAFF">
            <w:r w:rsidRPr="21BAFAFF">
              <w:rPr>
                <w:rFonts w:ascii="Aptos Narrow" w:eastAsia="Aptos Narrow" w:hAnsi="Aptos Narrow" w:cs="Aptos Narrow"/>
                <w:color w:val="000000" w:themeColor="text1"/>
                <w:sz w:val="22"/>
                <w:szCs w:val="22"/>
              </w:rPr>
              <w:t>2587509</w:t>
            </w:r>
          </w:p>
        </w:tc>
      </w:tr>
      <w:tr w:rsidR="21BAFAFF" w14:paraId="5BC59E95"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2E7EADE" w14:textId="3DC01C78" w:rsidR="21BAFAFF" w:rsidRDefault="21BAFAFF" w:rsidP="21BAFAFF">
            <w:r w:rsidRPr="21BAFAFF">
              <w:rPr>
                <w:rFonts w:eastAsia="Calibri" w:cs="Calibri"/>
                <w:sz w:val="22"/>
                <w:szCs w:val="22"/>
              </w:rPr>
              <w:t>Client Id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61BA6" w14:textId="3E1FDE8E" w:rsidR="21BAFAFF" w:rsidRDefault="21BAFAFF" w:rsidP="21BAFAFF">
            <w:r w:rsidRPr="21BAFAFF">
              <w:rPr>
                <w:rFonts w:ascii="Aptos Narrow" w:eastAsia="Aptos Narrow" w:hAnsi="Aptos Narrow" w:cs="Aptos Narrow"/>
                <w:color w:val="000000" w:themeColor="text1"/>
                <w:sz w:val="22"/>
                <w:szCs w:val="22"/>
              </w:rPr>
              <w:t>ABC</w:t>
            </w:r>
          </w:p>
        </w:tc>
      </w:tr>
      <w:tr w:rsidR="21BAFAFF" w14:paraId="188254EA"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FF51E8" w14:textId="4115B4A2" w:rsidR="21BAFAFF" w:rsidRDefault="21BAFAFF" w:rsidP="21BAFAFF">
            <w:r w:rsidRPr="21BAFAFF">
              <w:rPr>
                <w:rFonts w:eastAsia="Calibri" w:cs="Calibri"/>
                <w:sz w:val="22"/>
                <w:szCs w:val="22"/>
              </w:rPr>
              <w:t>Subscriber Id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D948EB" w14:textId="3388C1C6" w:rsidR="21BAFAFF" w:rsidRDefault="21BAFAFF" w:rsidP="21BAFAFF">
            <w:r w:rsidRPr="21BAFAFF">
              <w:rPr>
                <w:rFonts w:ascii="Aptos Narrow" w:eastAsia="Aptos Narrow" w:hAnsi="Aptos Narrow" w:cs="Aptos Narrow"/>
                <w:color w:val="000000" w:themeColor="text1"/>
                <w:sz w:val="22"/>
                <w:szCs w:val="22"/>
              </w:rPr>
              <w:t>897523852</w:t>
            </w:r>
          </w:p>
        </w:tc>
      </w:tr>
      <w:tr w:rsidR="21BAFAFF" w14:paraId="63482640"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91F350" w14:textId="49A8B880" w:rsidR="21BAFAFF" w:rsidRDefault="21BAFAFF" w:rsidP="21BAFAFF">
            <w:r w:rsidRPr="21BAFAFF">
              <w:rPr>
                <w:rFonts w:eastAsia="Calibri" w:cs="Calibri"/>
                <w:sz w:val="22"/>
                <w:szCs w:val="22"/>
              </w:rPr>
              <w:t>Patient Last Name</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BC3706" w14:textId="05DAE2F6" w:rsidR="21BAFAFF" w:rsidRDefault="21BAFAFF" w:rsidP="21BAFAFF">
            <w:r w:rsidRPr="21BAFAFF">
              <w:rPr>
                <w:rFonts w:ascii="Aptos Narrow" w:eastAsia="Aptos Narrow" w:hAnsi="Aptos Narrow" w:cs="Aptos Narrow"/>
                <w:color w:val="000000" w:themeColor="text1"/>
                <w:sz w:val="22"/>
                <w:szCs w:val="22"/>
              </w:rPr>
              <w:t>RITCHER</w:t>
            </w:r>
          </w:p>
        </w:tc>
      </w:tr>
      <w:tr w:rsidR="21BAFAFF" w14:paraId="638B0530"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F500AA2" w14:textId="66D9A2DA" w:rsidR="21BAFAFF" w:rsidRDefault="21BAFAFF" w:rsidP="21BAFAFF">
            <w:r w:rsidRPr="21BAFAFF">
              <w:rPr>
                <w:rFonts w:eastAsia="Calibri" w:cs="Calibri"/>
                <w:sz w:val="22"/>
                <w:szCs w:val="22"/>
              </w:rPr>
              <w:t>Patient First Name</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9D521E4" w14:textId="67174268" w:rsidR="21BAFAFF" w:rsidRDefault="21BAFAFF" w:rsidP="21BAFAFF">
            <w:r w:rsidRPr="21BAFAFF">
              <w:rPr>
                <w:rFonts w:ascii="Aptos Narrow" w:eastAsia="Aptos Narrow" w:hAnsi="Aptos Narrow" w:cs="Aptos Narrow"/>
                <w:color w:val="000000" w:themeColor="text1"/>
                <w:sz w:val="22"/>
                <w:szCs w:val="22"/>
              </w:rPr>
              <w:t>FLORIDA</w:t>
            </w:r>
          </w:p>
        </w:tc>
      </w:tr>
      <w:tr w:rsidR="21BAFAFF" w14:paraId="1405462A" w14:textId="77777777" w:rsidTr="00B22434">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EB68CD" w14:textId="758D6C92" w:rsidR="21BAFAFF" w:rsidRDefault="21BAFAFF" w:rsidP="21BAFAFF">
            <w:r w:rsidRPr="21BAFAFF">
              <w:rPr>
                <w:rFonts w:eastAsia="Calibri" w:cs="Calibri"/>
                <w:sz w:val="22"/>
                <w:szCs w:val="22"/>
              </w:rPr>
              <w:t>Description</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FAD852" w14:textId="29D9E66C" w:rsidR="21BAFAFF" w:rsidRDefault="21BAFAFF" w:rsidP="21BAFAFF">
            <w:r w:rsidRPr="21BAFAFF">
              <w:rPr>
                <w:rFonts w:ascii="Aptos Narrow" w:eastAsia="Aptos Narrow" w:hAnsi="Aptos Narrow" w:cs="Aptos Narrow"/>
                <w:color w:val="000000" w:themeColor="text1"/>
                <w:sz w:val="22"/>
                <w:szCs w:val="22"/>
              </w:rPr>
              <w:t>Lagevrio</w:t>
            </w:r>
          </w:p>
        </w:tc>
      </w:tr>
      <w:tr w:rsidR="21BAFAFF" w14:paraId="3CCAA997"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vAlign w:val="bottom"/>
          </w:tcPr>
          <w:p w14:paraId="7EEF5864" w14:textId="59C71137" w:rsidR="21BAFAFF" w:rsidRDefault="21BAFAFF" w:rsidP="21BAFAFF">
            <w:r w:rsidRPr="21BAFAFF">
              <w:rPr>
                <w:rFonts w:eastAsia="Calibri" w:cs="Calibri"/>
                <w:sz w:val="22"/>
                <w:szCs w:val="22"/>
              </w:rPr>
              <w:t>Drug Code</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10268E" w14:textId="45D9F2F2" w:rsidR="21BAFAFF" w:rsidRDefault="21BAFAFF" w:rsidP="21BAFAFF">
            <w:r w:rsidRPr="21BAFAFF">
              <w:rPr>
                <w:rFonts w:ascii="Aptos Narrow" w:eastAsia="Aptos Narrow" w:hAnsi="Aptos Narrow" w:cs="Aptos Narrow"/>
                <w:color w:val="000000" w:themeColor="text1"/>
                <w:sz w:val="22"/>
                <w:szCs w:val="22"/>
              </w:rPr>
              <w:t>6505506</w:t>
            </w:r>
          </w:p>
        </w:tc>
      </w:tr>
      <w:tr w:rsidR="21BAFAFF" w14:paraId="15EB6F7B"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4C21C8" w14:textId="5E8E9886" w:rsidR="21BAFAFF" w:rsidRDefault="21BAFAFF" w:rsidP="21BAFAFF">
            <w:r w:rsidRPr="21BAFAFF">
              <w:rPr>
                <w:rFonts w:eastAsia="Calibri" w:cs="Calibri"/>
                <w:sz w:val="22"/>
                <w:szCs w:val="22"/>
              </w:rPr>
              <w:t>Quantity</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D4972F" w14:textId="79CCA5A3" w:rsidR="21BAFAFF" w:rsidRDefault="21BAFAFF" w:rsidP="21BAFAFF">
            <w:r w:rsidRPr="21BAFAFF">
              <w:rPr>
                <w:rFonts w:ascii="Aptos Narrow" w:eastAsia="Aptos Narrow" w:hAnsi="Aptos Narrow" w:cs="Aptos Narrow"/>
                <w:color w:val="000000" w:themeColor="text1"/>
                <w:sz w:val="22"/>
                <w:szCs w:val="22"/>
              </w:rPr>
              <w:t>1</w:t>
            </w:r>
          </w:p>
        </w:tc>
      </w:tr>
      <w:tr w:rsidR="21BAFAFF" w14:paraId="385D8423"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571DC53" w14:textId="502E825F" w:rsidR="21BAFAFF" w:rsidRDefault="21BAFAFF" w:rsidP="21BAFAFF">
            <w:r w:rsidRPr="21BAFAFF">
              <w:rPr>
                <w:rFonts w:eastAsia="Calibri" w:cs="Calibri"/>
                <w:sz w:val="22"/>
                <w:szCs w:val="22"/>
              </w:rPr>
              <w:t>Refill No</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08B67DE" w14:textId="7D6F771C" w:rsidR="21BAFAFF" w:rsidRDefault="21BAFAFF" w:rsidP="21BAFAFF">
            <w:r w:rsidRPr="21BAFAFF">
              <w:rPr>
                <w:rFonts w:ascii="Aptos Narrow" w:eastAsia="Aptos Narrow" w:hAnsi="Aptos Narrow" w:cs="Aptos Narrow"/>
                <w:color w:val="000000" w:themeColor="text1"/>
                <w:sz w:val="22"/>
                <w:szCs w:val="22"/>
              </w:rPr>
              <w:t>0</w:t>
            </w:r>
          </w:p>
        </w:tc>
      </w:tr>
      <w:tr w:rsidR="21BAFAFF" w14:paraId="69654C89"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529CBF" w14:textId="1485A201" w:rsidR="21BAFAFF" w:rsidRDefault="21BAFAFF" w:rsidP="21BAFAFF">
            <w:r w:rsidRPr="21BAFAFF">
              <w:rPr>
                <w:rFonts w:eastAsia="Calibri" w:cs="Calibri"/>
                <w:sz w:val="22"/>
                <w:szCs w:val="22"/>
              </w:rPr>
              <w:t>If Claim Type Code</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F918BE" w14:textId="3FFE28D4" w:rsidR="21BAFAFF" w:rsidRDefault="21BAFAFF" w:rsidP="21BAFAFF">
            <w:r w:rsidRPr="21BAFAFF">
              <w:rPr>
                <w:rFonts w:ascii="Aptos Narrow" w:eastAsia="Aptos Narrow" w:hAnsi="Aptos Narrow" w:cs="Aptos Narrow"/>
                <w:color w:val="000000" w:themeColor="text1"/>
                <w:sz w:val="22"/>
                <w:szCs w:val="22"/>
              </w:rPr>
              <w:t>O</w:t>
            </w:r>
          </w:p>
        </w:tc>
      </w:tr>
      <w:tr w:rsidR="21BAFAFF" w14:paraId="0E22E5BF" w14:textId="77777777" w:rsidTr="00F1051A">
        <w:trPr>
          <w:trHeight w:val="115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6D7640" w14:textId="786FFB9C" w:rsidR="21BAFAFF" w:rsidRDefault="21BAFAFF" w:rsidP="21BAFAFF">
            <w:r w:rsidRPr="21BAFAFF">
              <w:rPr>
                <w:rFonts w:eastAsia="Calibri" w:cs="Calibri"/>
                <w:sz w:val="22"/>
                <w:szCs w:val="22"/>
              </w:rPr>
              <w:t xml:space="preserve">Group Id   </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8FEBF0B" w14:textId="5C035036" w:rsidR="21BAFAFF" w:rsidRDefault="21BAFAFF" w:rsidP="21BAFAFF">
            <w:r w:rsidRPr="21BAFAFF">
              <w:rPr>
                <w:rFonts w:ascii="Aptos Narrow" w:eastAsia="Aptos Narrow" w:hAnsi="Aptos Narrow" w:cs="Aptos Narrow"/>
                <w:color w:val="000000" w:themeColor="text1"/>
                <w:sz w:val="22"/>
                <w:szCs w:val="22"/>
              </w:rPr>
              <w:t>ABC123%</w:t>
            </w:r>
          </w:p>
        </w:tc>
      </w:tr>
      <w:tr w:rsidR="21BAFAFF" w14:paraId="46021742" w14:textId="77777777" w:rsidTr="00F1051A">
        <w:trPr>
          <w:trHeight w:val="115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9E1D99" w14:textId="2B1358B9" w:rsidR="21BAFAFF" w:rsidRDefault="21BAFAFF" w:rsidP="21BAFAFF">
            <w:r w:rsidRPr="21BAFAFF">
              <w:rPr>
                <w:rFonts w:eastAsia="Calibri" w:cs="Calibri"/>
                <w:sz w:val="22"/>
                <w:szCs w:val="22"/>
              </w:rPr>
              <w:t>Account ID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077A7B" w14:textId="1E144578" w:rsidR="21BAFAFF" w:rsidRDefault="21BAFAFF" w:rsidP="21BAFAFF">
            <w:r w:rsidRPr="21BAFAFF">
              <w:rPr>
                <w:rFonts w:ascii="Aptos Narrow" w:eastAsia="Aptos Narrow" w:hAnsi="Aptos Narrow" w:cs="Aptos Narrow"/>
                <w:color w:val="000000" w:themeColor="text1"/>
                <w:sz w:val="22"/>
                <w:szCs w:val="22"/>
              </w:rPr>
              <w:t>ABC123</w:t>
            </w:r>
          </w:p>
        </w:tc>
      </w:tr>
      <w:tr w:rsidR="21BAFAFF" w14:paraId="4B30E306"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9C5245" w14:textId="3208368B" w:rsidR="21BAFAFF" w:rsidRDefault="21BAFAFF" w:rsidP="21BAFAFF">
            <w:r w:rsidRPr="21BAFAFF">
              <w:rPr>
                <w:rFonts w:eastAsia="Calibri" w:cs="Calibri"/>
                <w:sz w:val="22"/>
                <w:szCs w:val="22"/>
              </w:rPr>
              <w:t>Member Middle Initial</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A4E456" w14:textId="701ADF2F"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2E0E8547"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FF06A9C" w14:textId="4664AEC7" w:rsidR="21BAFAFF" w:rsidRDefault="21BAFAFF" w:rsidP="21BAFAFF">
            <w:r w:rsidRPr="21BAFAFF">
              <w:rPr>
                <w:rFonts w:eastAsia="Calibri" w:cs="Calibri"/>
                <w:sz w:val="22"/>
                <w:szCs w:val="22"/>
              </w:rPr>
              <w:t>Relationship Cd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A4DA5B" w14:textId="245C0BFA"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7C01B332"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FB47384" w14:textId="51518F8C" w:rsidR="21BAFAFF" w:rsidRDefault="21BAFAFF" w:rsidP="21BAFAFF">
            <w:r w:rsidRPr="21BAFAFF">
              <w:rPr>
                <w:rFonts w:eastAsia="Calibri" w:cs="Calibri"/>
                <w:sz w:val="22"/>
                <w:szCs w:val="22"/>
              </w:rPr>
              <w:t>Member Dob Value</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6B8030" w14:textId="722B3E9A" w:rsidR="21BAFAFF" w:rsidRDefault="21BAFAFF" w:rsidP="21BAFAFF">
            <w:r w:rsidRPr="21BAFAFF">
              <w:rPr>
                <w:rFonts w:ascii="Aptos Narrow" w:eastAsia="Aptos Narrow" w:hAnsi="Aptos Narrow" w:cs="Aptos Narrow"/>
                <w:color w:val="000000" w:themeColor="text1"/>
                <w:sz w:val="22"/>
                <w:szCs w:val="22"/>
              </w:rPr>
              <w:t>41610</w:t>
            </w:r>
          </w:p>
        </w:tc>
      </w:tr>
      <w:tr w:rsidR="21BAFAFF" w14:paraId="7187E247"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E1F508" w14:textId="5D205EB1" w:rsidR="21BAFAFF" w:rsidRDefault="21BAFAFF" w:rsidP="21BAFAFF">
            <w:r w:rsidRPr="21BAFAFF">
              <w:rPr>
                <w:rFonts w:eastAsia="Calibri" w:cs="Calibri"/>
                <w:sz w:val="22"/>
                <w:szCs w:val="22"/>
              </w:rPr>
              <w:t>Gender</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6D01F7" w14:textId="5E9AD5A8" w:rsidR="21BAFAFF" w:rsidRDefault="21BAFAFF" w:rsidP="21BAFAFF">
            <w:r w:rsidRPr="21BAFAFF">
              <w:rPr>
                <w:rFonts w:ascii="Aptos Narrow" w:eastAsia="Aptos Narrow" w:hAnsi="Aptos Narrow" w:cs="Aptos Narrow"/>
                <w:color w:val="000000" w:themeColor="text1"/>
                <w:sz w:val="22"/>
                <w:szCs w:val="22"/>
              </w:rPr>
              <w:t>F</w:t>
            </w:r>
          </w:p>
        </w:tc>
      </w:tr>
      <w:tr w:rsidR="21BAFAFF" w14:paraId="5EED9BA7"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EADB62" w14:textId="4BE7E658" w:rsidR="21BAFAFF" w:rsidRDefault="21BAFAFF" w:rsidP="21BAFAFF">
            <w:r w:rsidRPr="21BAFAFF">
              <w:rPr>
                <w:rFonts w:eastAsia="Calibri" w:cs="Calibri"/>
                <w:sz w:val="22"/>
                <w:szCs w:val="22"/>
              </w:rPr>
              <w:t>Daw Cd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C0C2CD" w14:textId="2BC86B8C" w:rsidR="21BAFAFF" w:rsidRDefault="21BAFAFF" w:rsidP="21BAFAFF">
            <w:r w:rsidRPr="21BAFAFF">
              <w:rPr>
                <w:rFonts w:ascii="Aptos Narrow" w:eastAsia="Aptos Narrow" w:hAnsi="Aptos Narrow" w:cs="Aptos Narrow"/>
                <w:color w:val="000000" w:themeColor="text1"/>
                <w:sz w:val="22"/>
                <w:szCs w:val="22"/>
              </w:rPr>
              <w:t>0</w:t>
            </w:r>
          </w:p>
        </w:tc>
      </w:tr>
      <w:tr w:rsidR="21BAFAFF" w14:paraId="4E53FCC2"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01B82E" w14:textId="7766EC49" w:rsidR="21BAFAFF" w:rsidRDefault="21BAFAFF" w:rsidP="21BAFAFF">
            <w:r w:rsidRPr="21BAFAFF">
              <w:rPr>
                <w:rFonts w:eastAsia="Calibri" w:cs="Calibri"/>
                <w:sz w:val="22"/>
                <w:szCs w:val="22"/>
              </w:rPr>
              <w:t>Brand Class Cd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9270386" w14:textId="1DC288F2" w:rsidR="21BAFAFF" w:rsidRDefault="21BAFAFF" w:rsidP="21BAFAFF">
            <w:r w:rsidRPr="21BAFAFF">
              <w:rPr>
                <w:rFonts w:ascii="Aptos Narrow" w:eastAsia="Aptos Narrow" w:hAnsi="Aptos Narrow" w:cs="Aptos Narrow"/>
                <w:color w:val="000000" w:themeColor="text1"/>
                <w:sz w:val="22"/>
                <w:szCs w:val="22"/>
              </w:rPr>
              <w:t>G</w:t>
            </w:r>
          </w:p>
        </w:tc>
      </w:tr>
      <w:tr w:rsidR="21BAFAFF" w14:paraId="0E85243D" w14:textId="77777777" w:rsidTr="00B22434">
        <w:trPr>
          <w:trHeight w:val="326"/>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32F7C6D" w14:textId="1B5B11E2" w:rsidR="21BAFAFF" w:rsidRDefault="21BAFAFF" w:rsidP="21BAFAFF">
            <w:r w:rsidRPr="21BAFAFF">
              <w:rPr>
                <w:rFonts w:eastAsia="Calibri" w:cs="Calibri"/>
                <w:sz w:val="22"/>
                <w:szCs w:val="22"/>
              </w:rPr>
              <w:t>Mail Order Ind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7AC0993" w14:textId="40483674" w:rsidR="21BAFAFF" w:rsidRDefault="21BAFAFF" w:rsidP="21BAFAFF">
            <w:r w:rsidRPr="21BAFAFF">
              <w:rPr>
                <w:rFonts w:ascii="Aptos Narrow" w:eastAsia="Aptos Narrow" w:hAnsi="Aptos Narrow" w:cs="Aptos Narrow"/>
                <w:color w:val="000000" w:themeColor="text1"/>
                <w:sz w:val="22"/>
                <w:szCs w:val="22"/>
              </w:rPr>
              <w:t>Y</w:t>
            </w:r>
          </w:p>
        </w:tc>
      </w:tr>
      <w:tr w:rsidR="21BAFAFF" w14:paraId="59CFC032" w14:textId="77777777" w:rsidTr="00B22434">
        <w:trPr>
          <w:trHeight w:val="33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61D3B7" w14:textId="13E891EF" w:rsidR="21BAFAFF" w:rsidRDefault="21BAFAFF" w:rsidP="21BAFAFF">
            <w:r w:rsidRPr="21BAFAFF">
              <w:rPr>
                <w:rFonts w:eastAsia="Calibri" w:cs="Calibri"/>
                <w:sz w:val="22"/>
                <w:szCs w:val="22"/>
              </w:rPr>
              <w:t>Client Ingredient Cost</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6F545AC" w14:textId="3C553D00" w:rsidR="21BAFAFF" w:rsidRDefault="21BAFAFF" w:rsidP="21BAFAFF">
            <w:r w:rsidRPr="21BAFAFF">
              <w:rPr>
                <w:rFonts w:ascii="Aptos Narrow" w:eastAsia="Aptos Narrow" w:hAnsi="Aptos Narrow" w:cs="Aptos Narrow"/>
                <w:color w:val="000000" w:themeColor="text1"/>
                <w:sz w:val="22"/>
                <w:szCs w:val="22"/>
              </w:rPr>
              <w:t>0</w:t>
            </w:r>
          </w:p>
        </w:tc>
      </w:tr>
      <w:tr w:rsidR="21BAFAFF" w14:paraId="78956B5F" w14:textId="77777777" w:rsidTr="00B22434">
        <w:trPr>
          <w:trHeight w:val="42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5FBF38" w14:textId="7F495DB4" w:rsidR="21BAFAFF" w:rsidRDefault="21BAFAFF" w:rsidP="21BAFAFF">
            <w:r w:rsidRPr="21BAFAFF">
              <w:rPr>
                <w:rFonts w:eastAsia="Calibri" w:cs="Calibri"/>
                <w:sz w:val="22"/>
                <w:szCs w:val="22"/>
              </w:rPr>
              <w:t>Client Dispensing Fee</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9792FB2" w14:textId="0B2648F5" w:rsidR="21BAFAFF" w:rsidRDefault="21BAFAFF" w:rsidP="21BAFAFF">
            <w:r w:rsidRPr="21BAFAFF">
              <w:rPr>
                <w:rFonts w:ascii="Aptos Narrow" w:eastAsia="Aptos Narrow" w:hAnsi="Aptos Narrow" w:cs="Aptos Narrow"/>
                <w:color w:val="000000" w:themeColor="text1"/>
                <w:sz w:val="22"/>
                <w:szCs w:val="22"/>
              </w:rPr>
              <w:t>0.75</w:t>
            </w:r>
          </w:p>
        </w:tc>
      </w:tr>
      <w:tr w:rsidR="21BAFAFF" w14:paraId="06689D4F" w14:textId="77777777" w:rsidTr="00B22434">
        <w:trPr>
          <w:trHeight w:val="33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EB48C46" w14:textId="291541D1" w:rsidR="21BAFAFF" w:rsidRDefault="21BAFAFF" w:rsidP="21BAFAFF">
            <w:r w:rsidRPr="21BAFAFF">
              <w:rPr>
                <w:rFonts w:eastAsia="Calibri" w:cs="Calibri"/>
                <w:sz w:val="22"/>
                <w:szCs w:val="22"/>
              </w:rPr>
              <w:t>O Sales Tax Paid</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61D6C39" w14:textId="1A45502A" w:rsidR="21BAFAFF" w:rsidRDefault="21BAFAFF" w:rsidP="21BAFAFF">
            <w:r w:rsidRPr="21BAFAFF">
              <w:rPr>
                <w:rFonts w:ascii="Aptos Narrow" w:eastAsia="Aptos Narrow" w:hAnsi="Aptos Narrow" w:cs="Aptos Narrow"/>
                <w:color w:val="000000" w:themeColor="text1"/>
                <w:sz w:val="22"/>
                <w:szCs w:val="22"/>
              </w:rPr>
              <w:t>0</w:t>
            </w:r>
          </w:p>
        </w:tc>
      </w:tr>
      <w:tr w:rsidR="21BAFAFF" w14:paraId="70C4E31C" w14:textId="77777777" w:rsidTr="00F1051A">
        <w:trPr>
          <w:trHeight w:val="5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203AB7" w14:textId="15371FA6" w:rsidR="21BAFAFF" w:rsidRDefault="21BAFAFF" w:rsidP="21BAFAFF">
            <w:r w:rsidRPr="21BAFAFF">
              <w:rPr>
                <w:rFonts w:eastAsia="Calibri" w:cs="Calibri"/>
                <w:sz w:val="22"/>
                <w:szCs w:val="22"/>
              </w:rPr>
              <w:t>Member Responsibility</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6C27BF9" w14:textId="631313D7" w:rsidR="21BAFAFF" w:rsidRDefault="21BAFAFF" w:rsidP="21BAFAFF">
            <w:r w:rsidRPr="21BAFAFF">
              <w:rPr>
                <w:rFonts w:ascii="Aptos Narrow" w:eastAsia="Aptos Narrow" w:hAnsi="Aptos Narrow" w:cs="Aptos Narrow"/>
                <w:color w:val="000000" w:themeColor="text1"/>
                <w:sz w:val="22"/>
                <w:szCs w:val="22"/>
              </w:rPr>
              <w:t>0.75</w:t>
            </w:r>
          </w:p>
        </w:tc>
      </w:tr>
      <w:tr w:rsidR="21BAFAFF" w14:paraId="3AFF1399" w14:textId="77777777" w:rsidTr="00F1051A">
        <w:trPr>
          <w:trHeight w:val="5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9AB0A72" w14:textId="5B9B2151" w:rsidR="21BAFAFF" w:rsidRDefault="21BAFAFF" w:rsidP="21BAFAFF">
            <w:r w:rsidRPr="21BAFAFF">
              <w:rPr>
                <w:rFonts w:eastAsia="Calibri" w:cs="Calibri"/>
                <w:sz w:val="22"/>
                <w:szCs w:val="22"/>
              </w:rPr>
              <w:t>Other Payer Responsibility</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E24CF4" w14:textId="6DAE8F52" w:rsidR="21BAFAFF" w:rsidRDefault="21BAFAFF" w:rsidP="21BAFAFF">
            <w:r w:rsidRPr="21BAFAFF">
              <w:rPr>
                <w:rFonts w:ascii="Aptos Narrow" w:eastAsia="Aptos Narrow" w:hAnsi="Aptos Narrow" w:cs="Aptos Narrow"/>
                <w:color w:val="000000" w:themeColor="text1"/>
                <w:sz w:val="22"/>
                <w:szCs w:val="22"/>
              </w:rPr>
              <w:t>0</w:t>
            </w:r>
          </w:p>
        </w:tc>
      </w:tr>
      <w:tr w:rsidR="21BAFAFF" w14:paraId="3175EEF7" w14:textId="77777777" w:rsidTr="00F1051A">
        <w:trPr>
          <w:trHeight w:val="5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4ACC9C3" w14:textId="1E6B3E76" w:rsidR="21BAFAFF" w:rsidRDefault="21BAFAFF" w:rsidP="21BAFAFF">
            <w:r w:rsidRPr="21BAFAFF">
              <w:rPr>
                <w:rFonts w:eastAsia="Calibri" w:cs="Calibri"/>
                <w:sz w:val="22"/>
                <w:szCs w:val="22"/>
              </w:rPr>
              <w:t>Client Admin Fee</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73847C" w14:textId="6F769EA5" w:rsidR="21BAFAFF" w:rsidRDefault="21BAFAFF" w:rsidP="21BAFAFF">
            <w:r w:rsidRPr="21BAFAFF">
              <w:rPr>
                <w:rFonts w:ascii="Aptos Narrow" w:eastAsia="Aptos Narrow" w:hAnsi="Aptos Narrow" w:cs="Aptos Narrow"/>
                <w:color w:val="000000" w:themeColor="text1"/>
                <w:sz w:val="22"/>
                <w:szCs w:val="22"/>
              </w:rPr>
              <w:t>0</w:t>
            </w:r>
          </w:p>
        </w:tc>
      </w:tr>
      <w:tr w:rsidR="21BAFAFF" w14:paraId="24CFE15F"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36221EC" w14:textId="3D5B7BFC" w:rsidR="21BAFAFF" w:rsidRDefault="21BAFAFF" w:rsidP="21BAFAFF">
            <w:r w:rsidRPr="21BAFAFF">
              <w:rPr>
                <w:rFonts w:eastAsia="Calibri" w:cs="Calibri"/>
                <w:sz w:val="22"/>
                <w:szCs w:val="22"/>
              </w:rPr>
              <w:t>New Client Billed Amt</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90DA88" w14:textId="40C47220" w:rsidR="21BAFAFF" w:rsidRDefault="21BAFAFF" w:rsidP="21BAFAFF">
            <w:r w:rsidRPr="21BAFAFF">
              <w:rPr>
                <w:rFonts w:ascii="Aptos Narrow" w:eastAsia="Aptos Narrow" w:hAnsi="Aptos Narrow" w:cs="Aptos Narrow"/>
                <w:color w:val="000000" w:themeColor="text1"/>
                <w:sz w:val="22"/>
                <w:szCs w:val="22"/>
              </w:rPr>
              <w:t>0</w:t>
            </w:r>
          </w:p>
        </w:tc>
      </w:tr>
      <w:tr w:rsidR="21BAFAFF" w14:paraId="76E764C6" w14:textId="77777777" w:rsidTr="00F1051A">
        <w:trPr>
          <w:trHeight w:val="285"/>
        </w:trPr>
        <w:tc>
          <w:tcPr>
            <w:tcW w:w="21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D109DB" w14:textId="7EDF08EE" w:rsidR="21BAFAFF" w:rsidRDefault="21BAFAFF" w:rsidP="21BAFAFF">
            <w:r w:rsidRPr="21BAFAFF">
              <w:rPr>
                <w:rFonts w:eastAsia="Calibri" w:cs="Calibri"/>
                <w:sz w:val="22"/>
                <w:szCs w:val="22"/>
              </w:rPr>
              <w:t>Billing Invoice Number</w:t>
            </w:r>
          </w:p>
        </w:tc>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DFF757" w14:textId="121DFECB" w:rsidR="21BAFAFF" w:rsidRDefault="21BAFAFF" w:rsidP="21BAFAFF">
            <w:r w:rsidRPr="21BAFAFF">
              <w:rPr>
                <w:rFonts w:ascii="Aptos Narrow" w:eastAsia="Aptos Narrow" w:hAnsi="Aptos Narrow" w:cs="Aptos Narrow"/>
                <w:color w:val="000000" w:themeColor="text1"/>
                <w:sz w:val="22"/>
                <w:szCs w:val="22"/>
              </w:rPr>
              <w:t>ABC-12345</w:t>
            </w:r>
          </w:p>
        </w:tc>
      </w:tr>
    </w:tbl>
    <w:p w14:paraId="1D013FD8" w14:textId="3EC20AAA" w:rsidR="0CC19080" w:rsidRDefault="0CC19080" w:rsidP="21BAFAFF">
      <w:pPr>
        <w:pStyle w:val="BodyText"/>
        <w:rPr>
          <w:rFonts w:ascii="Century Gothic" w:eastAsia="Century Gothic" w:hAnsi="Century Gothic" w:cs="Century Gothic"/>
          <w:b/>
          <w:bCs/>
          <w:u w:val="single"/>
        </w:rPr>
      </w:pPr>
    </w:p>
    <w:p w14:paraId="40E8F114" w14:textId="2192067F" w:rsidR="121E2F50" w:rsidRDefault="121E2F50" w:rsidP="00C30513">
      <w:pPr>
        <w:pStyle w:val="Heading5"/>
      </w:pPr>
      <w:r>
        <w:t>Sample Extract -</w:t>
      </w:r>
    </w:p>
    <w:p w14:paraId="0616CE7F" w14:textId="1E16C9CB" w:rsidR="77ADB23B" w:rsidRDefault="77ADB23B" w:rsidP="21BAFAFF">
      <w:pPr>
        <w:pStyle w:val="BodyText"/>
      </w:pPr>
      <w:r>
        <w:rPr>
          <w:noProof/>
        </w:rPr>
        <w:drawing>
          <wp:inline distT="0" distB="0" distL="0" distR="0" wp14:anchorId="156BF97A" wp14:editId="6D928A68">
            <wp:extent cx="6858000" cy="152400"/>
            <wp:effectExtent l="0" t="0" r="0" b="0"/>
            <wp:docPr id="592974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7410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58000" cy="152400"/>
                    </a:xfrm>
                    <a:prstGeom prst="rect">
                      <a:avLst/>
                    </a:prstGeom>
                  </pic:spPr>
                </pic:pic>
              </a:graphicData>
            </a:graphic>
          </wp:inline>
        </w:drawing>
      </w:r>
    </w:p>
    <w:tbl>
      <w:tblPr>
        <w:tblW w:w="11164" w:type="dxa"/>
        <w:tblLayout w:type="fixed"/>
        <w:tblLook w:val="06A0" w:firstRow="1" w:lastRow="0" w:firstColumn="1" w:lastColumn="0" w:noHBand="1" w:noVBand="1"/>
      </w:tblPr>
      <w:tblGrid>
        <w:gridCol w:w="270"/>
        <w:gridCol w:w="451"/>
        <w:gridCol w:w="329"/>
        <w:gridCol w:w="353"/>
        <w:gridCol w:w="252"/>
        <w:gridCol w:w="364"/>
        <w:gridCol w:w="374"/>
        <w:gridCol w:w="374"/>
        <w:gridCol w:w="358"/>
        <w:gridCol w:w="401"/>
        <w:gridCol w:w="233"/>
        <w:gridCol w:w="237"/>
        <w:gridCol w:w="321"/>
        <w:gridCol w:w="370"/>
        <w:gridCol w:w="303"/>
        <w:gridCol w:w="500"/>
        <w:gridCol w:w="353"/>
        <w:gridCol w:w="392"/>
        <w:gridCol w:w="199"/>
        <w:gridCol w:w="250"/>
        <w:gridCol w:w="317"/>
        <w:gridCol w:w="363"/>
        <w:gridCol w:w="363"/>
        <w:gridCol w:w="452"/>
        <w:gridCol w:w="411"/>
        <w:gridCol w:w="357"/>
        <w:gridCol w:w="503"/>
        <w:gridCol w:w="383"/>
        <w:gridCol w:w="396"/>
        <w:gridCol w:w="462"/>
        <w:gridCol w:w="473"/>
      </w:tblGrid>
      <w:tr w:rsidR="0011010F" w14:paraId="29C964DD" w14:textId="77777777" w:rsidTr="00D13230">
        <w:trPr>
          <w:trHeight w:val="240"/>
        </w:trPr>
        <w:tc>
          <w:tcPr>
            <w:tcW w:w="2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49A7BD96" w14:textId="34042ABB" w:rsidR="21BAFAFF" w:rsidRDefault="21BAFAFF" w:rsidP="21BAFAFF">
            <w:r w:rsidRPr="21BAFAFF">
              <w:rPr>
                <w:rFonts w:eastAsia="Calibri" w:cs="Calibri"/>
                <w:b/>
                <w:bCs/>
                <w:color w:val="000000" w:themeColor="text1"/>
              </w:rPr>
              <w:t>Rx Number</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384C7BFE" w14:textId="2F520E32" w:rsidR="21BAFAFF" w:rsidRDefault="21BAFAFF" w:rsidP="21BAFAFF">
            <w:r w:rsidRPr="21BAFAFF">
              <w:rPr>
                <w:rFonts w:eastAsia="Calibri" w:cs="Calibri"/>
                <w:b/>
                <w:bCs/>
                <w:color w:val="000000" w:themeColor="text1"/>
              </w:rPr>
              <w:t>Claim ID</w:t>
            </w:r>
          </w:p>
        </w:tc>
        <w:tc>
          <w:tcPr>
            <w:tcW w:w="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1E1BA471" w14:textId="0EDC2F6D" w:rsidR="21BAFAFF" w:rsidRDefault="21BAFAFF" w:rsidP="21BAFAFF">
            <w:r w:rsidRPr="21BAFAFF">
              <w:rPr>
                <w:rFonts w:eastAsia="Calibri" w:cs="Calibri"/>
                <w:b/>
                <w:bCs/>
                <w:color w:val="000000" w:themeColor="text1"/>
              </w:rPr>
              <w:t>Service Date</w:t>
            </w:r>
          </w:p>
        </w:tc>
        <w:tc>
          <w:tcPr>
            <w:tcW w:w="3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7FDCA3F2" w14:textId="5DFA543D" w:rsidR="21BAFAFF" w:rsidRDefault="21BAFAFF" w:rsidP="21BAFAFF">
            <w:r w:rsidRPr="21BAFAFF">
              <w:rPr>
                <w:rFonts w:eastAsia="Calibri" w:cs="Calibri"/>
                <w:b/>
                <w:bCs/>
                <w:color w:val="000000" w:themeColor="text1"/>
              </w:rPr>
              <w:t>Nabp</w:t>
            </w:r>
          </w:p>
        </w:tc>
        <w:tc>
          <w:tcPr>
            <w:tcW w:w="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6A417AEF" w14:textId="7094954E" w:rsidR="21BAFAFF" w:rsidRDefault="21BAFAFF" w:rsidP="21BAFAFF">
            <w:r w:rsidRPr="21BAFAFF">
              <w:rPr>
                <w:rFonts w:eastAsia="Calibri" w:cs="Calibri"/>
                <w:b/>
                <w:bCs/>
                <w:color w:val="000000" w:themeColor="text1"/>
              </w:rPr>
              <w:t>Client ID</w:t>
            </w: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70EB929B" w14:textId="08B298A5" w:rsidR="21BAFAFF" w:rsidRDefault="21BAFAFF" w:rsidP="21BAFAFF">
            <w:r w:rsidRPr="21BAFAFF">
              <w:rPr>
                <w:rFonts w:eastAsia="Calibri" w:cs="Calibri"/>
                <w:b/>
                <w:bCs/>
                <w:color w:val="000000" w:themeColor="text1"/>
              </w:rPr>
              <w:t>Subscriber ID</w:t>
            </w:r>
          </w:p>
        </w:tc>
        <w:tc>
          <w:tcPr>
            <w:tcW w:w="3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0901E80E" w14:textId="1A84B6C0" w:rsidR="21BAFAFF" w:rsidRDefault="21BAFAFF" w:rsidP="21BAFAFF">
            <w:r w:rsidRPr="21BAFAFF">
              <w:rPr>
                <w:rFonts w:eastAsia="Calibri" w:cs="Calibri"/>
                <w:b/>
                <w:bCs/>
                <w:color w:val="000000" w:themeColor="text1"/>
              </w:rPr>
              <w:t>Patient Last Name</w:t>
            </w:r>
          </w:p>
        </w:tc>
        <w:tc>
          <w:tcPr>
            <w:tcW w:w="3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6335F79B" w14:textId="17D5B600" w:rsidR="21BAFAFF" w:rsidRDefault="21BAFAFF" w:rsidP="21BAFAFF">
            <w:r w:rsidRPr="21BAFAFF">
              <w:rPr>
                <w:rFonts w:eastAsia="Calibri" w:cs="Calibri"/>
                <w:b/>
                <w:bCs/>
                <w:color w:val="000000" w:themeColor="text1"/>
              </w:rPr>
              <w:t>Patient First Name</w:t>
            </w:r>
          </w:p>
        </w:tc>
        <w:tc>
          <w:tcPr>
            <w:tcW w:w="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4DFB9FCB" w14:textId="7A3A1954" w:rsidR="21BAFAFF" w:rsidRDefault="21BAFAFF" w:rsidP="21BAFAFF">
            <w:r w:rsidRPr="21BAFAFF">
              <w:rPr>
                <w:rFonts w:eastAsia="Calibri" w:cs="Calibri"/>
                <w:b/>
                <w:bCs/>
                <w:color w:val="000000" w:themeColor="text1"/>
              </w:rPr>
              <w:t>Description</w:t>
            </w:r>
          </w:p>
        </w:tc>
        <w:tc>
          <w:tcPr>
            <w:tcW w:w="4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3716B0D3" w14:textId="42B86B84" w:rsidR="21BAFAFF" w:rsidRDefault="21BAFAFF" w:rsidP="21BAFAFF">
            <w:r w:rsidRPr="21BAFAFF">
              <w:rPr>
                <w:rFonts w:eastAsia="Calibri" w:cs="Calibri"/>
                <w:b/>
                <w:bCs/>
                <w:color w:val="000000" w:themeColor="text1"/>
              </w:rPr>
              <w:t>Drug Code</w:t>
            </w:r>
          </w:p>
        </w:tc>
        <w:tc>
          <w:tcPr>
            <w:tcW w:w="2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04AA3CFF" w14:textId="0CE4DCBC" w:rsidR="21BAFAFF" w:rsidRDefault="21BAFAFF" w:rsidP="21BAFAFF">
            <w:r w:rsidRPr="21BAFAFF">
              <w:rPr>
                <w:rFonts w:eastAsia="Calibri" w:cs="Calibri"/>
                <w:b/>
                <w:bCs/>
                <w:color w:val="000000" w:themeColor="text1"/>
              </w:rPr>
              <w:t>Quantity</w:t>
            </w:r>
          </w:p>
        </w:tc>
        <w:tc>
          <w:tcPr>
            <w:tcW w:w="2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73F79B39" w14:textId="003A552E" w:rsidR="21BAFAFF" w:rsidRDefault="21BAFAFF" w:rsidP="21BAFAFF">
            <w:r w:rsidRPr="21BAFAFF">
              <w:rPr>
                <w:rFonts w:eastAsia="Calibri" w:cs="Calibri"/>
                <w:b/>
                <w:bCs/>
                <w:color w:val="000000" w:themeColor="text1"/>
              </w:rPr>
              <w:t>Refill No</w:t>
            </w:r>
          </w:p>
        </w:tc>
        <w:tc>
          <w:tcPr>
            <w:tcW w:w="3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7E78BB4D" w14:textId="552C71C8" w:rsidR="21BAFAFF" w:rsidRDefault="21BAFAFF" w:rsidP="21BAFAFF">
            <w:r w:rsidRPr="21BAFAFF">
              <w:rPr>
                <w:rFonts w:eastAsia="Calibri" w:cs="Calibri"/>
                <w:b/>
                <w:bCs/>
                <w:color w:val="000000" w:themeColor="text1"/>
              </w:rPr>
              <w:t>If Claim Type Code</w:t>
            </w:r>
          </w:p>
        </w:tc>
        <w:tc>
          <w:tcPr>
            <w:tcW w:w="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4FAADA36" w14:textId="258790CD" w:rsidR="21BAFAFF" w:rsidRDefault="21BAFAFF" w:rsidP="21BAFAFF">
            <w:r w:rsidRPr="21BAFAFF">
              <w:rPr>
                <w:rFonts w:eastAsia="Calibri" w:cs="Calibri"/>
                <w:b/>
                <w:bCs/>
                <w:color w:val="000000" w:themeColor="text1"/>
              </w:rPr>
              <w:t xml:space="preserve">Group Id   </w:t>
            </w:r>
          </w:p>
        </w:tc>
        <w:tc>
          <w:tcPr>
            <w:tcW w:w="3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228F48DC" w14:textId="37F521D2" w:rsidR="21BAFAFF" w:rsidRDefault="21BAFAFF" w:rsidP="21BAFAFF">
            <w:r w:rsidRPr="21BAFAFF">
              <w:rPr>
                <w:rFonts w:eastAsia="Calibri" w:cs="Calibri"/>
                <w:b/>
                <w:bCs/>
                <w:color w:val="000000" w:themeColor="text1"/>
              </w:rPr>
              <w:t>Account ID</w:t>
            </w:r>
          </w:p>
        </w:tc>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4F8CAC92" w14:textId="4B2E7CD1" w:rsidR="21BAFAFF" w:rsidRDefault="21BAFAFF" w:rsidP="21BAFAFF">
            <w:r w:rsidRPr="21BAFAFF">
              <w:rPr>
                <w:rFonts w:eastAsia="Calibri" w:cs="Calibri"/>
                <w:b/>
                <w:bCs/>
                <w:color w:val="000000" w:themeColor="text1"/>
              </w:rPr>
              <w:t>Member Middle Initial</w:t>
            </w:r>
          </w:p>
        </w:tc>
        <w:tc>
          <w:tcPr>
            <w:tcW w:w="3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14B8B047" w14:textId="498DD680" w:rsidR="21BAFAFF" w:rsidRDefault="21BAFAFF" w:rsidP="21BAFAFF">
            <w:r w:rsidRPr="21BAFAFF">
              <w:rPr>
                <w:rFonts w:eastAsia="Calibri" w:cs="Calibri"/>
                <w:b/>
                <w:bCs/>
                <w:color w:val="000000" w:themeColor="text1"/>
              </w:rPr>
              <w:t>Relationship Cd</w:t>
            </w:r>
          </w:p>
        </w:tc>
        <w:tc>
          <w:tcPr>
            <w:tcW w:w="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4DB325AC" w14:textId="5E7DEE87" w:rsidR="21BAFAFF" w:rsidRDefault="21BAFAFF" w:rsidP="21BAFAFF">
            <w:r w:rsidRPr="21BAFAFF">
              <w:rPr>
                <w:rFonts w:eastAsia="Calibri" w:cs="Calibri"/>
                <w:b/>
                <w:bCs/>
                <w:color w:val="000000" w:themeColor="text1"/>
              </w:rPr>
              <w:t>Member Dob Value</w:t>
            </w:r>
          </w:p>
        </w:tc>
        <w:tc>
          <w:tcPr>
            <w:tcW w:w="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3EE7E1DE" w14:textId="4E3BE481" w:rsidR="21BAFAFF" w:rsidRDefault="21BAFAFF" w:rsidP="21BAFAFF">
            <w:r w:rsidRPr="21BAFAFF">
              <w:rPr>
                <w:rFonts w:eastAsia="Calibri" w:cs="Calibri"/>
                <w:b/>
                <w:bCs/>
                <w:color w:val="000000" w:themeColor="text1"/>
              </w:rPr>
              <w:t>Gender</w:t>
            </w:r>
          </w:p>
        </w:tc>
        <w:tc>
          <w:tcPr>
            <w:tcW w:w="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5502E8C8" w14:textId="0D119EBB" w:rsidR="21BAFAFF" w:rsidRDefault="21BAFAFF" w:rsidP="21BAFAFF">
            <w:r w:rsidRPr="21BAFAFF">
              <w:rPr>
                <w:rFonts w:eastAsia="Calibri" w:cs="Calibri"/>
                <w:b/>
                <w:bCs/>
                <w:color w:val="000000" w:themeColor="text1"/>
              </w:rPr>
              <w:t>Daw Cd</w:t>
            </w:r>
          </w:p>
        </w:tc>
        <w:tc>
          <w:tcPr>
            <w:tcW w:w="3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6745B192" w14:textId="4187D5DD" w:rsidR="21BAFAFF" w:rsidRDefault="21BAFAFF" w:rsidP="21BAFAFF">
            <w:r w:rsidRPr="21BAFAFF">
              <w:rPr>
                <w:rFonts w:eastAsia="Calibri" w:cs="Calibri"/>
                <w:b/>
                <w:bCs/>
                <w:color w:val="000000" w:themeColor="text1"/>
              </w:rPr>
              <w:t>Brand Class Cd</w:t>
            </w:r>
          </w:p>
        </w:tc>
        <w:tc>
          <w:tcPr>
            <w:tcW w:w="363" w:type="dxa"/>
          </w:tcPr>
          <w:p w14:paraId="55F8534F" w14:textId="77777777" w:rsidR="00D13230" w:rsidRPr="21BAFAFF" w:rsidRDefault="00D13230" w:rsidP="21BAFAFF">
            <w:pPr>
              <w:rPr>
                <w:rFonts w:eastAsia="Calibri" w:cs="Calibri"/>
                <w:b/>
                <w:bCs/>
                <w:color w:val="000000" w:themeColor="text1"/>
              </w:rPr>
            </w:pPr>
          </w:p>
        </w:tc>
        <w:tc>
          <w:tcPr>
            <w:tcW w:w="3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26D229FC" w14:textId="43560486" w:rsidR="21BAFAFF" w:rsidRDefault="21BAFAFF" w:rsidP="21BAFAFF">
            <w:r w:rsidRPr="21BAFAFF">
              <w:rPr>
                <w:rFonts w:eastAsia="Calibri" w:cs="Calibri"/>
                <w:b/>
                <w:bCs/>
                <w:color w:val="000000" w:themeColor="text1"/>
              </w:rPr>
              <w:t>Mail Order Ind</w:t>
            </w:r>
          </w:p>
        </w:tc>
        <w:tc>
          <w:tcPr>
            <w:tcW w:w="4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690DFBF9" w14:textId="570B72DA" w:rsidR="21BAFAFF" w:rsidRDefault="21BAFAFF" w:rsidP="21BAFAFF">
            <w:pPr>
              <w:jc w:val="right"/>
            </w:pPr>
            <w:r w:rsidRPr="21BAFAFF">
              <w:rPr>
                <w:rFonts w:eastAsia="Calibri" w:cs="Calibri"/>
                <w:b/>
                <w:bCs/>
                <w:color w:val="000000" w:themeColor="text1"/>
              </w:rPr>
              <w:t>Client Ingredient Cost</w:t>
            </w:r>
          </w:p>
        </w:tc>
        <w:tc>
          <w:tcPr>
            <w:tcW w:w="4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0C89B450" w14:textId="4053465D" w:rsidR="21BAFAFF" w:rsidRDefault="21BAFAFF" w:rsidP="21BAFAFF">
            <w:pPr>
              <w:jc w:val="right"/>
            </w:pPr>
            <w:r w:rsidRPr="21BAFAFF">
              <w:rPr>
                <w:rFonts w:eastAsia="Calibri" w:cs="Calibri"/>
                <w:b/>
                <w:bCs/>
                <w:color w:val="000000" w:themeColor="text1"/>
              </w:rPr>
              <w:t>Client Dispensing Fee</w:t>
            </w:r>
          </w:p>
        </w:tc>
        <w:tc>
          <w:tcPr>
            <w:tcW w:w="3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1A1ACE7A" w14:textId="4655E972" w:rsidR="21BAFAFF" w:rsidRDefault="21BAFAFF" w:rsidP="21BAFAFF">
            <w:pPr>
              <w:jc w:val="right"/>
            </w:pPr>
            <w:r w:rsidRPr="21BAFAFF">
              <w:rPr>
                <w:rFonts w:eastAsia="Calibri" w:cs="Calibri"/>
                <w:b/>
                <w:bCs/>
                <w:color w:val="000000" w:themeColor="text1"/>
              </w:rPr>
              <w:t>O Sales Tax Paid</w:t>
            </w:r>
          </w:p>
        </w:tc>
        <w:tc>
          <w:tcPr>
            <w:tcW w:w="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3089500C" w14:textId="78D963A6" w:rsidR="21BAFAFF" w:rsidRDefault="21BAFAFF" w:rsidP="21BAFAFF">
            <w:pPr>
              <w:jc w:val="right"/>
            </w:pPr>
            <w:r w:rsidRPr="21BAFAFF">
              <w:rPr>
                <w:rFonts w:eastAsia="Calibri" w:cs="Calibri"/>
                <w:b/>
                <w:bCs/>
                <w:color w:val="000000" w:themeColor="text1"/>
              </w:rPr>
              <w:t>Member Responsibility</w:t>
            </w:r>
          </w:p>
        </w:tc>
        <w:tc>
          <w:tcPr>
            <w:tcW w:w="3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237C594B" w14:textId="24D6EABD" w:rsidR="21BAFAFF" w:rsidRDefault="21BAFAFF" w:rsidP="21BAFAFF">
            <w:pPr>
              <w:jc w:val="right"/>
            </w:pPr>
            <w:r w:rsidRPr="21BAFAFF">
              <w:rPr>
                <w:rFonts w:eastAsia="Calibri" w:cs="Calibri"/>
                <w:b/>
                <w:bCs/>
                <w:color w:val="000000" w:themeColor="text1"/>
              </w:rPr>
              <w:t>Other Payer Responsibility</w:t>
            </w:r>
          </w:p>
        </w:tc>
        <w:tc>
          <w:tcPr>
            <w:tcW w:w="3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7B9DD0A9" w14:textId="647BB1F4" w:rsidR="21BAFAFF" w:rsidRDefault="21BAFAFF" w:rsidP="21BAFAFF">
            <w:pPr>
              <w:jc w:val="right"/>
            </w:pPr>
            <w:r w:rsidRPr="21BAFAFF">
              <w:rPr>
                <w:rFonts w:eastAsia="Calibri" w:cs="Calibri"/>
                <w:b/>
                <w:bCs/>
                <w:color w:val="000000" w:themeColor="text1"/>
              </w:rPr>
              <w:t>Client Admin Fee</w:t>
            </w:r>
          </w:p>
        </w:tc>
        <w:tc>
          <w:tcPr>
            <w:tcW w:w="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7F335786" w14:textId="34106FD8" w:rsidR="21BAFAFF" w:rsidRDefault="21BAFAFF" w:rsidP="21BAFAFF">
            <w:pPr>
              <w:jc w:val="right"/>
            </w:pPr>
            <w:r w:rsidRPr="21BAFAFF">
              <w:rPr>
                <w:rFonts w:eastAsia="Calibri" w:cs="Calibri"/>
                <w:b/>
                <w:bCs/>
                <w:color w:val="000000" w:themeColor="text1"/>
              </w:rPr>
              <w:t>New Client Billed Amt</w:t>
            </w:r>
          </w:p>
        </w:tc>
        <w:tc>
          <w:tcPr>
            <w:tcW w:w="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F3FD"/>
            <w:tcMar>
              <w:top w:w="15" w:type="dxa"/>
              <w:left w:w="15" w:type="dxa"/>
              <w:right w:w="15" w:type="dxa"/>
            </w:tcMar>
          </w:tcPr>
          <w:p w14:paraId="4AD934BC" w14:textId="3CC28869" w:rsidR="21BAFAFF" w:rsidRDefault="21BAFAFF" w:rsidP="21BAFAFF">
            <w:pPr>
              <w:jc w:val="right"/>
            </w:pPr>
            <w:r w:rsidRPr="21BAFAFF">
              <w:rPr>
                <w:rFonts w:eastAsia="Calibri" w:cs="Calibri"/>
                <w:b/>
                <w:bCs/>
                <w:color w:val="000000" w:themeColor="text1"/>
              </w:rPr>
              <w:t>Billing Invoice Number</w:t>
            </w:r>
          </w:p>
        </w:tc>
      </w:tr>
      <w:tr w:rsidR="0011010F" w14:paraId="48D3E713" w14:textId="77777777" w:rsidTr="00D13230">
        <w:trPr>
          <w:trHeight w:val="990"/>
        </w:trPr>
        <w:tc>
          <w:tcPr>
            <w:tcW w:w="2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740348D5" w14:textId="6ACC4690" w:rsidR="21BAFAFF" w:rsidRDefault="21BAFAFF" w:rsidP="21BAFAFF">
            <w:pPr>
              <w:jc w:val="right"/>
            </w:pPr>
            <w:r w:rsidRPr="21BAFAFF">
              <w:rPr>
                <w:rFonts w:eastAsia="Calibri" w:cs="Calibri"/>
                <w:color w:val="000000" w:themeColor="text1"/>
              </w:rPr>
              <w:t>2046521</w:t>
            </w:r>
          </w:p>
        </w:tc>
        <w:tc>
          <w:tcPr>
            <w:tcW w:w="4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2916BF1D" w14:textId="64253582" w:rsidR="21BAFAFF" w:rsidRDefault="21BAFAFF" w:rsidP="21BAFAFF">
            <w:r w:rsidRPr="21BAFAFF">
              <w:rPr>
                <w:rFonts w:eastAsia="Calibri" w:cs="Calibri"/>
                <w:color w:val="000000" w:themeColor="text1"/>
              </w:rPr>
              <w:t xml:space="preserve">-100000313112872  </w:t>
            </w:r>
          </w:p>
        </w:tc>
        <w:tc>
          <w:tcPr>
            <w:tcW w:w="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2BC0ECEF" w14:textId="4FB001BB" w:rsidR="21BAFAFF" w:rsidRDefault="21BAFAFF" w:rsidP="21BAFAFF">
            <w:pPr>
              <w:jc w:val="right"/>
            </w:pPr>
            <w:r w:rsidRPr="21BAFAFF">
              <w:rPr>
                <w:rFonts w:eastAsia="Calibri" w:cs="Calibri"/>
                <w:color w:val="000000" w:themeColor="text1"/>
              </w:rPr>
              <w:t>12/23/2020</w:t>
            </w:r>
          </w:p>
        </w:tc>
        <w:tc>
          <w:tcPr>
            <w:tcW w:w="3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2580D376" w14:textId="383B32DD" w:rsidR="21BAFAFF" w:rsidRDefault="21BAFAFF" w:rsidP="21BAFAFF">
            <w:pPr>
              <w:jc w:val="right"/>
            </w:pPr>
            <w:r w:rsidRPr="21BAFAFF">
              <w:rPr>
                <w:rFonts w:eastAsia="Calibri" w:cs="Calibri"/>
                <w:color w:val="000000" w:themeColor="text1"/>
              </w:rPr>
              <w:t>1417915653</w:t>
            </w:r>
          </w:p>
        </w:tc>
        <w:tc>
          <w:tcPr>
            <w:tcW w:w="2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52FF3829" w14:textId="7120261B" w:rsidR="21BAFAFF" w:rsidRDefault="21BAFAFF" w:rsidP="21BAFAFF">
            <w:r w:rsidRPr="21BAFAFF">
              <w:rPr>
                <w:rFonts w:eastAsia="Calibri" w:cs="Calibri"/>
                <w:color w:val="000000" w:themeColor="text1"/>
              </w:rPr>
              <w:t>EMI</w:t>
            </w:r>
          </w:p>
        </w:tc>
        <w:tc>
          <w:tcPr>
            <w:tcW w:w="3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3A60254B" w14:textId="47FCF984" w:rsidR="21BAFAFF" w:rsidRDefault="21BAFAFF" w:rsidP="21BAFAFF">
            <w:pPr>
              <w:jc w:val="right"/>
            </w:pPr>
            <w:r w:rsidRPr="21BAFAFF">
              <w:rPr>
                <w:rFonts w:eastAsia="Calibri" w:cs="Calibri"/>
                <w:color w:val="000000" w:themeColor="text1"/>
              </w:rPr>
              <w:t>24770143774</w:t>
            </w:r>
          </w:p>
        </w:tc>
        <w:tc>
          <w:tcPr>
            <w:tcW w:w="3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67C0CF36" w14:textId="28E809B1" w:rsidR="21BAFAFF" w:rsidRDefault="21BAFAFF" w:rsidP="21BAFAFF">
            <w:r w:rsidRPr="21BAFAFF">
              <w:rPr>
                <w:rFonts w:eastAsia="Calibri" w:cs="Calibri"/>
                <w:color w:val="000000" w:themeColor="text1"/>
              </w:rPr>
              <w:t>CAINE</w:t>
            </w:r>
          </w:p>
        </w:tc>
        <w:tc>
          <w:tcPr>
            <w:tcW w:w="3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47E9C70B" w14:textId="3B0CAC9A" w:rsidR="21BAFAFF" w:rsidRDefault="21BAFAFF" w:rsidP="21BAFAFF">
            <w:r w:rsidRPr="21BAFAFF">
              <w:rPr>
                <w:rFonts w:eastAsia="Calibri" w:cs="Calibri"/>
                <w:color w:val="000000" w:themeColor="text1"/>
              </w:rPr>
              <w:t>ELINA</w:t>
            </w:r>
          </w:p>
        </w:tc>
        <w:tc>
          <w:tcPr>
            <w:tcW w:w="3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2CFB5F79" w14:textId="35FE156C" w:rsidR="21BAFAFF" w:rsidRDefault="21BAFAFF" w:rsidP="21BAFAFF">
            <w:r w:rsidRPr="21BAFAFF">
              <w:rPr>
                <w:rFonts w:eastAsia="Calibri" w:cs="Calibri"/>
                <w:color w:val="000000" w:themeColor="text1"/>
              </w:rPr>
              <w:t>ORENITRAM ER</w:t>
            </w:r>
          </w:p>
        </w:tc>
        <w:tc>
          <w:tcPr>
            <w:tcW w:w="4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0FE23E73" w14:textId="1BA25BD1" w:rsidR="21BAFAFF" w:rsidRDefault="21BAFAFF" w:rsidP="21BAFAFF">
            <w:pPr>
              <w:jc w:val="right"/>
            </w:pPr>
            <w:r w:rsidRPr="21BAFAFF">
              <w:rPr>
                <w:rFonts w:eastAsia="Calibri" w:cs="Calibri"/>
                <w:color w:val="000000" w:themeColor="text1"/>
              </w:rPr>
              <w:t>66302031001</w:t>
            </w:r>
          </w:p>
        </w:tc>
        <w:tc>
          <w:tcPr>
            <w:tcW w:w="2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5682C6F3" w14:textId="5481D522" w:rsidR="21BAFAFF" w:rsidRDefault="21BAFAFF" w:rsidP="21BAFAFF">
            <w:pPr>
              <w:jc w:val="right"/>
            </w:pPr>
            <w:r w:rsidRPr="21BAFAFF">
              <w:rPr>
                <w:rFonts w:eastAsia="Calibri" w:cs="Calibri"/>
                <w:color w:val="000000" w:themeColor="text1"/>
              </w:rPr>
              <w:t>60</w:t>
            </w:r>
          </w:p>
        </w:tc>
        <w:tc>
          <w:tcPr>
            <w:tcW w:w="2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32325B4A" w14:textId="08966C6D" w:rsidR="21BAFAFF" w:rsidRDefault="21BAFAFF" w:rsidP="21BAFAFF">
            <w:pPr>
              <w:jc w:val="right"/>
            </w:pPr>
            <w:r w:rsidRPr="21BAFAFF">
              <w:rPr>
                <w:rFonts w:eastAsia="Calibri" w:cs="Calibri"/>
                <w:color w:val="000000" w:themeColor="text1"/>
              </w:rPr>
              <w:t>0</w:t>
            </w:r>
          </w:p>
        </w:tc>
        <w:tc>
          <w:tcPr>
            <w:tcW w:w="3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2736DF6D" w14:textId="03FA3D1D" w:rsidR="21BAFAFF" w:rsidRDefault="21BAFAFF" w:rsidP="21BAFAFF">
            <w:r w:rsidRPr="21BAFAFF">
              <w:rPr>
                <w:rFonts w:eastAsia="Calibri" w:cs="Calibri"/>
                <w:color w:val="000000" w:themeColor="text1"/>
              </w:rPr>
              <w:t>O</w:t>
            </w:r>
          </w:p>
        </w:tc>
        <w:tc>
          <w:tcPr>
            <w:tcW w:w="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3B1E4A5E" w14:textId="68A541A2" w:rsidR="21BAFAFF" w:rsidRDefault="21BAFAFF" w:rsidP="21BAFAFF">
            <w:r w:rsidRPr="21BAFAFF">
              <w:rPr>
                <w:rFonts w:eastAsia="Calibri" w:cs="Calibri"/>
                <w:color w:val="000000" w:themeColor="text1"/>
              </w:rPr>
              <w:t xml:space="preserve">000144RXCP20F    </w:t>
            </w:r>
          </w:p>
        </w:tc>
        <w:tc>
          <w:tcPr>
            <w:tcW w:w="3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4FF2F02F" w14:textId="085CC6D5" w:rsidR="21BAFAFF" w:rsidRDefault="21BAFAFF" w:rsidP="21BAFAFF">
            <w:r w:rsidRPr="21BAFAFF">
              <w:rPr>
                <w:rFonts w:eastAsia="Calibri" w:cs="Calibri"/>
                <w:color w:val="000000" w:themeColor="text1"/>
              </w:rPr>
              <w:t xml:space="preserve">000144    </w:t>
            </w:r>
          </w:p>
        </w:tc>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4BCE4175" w14:textId="06F4034B" w:rsidR="21BAFAFF" w:rsidRDefault="21BAFAFF" w:rsidP="21BAFAFF">
            <w:r w:rsidRPr="21BAFAFF">
              <w:rPr>
                <w:rFonts w:eastAsia="Calibri" w:cs="Calibri"/>
                <w:color w:val="000000" w:themeColor="text1"/>
                <w:sz w:val="22"/>
                <w:szCs w:val="22"/>
              </w:rPr>
              <w:t xml:space="preserve"> </w:t>
            </w:r>
          </w:p>
        </w:tc>
        <w:tc>
          <w:tcPr>
            <w:tcW w:w="3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6987753F" w14:textId="19B7C902" w:rsidR="21BAFAFF" w:rsidRDefault="21BAFAFF" w:rsidP="21BAFAFF">
            <w:pPr>
              <w:jc w:val="right"/>
            </w:pPr>
            <w:r w:rsidRPr="21BAFAFF">
              <w:rPr>
                <w:rFonts w:eastAsia="Calibri" w:cs="Calibri"/>
                <w:color w:val="000000" w:themeColor="text1"/>
              </w:rPr>
              <w:t>3</w:t>
            </w:r>
          </w:p>
        </w:tc>
        <w:tc>
          <w:tcPr>
            <w:tcW w:w="3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4DB02780" w14:textId="7C1F2677" w:rsidR="21BAFAFF" w:rsidRDefault="21BAFAFF" w:rsidP="21BAFAFF">
            <w:pPr>
              <w:jc w:val="right"/>
            </w:pPr>
            <w:r w:rsidRPr="21BAFAFF">
              <w:rPr>
                <w:rFonts w:eastAsia="Calibri" w:cs="Calibri"/>
                <w:color w:val="000000" w:themeColor="text1"/>
              </w:rPr>
              <w:t>1/12/2007</w:t>
            </w:r>
          </w:p>
        </w:tc>
        <w:tc>
          <w:tcPr>
            <w:tcW w:w="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4A134BB2" w14:textId="4EACB153" w:rsidR="21BAFAFF" w:rsidRDefault="21BAFAFF" w:rsidP="21BAFAFF">
            <w:r w:rsidRPr="21BAFAFF">
              <w:rPr>
                <w:rFonts w:eastAsia="Calibri" w:cs="Calibri"/>
                <w:color w:val="000000" w:themeColor="text1"/>
              </w:rPr>
              <w:t>F</w:t>
            </w:r>
          </w:p>
        </w:tc>
        <w:tc>
          <w:tcPr>
            <w:tcW w:w="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52910C5A" w14:textId="4E8D62A3" w:rsidR="21BAFAFF" w:rsidRDefault="21BAFAFF" w:rsidP="21BAFAFF">
            <w:pPr>
              <w:jc w:val="right"/>
            </w:pPr>
            <w:r w:rsidRPr="21BAFAFF">
              <w:rPr>
                <w:rFonts w:eastAsia="Calibri" w:cs="Calibri"/>
                <w:color w:val="000000" w:themeColor="text1"/>
              </w:rPr>
              <w:t>0</w:t>
            </w:r>
          </w:p>
        </w:tc>
        <w:tc>
          <w:tcPr>
            <w:tcW w:w="3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35446E7D" w14:textId="2FA792ED" w:rsidR="21BAFAFF" w:rsidRDefault="21BAFAFF" w:rsidP="21BAFAFF">
            <w:r w:rsidRPr="21BAFAFF">
              <w:rPr>
                <w:rFonts w:eastAsia="Calibri" w:cs="Calibri"/>
                <w:color w:val="000000" w:themeColor="text1"/>
              </w:rPr>
              <w:t>S</w:t>
            </w:r>
          </w:p>
        </w:tc>
        <w:tc>
          <w:tcPr>
            <w:tcW w:w="363" w:type="dxa"/>
          </w:tcPr>
          <w:p w14:paraId="587AF742" w14:textId="77777777" w:rsidR="00D13230" w:rsidRPr="21BAFAFF" w:rsidRDefault="00D13230" w:rsidP="21BAFAFF">
            <w:pPr>
              <w:rPr>
                <w:rFonts w:eastAsia="Calibri" w:cs="Calibri"/>
                <w:color w:val="000000" w:themeColor="text1"/>
              </w:rPr>
            </w:pPr>
          </w:p>
        </w:tc>
        <w:tc>
          <w:tcPr>
            <w:tcW w:w="3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6C82875F" w14:textId="7518EE4D" w:rsidR="21BAFAFF" w:rsidRDefault="21BAFAFF" w:rsidP="21BAFAFF">
            <w:r w:rsidRPr="21BAFAFF">
              <w:rPr>
                <w:rFonts w:eastAsia="Calibri" w:cs="Calibri"/>
                <w:color w:val="000000" w:themeColor="text1"/>
              </w:rPr>
              <w:t>N</w:t>
            </w:r>
          </w:p>
        </w:tc>
        <w:tc>
          <w:tcPr>
            <w:tcW w:w="4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54EB7BF7" w14:textId="0B3B4440" w:rsidR="21BAFAFF" w:rsidRDefault="21BAFAFF" w:rsidP="21BAFAFF">
            <w:pPr>
              <w:jc w:val="right"/>
            </w:pPr>
            <w:r w:rsidRPr="21BAFAFF">
              <w:rPr>
                <w:rFonts w:eastAsia="Calibri" w:cs="Calibri"/>
                <w:color w:val="000000" w:themeColor="text1"/>
              </w:rPr>
              <w:t>2803.75</w:t>
            </w:r>
          </w:p>
        </w:tc>
        <w:tc>
          <w:tcPr>
            <w:tcW w:w="4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5635F38F" w14:textId="3DFCDE67" w:rsidR="21BAFAFF" w:rsidRDefault="21BAFAFF" w:rsidP="21BAFAFF">
            <w:pPr>
              <w:jc w:val="right"/>
            </w:pPr>
            <w:r w:rsidRPr="21BAFAFF">
              <w:rPr>
                <w:rFonts w:eastAsia="Calibri" w:cs="Calibri"/>
                <w:color w:val="000000" w:themeColor="text1"/>
              </w:rPr>
              <w:t>0</w:t>
            </w:r>
          </w:p>
        </w:tc>
        <w:tc>
          <w:tcPr>
            <w:tcW w:w="3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1951C3ED" w14:textId="354FCDE9" w:rsidR="21BAFAFF" w:rsidRDefault="21BAFAFF" w:rsidP="21BAFAFF">
            <w:pPr>
              <w:jc w:val="right"/>
            </w:pPr>
            <w:r w:rsidRPr="21BAFAFF">
              <w:rPr>
                <w:rFonts w:eastAsia="Calibri" w:cs="Calibri"/>
                <w:color w:val="000000" w:themeColor="text1"/>
              </w:rPr>
              <w:t>0</w:t>
            </w:r>
          </w:p>
        </w:tc>
        <w:tc>
          <w:tcPr>
            <w:tcW w:w="5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2C2EC2CA" w14:textId="6D664036" w:rsidR="21BAFAFF" w:rsidRDefault="21BAFAFF" w:rsidP="21BAFAFF">
            <w:pPr>
              <w:jc w:val="right"/>
            </w:pPr>
            <w:r w:rsidRPr="21BAFAFF">
              <w:rPr>
                <w:rFonts w:eastAsia="Calibri" w:cs="Calibri"/>
                <w:color w:val="000000" w:themeColor="text1"/>
              </w:rPr>
              <w:t>0</w:t>
            </w:r>
          </w:p>
        </w:tc>
        <w:tc>
          <w:tcPr>
            <w:tcW w:w="3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36E09813" w14:textId="2F29A19B" w:rsidR="21BAFAFF" w:rsidRDefault="21BAFAFF" w:rsidP="21BAFAFF">
            <w:pPr>
              <w:jc w:val="right"/>
            </w:pPr>
            <w:r w:rsidRPr="21BAFAFF">
              <w:rPr>
                <w:rFonts w:eastAsia="Calibri" w:cs="Calibri"/>
                <w:color w:val="000000" w:themeColor="text1"/>
              </w:rPr>
              <w:t>0</w:t>
            </w:r>
          </w:p>
        </w:tc>
        <w:tc>
          <w:tcPr>
            <w:tcW w:w="3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05EF27DC" w14:textId="6B551A4A" w:rsidR="21BAFAFF" w:rsidRDefault="21BAFAFF" w:rsidP="21BAFAFF">
            <w:pPr>
              <w:jc w:val="right"/>
            </w:pPr>
            <w:r w:rsidRPr="21BAFAFF">
              <w:rPr>
                <w:rFonts w:eastAsia="Calibri" w:cs="Calibri"/>
                <w:color w:val="000000" w:themeColor="text1"/>
              </w:rPr>
              <w:t>0</w:t>
            </w:r>
          </w:p>
        </w:tc>
        <w:tc>
          <w:tcPr>
            <w:tcW w:w="4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0B5DAA03" w14:textId="5215783D" w:rsidR="21BAFAFF" w:rsidRDefault="21BAFAFF" w:rsidP="21BAFAFF">
            <w:pPr>
              <w:jc w:val="right"/>
            </w:pPr>
            <w:r w:rsidRPr="21BAFAFF">
              <w:rPr>
                <w:rFonts w:eastAsia="Calibri" w:cs="Calibri"/>
                <w:color w:val="000000" w:themeColor="text1"/>
              </w:rPr>
              <w:t>2803.75</w:t>
            </w:r>
          </w:p>
        </w:tc>
        <w:tc>
          <w:tcPr>
            <w:tcW w:w="4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tcPr>
          <w:p w14:paraId="240DBA12" w14:textId="4C99CCAC" w:rsidR="21BAFAFF" w:rsidRDefault="21BAFAFF" w:rsidP="21BAFAFF">
            <w:pPr>
              <w:jc w:val="right"/>
            </w:pPr>
            <w:r w:rsidRPr="21BAFAFF">
              <w:rPr>
                <w:rFonts w:eastAsia="Calibri" w:cs="Calibri"/>
                <w:color w:val="000000" w:themeColor="text1"/>
              </w:rPr>
              <w:t>EMI-1233</w:t>
            </w:r>
          </w:p>
        </w:tc>
      </w:tr>
    </w:tbl>
    <w:p w14:paraId="0096344C" w14:textId="15E1BB0B" w:rsidR="21BAFAFF" w:rsidRDefault="21BAFAFF" w:rsidP="21BAFAFF">
      <w:pPr>
        <w:pStyle w:val="BodyText"/>
      </w:pPr>
    </w:p>
    <w:p w14:paraId="20CFF4B0" w14:textId="77777777" w:rsidR="21BAFAFF" w:rsidRDefault="21BAFAFF" w:rsidP="21BAFAFF">
      <w:pPr>
        <w:pStyle w:val="BodyText"/>
      </w:pPr>
    </w:p>
    <w:p w14:paraId="6222DDC7" w14:textId="0F865E3D" w:rsidR="79B7DDAB" w:rsidRPr="00003393" w:rsidRDefault="79B7DDAB" w:rsidP="00003393">
      <w:pPr>
        <w:pStyle w:val="Heading3"/>
        <w:numPr>
          <w:ilvl w:val="3"/>
          <w:numId w:val="16"/>
        </w:numPr>
        <w:rPr>
          <w:rFonts w:eastAsia="Century Gothic"/>
        </w:rPr>
      </w:pPr>
      <w:bookmarkStart w:id="1886" w:name="_Toc1880323794"/>
      <w:bookmarkStart w:id="1887" w:name="_Toc1630299830"/>
      <w:bookmarkStart w:id="1888" w:name="_Toc1134413125"/>
      <w:r w:rsidRPr="00003393">
        <w:t xml:space="preserve">New Batch code - </w:t>
      </w:r>
      <w:r w:rsidR="4F2D52E6" w:rsidRPr="00003393">
        <w:t>CM-SUFPR</w:t>
      </w:r>
      <w:r w:rsidRPr="00003393">
        <w:t xml:space="preserve"> – </w:t>
      </w:r>
      <w:r w:rsidR="005E0692">
        <w:t xml:space="preserve">Prescription </w:t>
      </w:r>
      <w:r w:rsidRPr="00003393">
        <w:t>Supplemental File Generation</w:t>
      </w:r>
      <w:bookmarkEnd w:id="1886"/>
      <w:bookmarkEnd w:id="1887"/>
      <w:bookmarkEnd w:id="1888"/>
    </w:p>
    <w:p w14:paraId="0FF0E757" w14:textId="1A8C2A98" w:rsidR="21BAFAFF" w:rsidRDefault="21BAFAFF" w:rsidP="21BAFAFF">
      <w:pPr>
        <w:pStyle w:val="BodyText"/>
      </w:pPr>
    </w:p>
    <w:p w14:paraId="56D8DC42" w14:textId="079CABE9" w:rsidR="00AD1963" w:rsidRPr="004D02C1" w:rsidRDefault="007F4CDA" w:rsidP="00AD1963">
      <w:pPr>
        <w:spacing w:before="240" w:after="120"/>
        <w:rPr>
          <w:rFonts w:eastAsia="Century Gothic"/>
        </w:rPr>
      </w:pPr>
      <w:r w:rsidRPr="004D02C1">
        <w:rPr>
          <w:rFonts w:eastAsia="Century Gothic"/>
        </w:rPr>
        <w:t xml:space="preserve">Prescription </w:t>
      </w:r>
      <w:r w:rsidR="00AD1963" w:rsidRPr="004D02C1">
        <w:rPr>
          <w:rFonts w:eastAsia="Century Gothic"/>
        </w:rPr>
        <w:t>File format would be - .txt</w:t>
      </w:r>
      <w:r w:rsidR="00F848C6" w:rsidRPr="004D02C1">
        <w:rPr>
          <w:rFonts w:eastAsia="Century Gothic"/>
        </w:rPr>
        <w:t xml:space="preserve"> (delimited - ~)</w:t>
      </w:r>
    </w:p>
    <w:p w14:paraId="25DE836A" w14:textId="13E25D91" w:rsidR="79B7DDAB" w:rsidRPr="004D02C1" w:rsidRDefault="79B7DDAB" w:rsidP="21BAFAFF">
      <w:pPr>
        <w:pStyle w:val="BodyText"/>
        <w:rPr>
          <w:rFonts w:ascii="Calibri" w:hAnsi="Calibri"/>
        </w:rPr>
      </w:pPr>
      <w:r w:rsidRPr="004D02C1">
        <w:rPr>
          <w:rFonts w:ascii="Calibri" w:hAnsi="Calibri"/>
        </w:rPr>
        <w:t>Batch Parameter -</w:t>
      </w:r>
    </w:p>
    <w:p w14:paraId="07ABE1E2" w14:textId="4DB2B0FB" w:rsidR="79B7DDAB" w:rsidRPr="004D02C1" w:rsidRDefault="79B7DDAB" w:rsidP="21BAFAFF">
      <w:pPr>
        <w:pStyle w:val="BodyText"/>
        <w:rPr>
          <w:rFonts w:ascii="Calibri" w:hAnsi="Calibri"/>
        </w:rPr>
      </w:pPr>
      <w:r w:rsidRPr="004D02C1">
        <w:rPr>
          <w:rFonts w:ascii="Calibri" w:hAnsi="Calibri"/>
        </w:rPr>
        <w:t>Param 1 – Supplemental File value : PRESCRIPTION</w:t>
      </w:r>
    </w:p>
    <w:p w14:paraId="4E794876" w14:textId="56606979" w:rsidR="000B284D" w:rsidRPr="004D02C1" w:rsidDel="005769A2" w:rsidRDefault="000B284D" w:rsidP="00A32756">
      <w:pPr>
        <w:pStyle w:val="BodyText"/>
        <w:rPr>
          <w:del w:id="1889" w:author="Anup Nair" w:date="2025-10-23T01:22:00Z" w16du:dateUtc="2025-10-23T05:22:00Z"/>
          <w:rFonts w:ascii="Calibri" w:hAnsi="Calibri"/>
        </w:rPr>
      </w:pPr>
      <w:del w:id="1890" w:author="Anup Nair" w:date="2025-10-23T01:22:00Z" w16du:dateUtc="2025-10-23T05:22:00Z">
        <w:r w:rsidRPr="004D02C1" w:rsidDel="005769A2">
          <w:rPr>
            <w:rFonts w:ascii="Calibri" w:hAnsi="Calibri"/>
          </w:rPr>
          <w:delText>Parm 2 – File Path :</w:delText>
        </w:r>
      </w:del>
    </w:p>
    <w:p w14:paraId="660296FA" w14:textId="530F0F31" w:rsidR="000B284D" w:rsidRPr="004D02C1" w:rsidDel="005769A2" w:rsidRDefault="000B284D" w:rsidP="00A32756">
      <w:pPr>
        <w:pStyle w:val="BodyText"/>
        <w:rPr>
          <w:del w:id="1891" w:author="Anup Nair" w:date="2025-10-23T01:22:00Z" w16du:dateUtc="2025-10-23T05:22:00Z"/>
          <w:rFonts w:ascii="Calibri" w:hAnsi="Calibri"/>
        </w:rPr>
      </w:pPr>
      <w:del w:id="1892" w:author="Anup Nair" w:date="2025-10-23T01:22:00Z" w16du:dateUtc="2025-10-23T05:22:00Z">
        <w:r w:rsidRPr="004D02C1" w:rsidDel="005769A2">
          <w:rPr>
            <w:rFonts w:ascii="Calibri" w:hAnsi="Calibri"/>
          </w:rPr>
          <w:delText>Parm 3 – File Name :</w:delText>
        </w:r>
      </w:del>
    </w:p>
    <w:p w14:paraId="22327AB1" w14:textId="1E35BE47" w:rsidR="00231A43" w:rsidRDefault="00231A43" w:rsidP="00A32756">
      <w:pPr>
        <w:pStyle w:val="BodyText"/>
        <w:rPr>
          <w:ins w:id="1893" w:author="Anup Nair" w:date="2025-10-23T01:22:00Z" w16du:dateUtc="2025-10-23T05:22:00Z"/>
          <w:rFonts w:ascii="Calibri" w:hAnsi="Calibri"/>
        </w:rPr>
      </w:pPr>
      <w:r w:rsidRPr="004D02C1">
        <w:rPr>
          <w:rFonts w:ascii="Calibri" w:hAnsi="Calibri"/>
        </w:rPr>
        <w:t>Parm 4 – Write to file count :</w:t>
      </w:r>
    </w:p>
    <w:p w14:paraId="34C4DC1F" w14:textId="77777777" w:rsidR="005769A2" w:rsidRPr="00731060" w:rsidRDefault="005769A2" w:rsidP="005769A2">
      <w:pPr>
        <w:pStyle w:val="BodyText"/>
        <w:rPr>
          <w:ins w:id="1894" w:author="Anup Nair" w:date="2025-10-23T01:22:00Z" w16du:dateUtc="2025-10-23T05:22:00Z"/>
          <w:rFonts w:ascii="Calibri" w:eastAsia="Century Gothic" w:hAnsi="Calibri"/>
        </w:rPr>
      </w:pPr>
      <w:ins w:id="1895" w:author="Anup Nair" w:date="2025-10-23T01:22:00Z" w16du:dateUtc="2025-10-23T05:22:00Z">
        <w:r>
          <w:rPr>
            <w:rFonts w:ascii="Calibri" w:eastAsia="Century Gothic" w:hAnsi="Calibri"/>
          </w:rPr>
          <w:t>Parm 5 – Environment Value : (TEST or PROD)</w:t>
        </w:r>
      </w:ins>
    </w:p>
    <w:p w14:paraId="3F998DED" w14:textId="77777777" w:rsidR="005769A2" w:rsidRPr="004D02C1" w:rsidRDefault="005769A2" w:rsidP="00A32756">
      <w:pPr>
        <w:pStyle w:val="BodyText"/>
        <w:rPr>
          <w:rFonts w:ascii="Calibri" w:hAnsi="Calibri"/>
        </w:rPr>
      </w:pPr>
    </w:p>
    <w:p w14:paraId="0D99C444" w14:textId="6F6B098A" w:rsidR="79B7DDAB" w:rsidRPr="004D02C1" w:rsidRDefault="79B7DDAB" w:rsidP="21BAFAFF">
      <w:pPr>
        <w:spacing w:before="240" w:after="120"/>
        <w:rPr>
          <w:rFonts w:eastAsia="Century Gothic"/>
        </w:rPr>
      </w:pPr>
      <w:r w:rsidRPr="004D02C1">
        <w:rPr>
          <w:rFonts w:eastAsia="Century Gothic"/>
        </w:rPr>
        <w:t>Get job worker query would be -</w:t>
      </w:r>
    </w:p>
    <w:p w14:paraId="0D773F27" w14:textId="2EB320A8" w:rsidR="79B7DDAB" w:rsidRPr="004D02C1" w:rsidRDefault="79B7DDAB" w:rsidP="21BAFAFF">
      <w:pPr>
        <w:spacing w:before="240" w:after="120"/>
        <w:rPr>
          <w:rFonts w:eastAsia="Century Gothic"/>
        </w:rPr>
      </w:pPr>
      <w:r w:rsidRPr="004D02C1">
        <w:rPr>
          <w:rFonts w:eastAsia="Century Gothic"/>
        </w:rPr>
        <w:t>For Claims ---</w:t>
      </w:r>
    </w:p>
    <w:p w14:paraId="23802FB4" w14:textId="77777777"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SELECT DISTINCT</w:t>
      </w:r>
      <w:r>
        <w:rPr>
          <w:rFonts w:ascii="Century Gothic" w:eastAsia="Century Gothic" w:hAnsi="Century Gothic" w:cs="Century Gothic"/>
        </w:rPr>
        <w:t>, PK_VALUE1 as ParentPerId</w:t>
      </w:r>
    </w:p>
    <w:p w14:paraId="07B2CD22" w14:textId="77777777"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 xml:space="preserve">    bchgchr.adhoc_char_val AS carrier_id</w:t>
      </w:r>
    </w:p>
    <w:p w14:paraId="7174426D" w14:textId="77777777"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FROM f1_gen_proc proc</w:t>
      </w:r>
    </w:p>
    <w:p w14:paraId="14254ED4" w14:textId="77777777"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JOIN ci_bseg bseg ON bseg.bill_id = proc.pk_value2</w:t>
      </w:r>
    </w:p>
    <w:p w14:paraId="764DDEF9" w14:textId="77777777"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JOIN ci_bseg_calc bcalc ON bcalc.bseg_id = bseg.bseg_id</w:t>
      </w:r>
    </w:p>
    <w:p w14:paraId="246FECFF" w14:textId="77777777"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JOIN ci_bill_chg_char bchgchr ON bchgchr.billable_chg_id = bcalc.billable_chg_id</w:t>
      </w:r>
    </w:p>
    <w:p w14:paraId="74E3B3E5" w14:textId="77777777"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 xml:space="preserve">    AND bchgchr.char_type_cd = 'CM-CARR'</w:t>
      </w:r>
    </w:p>
    <w:p w14:paraId="5E796069" w14:textId="72580CDC"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 xml:space="preserve">WHERE proc.maint_obj_cd = </w:t>
      </w:r>
      <w:r w:rsidR="00667733" w:rsidRPr="00667733">
        <w:rPr>
          <w:rFonts w:ascii="Century Gothic" w:eastAsia="Century Gothic" w:hAnsi="Century Gothic" w:cs="Century Gothic"/>
        </w:rPr>
        <w:t>'F1-GENPROC'</w:t>
      </w:r>
    </w:p>
    <w:p w14:paraId="71747EAC" w14:textId="77777777" w:rsidR="00231A43" w:rsidRPr="00014E0E" w:rsidRDefault="00231A43" w:rsidP="00231A43">
      <w:pPr>
        <w:rPr>
          <w:rFonts w:ascii="Century Gothic" w:eastAsia="Century Gothic" w:hAnsi="Century Gothic" w:cs="Century Gothic"/>
        </w:rPr>
      </w:pPr>
      <w:r w:rsidRPr="00014E0E">
        <w:rPr>
          <w:rFonts w:ascii="Century Gothic" w:eastAsia="Century Gothic" w:hAnsi="Century Gothic" w:cs="Century Gothic"/>
        </w:rPr>
        <w:t xml:space="preserve">  AND proc.pk_value4 = 'PENDING'</w:t>
      </w:r>
    </w:p>
    <w:p w14:paraId="1D2C8738" w14:textId="2C257A48" w:rsidR="00231A43" w:rsidRDefault="00231A43" w:rsidP="00231A43">
      <w:pPr>
        <w:rPr>
          <w:rFonts w:ascii="Century Gothic" w:eastAsia="Century Gothic" w:hAnsi="Century Gothic" w:cs="Century Gothic"/>
        </w:rPr>
      </w:pPr>
      <w:r w:rsidRPr="00014E0E">
        <w:rPr>
          <w:rFonts w:ascii="Century Gothic" w:eastAsia="Century Gothic" w:hAnsi="Century Gothic" w:cs="Century Gothic"/>
        </w:rPr>
        <w:t xml:space="preserve">  AND proc.pk_value3 = </w:t>
      </w:r>
      <w:r>
        <w:rPr>
          <w:rFonts w:ascii="Century Gothic" w:eastAsia="Century Gothic" w:hAnsi="Century Gothic" w:cs="Century Gothic"/>
        </w:rPr>
        <w:t>‘</w:t>
      </w:r>
      <w:r w:rsidRPr="00231A43">
        <w:rPr>
          <w:rFonts w:ascii="Century Gothic" w:eastAsia="Century Gothic" w:hAnsi="Century Gothic" w:cs="Century Gothic"/>
        </w:rPr>
        <w:t>PRESCRIPTION</w:t>
      </w:r>
      <w:r>
        <w:rPr>
          <w:rFonts w:ascii="Century Gothic" w:eastAsia="Century Gothic" w:hAnsi="Century Gothic" w:cs="Century Gothic"/>
        </w:rPr>
        <w:t>’</w:t>
      </w:r>
    </w:p>
    <w:p w14:paraId="504C3733" w14:textId="77777777" w:rsidR="00231A43" w:rsidRDefault="00231A43" w:rsidP="00231A43">
      <w:pPr>
        <w:rPr>
          <w:rFonts w:ascii="Century Gothic" w:eastAsia="Century Gothic" w:hAnsi="Century Gothic" w:cs="Century Gothic"/>
        </w:rPr>
      </w:pPr>
      <w:r>
        <w:rPr>
          <w:rFonts w:ascii="Century Gothic" w:eastAsia="Century Gothic" w:hAnsi="Century Gothic" w:cs="Century Gothic"/>
        </w:rPr>
        <w:t>And batch_cd = :batchCd and batch_nbr = :batchNbr;</w:t>
      </w:r>
    </w:p>
    <w:p w14:paraId="3AB74288" w14:textId="77777777" w:rsidR="00231A43" w:rsidRDefault="00231A43" w:rsidP="00A32756">
      <w:pPr>
        <w:spacing w:before="240" w:after="120"/>
        <w:rPr>
          <w:rFonts w:ascii="Century Gothic" w:eastAsia="Century Gothic" w:hAnsi="Century Gothic" w:cs="Century Gothic"/>
        </w:rPr>
      </w:pPr>
    </w:p>
    <w:p w14:paraId="0C50CF24" w14:textId="7C99FE21" w:rsidR="00A32756" w:rsidRPr="004D02C1" w:rsidRDefault="00A32756" w:rsidP="00A32756">
      <w:pPr>
        <w:spacing w:before="240" w:after="120"/>
        <w:rPr>
          <w:rFonts w:eastAsia="Century Gothic"/>
        </w:rPr>
      </w:pPr>
      <w:r w:rsidRPr="004D02C1">
        <w:rPr>
          <w:rFonts w:eastAsia="Century Gothic"/>
        </w:rPr>
        <w:t>For each thread, we will pass the - F1_GEN_PROC.pk_value1 (Parent Person Id) and Carrier Id (will derive in getJobWorker method)</w:t>
      </w:r>
    </w:p>
    <w:p w14:paraId="497ED3A0" w14:textId="77777777" w:rsidR="00A32756" w:rsidRPr="004D02C1" w:rsidRDefault="00A32756" w:rsidP="00A32756">
      <w:pPr>
        <w:spacing w:before="240" w:after="120"/>
        <w:rPr>
          <w:rFonts w:eastAsia="Century Gothic"/>
        </w:rPr>
      </w:pPr>
      <w:r w:rsidRPr="004D02C1">
        <w:rPr>
          <w:rFonts w:eastAsia="Century Gothic"/>
        </w:rPr>
        <w:t>Based on above query output, we need to create threadWorkUnits.</w:t>
      </w:r>
    </w:p>
    <w:p w14:paraId="21896ED4" w14:textId="77777777" w:rsidR="00A32756" w:rsidRPr="004D02C1" w:rsidRDefault="00A32756" w:rsidP="00A32756">
      <w:pPr>
        <w:spacing w:before="240" w:after="120"/>
        <w:rPr>
          <w:rFonts w:eastAsia="Century Gothic"/>
        </w:rPr>
      </w:pPr>
      <w:r w:rsidRPr="004D02C1">
        <w:rPr>
          <w:rFonts w:eastAsia="Century Gothic"/>
        </w:rPr>
        <w:t>unit.setPrimaryId((Id)parentPersonId);</w:t>
      </w:r>
    </w:p>
    <w:p w14:paraId="306D7C5B" w14:textId="77777777" w:rsidR="00A32756" w:rsidRPr="004D02C1" w:rsidRDefault="00A32756" w:rsidP="00A32756">
      <w:pPr>
        <w:spacing w:before="240" w:after="120"/>
        <w:rPr>
          <w:rFonts w:eastAsia="Century Gothic"/>
        </w:rPr>
      </w:pPr>
      <w:r w:rsidRPr="004D02C1">
        <w:rPr>
          <w:rFonts w:eastAsia="Century Gothic"/>
        </w:rPr>
        <w:t>unit.addSupplementalData("carrierId", carrier_id);</w:t>
      </w:r>
    </w:p>
    <w:p w14:paraId="3D37D994" w14:textId="77777777" w:rsidR="00A32756" w:rsidRPr="004D02C1" w:rsidRDefault="00A32756" w:rsidP="00A32756">
      <w:pPr>
        <w:spacing w:before="240" w:after="120"/>
        <w:rPr>
          <w:rFonts w:eastAsia="Century Gothic"/>
        </w:rPr>
      </w:pPr>
      <w:r w:rsidRPr="004D02C1">
        <w:rPr>
          <w:rFonts w:eastAsia="Century Gothic"/>
        </w:rPr>
        <w:t xml:space="preserve">Each unit will create an electronic file for a given combination of Parent Person Id and carrier id </w:t>
      </w:r>
    </w:p>
    <w:p w14:paraId="6A0F1F53" w14:textId="77777777" w:rsidR="00570519" w:rsidRDefault="00570519" w:rsidP="00A32756">
      <w:pPr>
        <w:spacing w:before="240" w:after="120"/>
        <w:rPr>
          <w:rFonts w:ascii="Century Gothic" w:eastAsia="Century Gothic" w:hAnsi="Century Gothic" w:cs="Century Gothic"/>
        </w:rPr>
      </w:pPr>
    </w:p>
    <w:p w14:paraId="6248D1DB" w14:textId="19F03AC9" w:rsidR="006C19D3" w:rsidRDefault="006C19D3">
      <w:pPr>
        <w:pStyle w:val="Heading5"/>
      </w:pPr>
      <w:r>
        <w:t>File Naming Convention</w:t>
      </w:r>
    </w:p>
    <w:p w14:paraId="3B685F7D" w14:textId="1CC213C9" w:rsidR="002726CD" w:rsidRPr="00760D33" w:rsidRDefault="00AF67DA" w:rsidP="00AF67DA">
      <w:pPr>
        <w:spacing w:before="100" w:beforeAutospacing="1" w:after="100" w:afterAutospacing="1"/>
      </w:pPr>
      <w:r w:rsidRPr="00760D33">
        <w:t>The logic to derive the file naming convention is consistent for both Emblem Health and Gold Coast.</w:t>
      </w:r>
    </w:p>
    <w:p w14:paraId="28315EA9" w14:textId="77777777" w:rsidR="00AF67DA" w:rsidRPr="00760D33" w:rsidRDefault="00AF67DA" w:rsidP="00E059FE">
      <w:pPr>
        <w:numPr>
          <w:ilvl w:val="0"/>
          <w:numId w:val="23"/>
        </w:numPr>
        <w:spacing w:before="100" w:beforeAutospacing="1" w:after="100" w:afterAutospacing="1"/>
      </w:pPr>
      <w:r w:rsidRPr="00760D33">
        <w:t>Retrieve Parent Person ID</w:t>
      </w:r>
    </w:p>
    <w:p w14:paraId="09093FFB" w14:textId="77777777" w:rsidR="00AF67DA" w:rsidRPr="00760D33" w:rsidRDefault="00AF67DA" w:rsidP="00E059FE">
      <w:pPr>
        <w:numPr>
          <w:ilvl w:val="1"/>
          <w:numId w:val="23"/>
        </w:numPr>
        <w:spacing w:before="100" w:beforeAutospacing="1" w:after="100" w:afterAutospacing="1"/>
      </w:pPr>
      <w:r w:rsidRPr="00760D33">
        <w:t>Extract the Parent Person ID from the associated work unit.</w:t>
      </w:r>
    </w:p>
    <w:p w14:paraId="42E837B5" w14:textId="77777777" w:rsidR="00AF67DA" w:rsidRPr="00760D33" w:rsidRDefault="00AF67DA" w:rsidP="00E059FE">
      <w:pPr>
        <w:numPr>
          <w:ilvl w:val="0"/>
          <w:numId w:val="23"/>
        </w:numPr>
        <w:spacing w:before="100" w:beforeAutospacing="1" w:after="100" w:afterAutospacing="1"/>
      </w:pPr>
      <w:r w:rsidRPr="00760D33">
        <w:t>Access File Naming Configuration</w:t>
      </w:r>
    </w:p>
    <w:p w14:paraId="61ADE515" w14:textId="279F662A" w:rsidR="00AF67DA" w:rsidRDefault="00AF67DA" w:rsidP="00E059FE">
      <w:pPr>
        <w:numPr>
          <w:ilvl w:val="1"/>
          <w:numId w:val="23"/>
        </w:numPr>
        <w:spacing w:before="100" w:beforeAutospacing="1" w:after="100" w:afterAutospacing="1"/>
      </w:pPr>
      <w:r w:rsidRPr="00760D33">
        <w:t xml:space="preserve">Use the Parent Person Characteristic </w:t>
      </w:r>
      <w:r w:rsidR="005D38B1">
        <w:t>CM-COAID</w:t>
      </w:r>
      <w:r w:rsidRPr="00760D33">
        <w:t xml:space="preserve"> to identify the relevant extendable lookup name.</w:t>
      </w:r>
    </w:p>
    <w:p w14:paraId="75D67CDC" w14:textId="77A6E802" w:rsidR="00821938" w:rsidRPr="00760D33" w:rsidRDefault="00821938" w:rsidP="00821938">
      <w:pPr>
        <w:numPr>
          <w:ilvl w:val="1"/>
          <w:numId w:val="23"/>
        </w:numPr>
        <w:spacing w:before="100" w:beforeAutospacing="1" w:after="100" w:afterAutospacing="1"/>
      </w:pPr>
      <w:r>
        <w:t>If extendable lookup parent code is not found for given coalition id, then default to STRD (Standard) extendable lookup</w:t>
      </w:r>
    </w:p>
    <w:p w14:paraId="673A37A9" w14:textId="77777777" w:rsidR="00AF67DA" w:rsidRPr="00760D33" w:rsidRDefault="00AF67DA" w:rsidP="00E059FE">
      <w:pPr>
        <w:numPr>
          <w:ilvl w:val="0"/>
          <w:numId w:val="23"/>
        </w:numPr>
        <w:spacing w:before="100" w:beforeAutospacing="1" w:after="100" w:afterAutospacing="1"/>
      </w:pPr>
      <w:r w:rsidRPr="00760D33">
        <w:t>Fetch Naming Format</w:t>
      </w:r>
    </w:p>
    <w:p w14:paraId="3F7630DA" w14:textId="77845F86" w:rsidR="00AF67DA" w:rsidRPr="00760D33" w:rsidRDefault="00AF67DA" w:rsidP="00E059FE">
      <w:pPr>
        <w:numPr>
          <w:ilvl w:val="1"/>
          <w:numId w:val="23"/>
        </w:numPr>
        <w:spacing w:before="100" w:beforeAutospacing="1" w:after="100" w:afterAutospacing="1"/>
      </w:pPr>
      <w:r w:rsidRPr="00760D33">
        <w:t>Query the identified extendable lookup to retrieve the value for "</w:t>
      </w:r>
      <w:r w:rsidRPr="00C368A2">
        <w:t>Prescription File Naming Format</w:t>
      </w:r>
      <w:r w:rsidRPr="00760D33">
        <w:t>".</w:t>
      </w:r>
    </w:p>
    <w:p w14:paraId="343CE899" w14:textId="2FA0B6F3" w:rsidR="00AF67DA" w:rsidRPr="00760D33" w:rsidRDefault="00AF67DA" w:rsidP="00E059FE">
      <w:pPr>
        <w:numPr>
          <w:ilvl w:val="1"/>
          <w:numId w:val="23"/>
        </w:numPr>
        <w:spacing w:before="100" w:beforeAutospacing="1" w:after="100" w:afterAutospacing="1"/>
      </w:pPr>
      <w:r w:rsidRPr="00760D33">
        <w:t>Store this value in a string variable, e.g., fileName</w:t>
      </w:r>
      <w:r>
        <w:t>Prescription</w:t>
      </w:r>
      <w:r w:rsidRPr="00760D33">
        <w:t>.</w:t>
      </w:r>
    </w:p>
    <w:p w14:paraId="1FB40169" w14:textId="7464A316" w:rsidR="00AF67DA" w:rsidRPr="00760D33" w:rsidRDefault="00AF67DA" w:rsidP="00E059FE">
      <w:pPr>
        <w:numPr>
          <w:ilvl w:val="0"/>
          <w:numId w:val="23"/>
        </w:numPr>
        <w:spacing w:before="100" w:beforeAutospacing="1" w:after="100" w:afterAutospacing="1"/>
      </w:pPr>
      <w:r w:rsidRPr="00760D33">
        <w:t>Dynamic Placeholder Replacement Logic</w:t>
      </w:r>
      <w:r w:rsidRPr="00760D33">
        <w:br/>
        <w:t>Based on the contents of fileName</w:t>
      </w:r>
      <w:r>
        <w:t>Prescription</w:t>
      </w:r>
      <w:r w:rsidRPr="00760D33">
        <w:t>, apply the following transformations:</w:t>
      </w:r>
    </w:p>
    <w:p w14:paraId="57A6EC17" w14:textId="7E7FB61F" w:rsidR="00AF67DA" w:rsidRPr="00760D33" w:rsidRDefault="00AF67DA" w:rsidP="00E059FE">
      <w:pPr>
        <w:numPr>
          <w:ilvl w:val="1"/>
          <w:numId w:val="23"/>
        </w:numPr>
        <w:spacing w:before="100" w:beforeAutospacing="1" w:after="100" w:afterAutospacing="1"/>
      </w:pPr>
      <w:r w:rsidRPr="00760D33">
        <w:t>If</w:t>
      </w:r>
      <w:r>
        <w:t xml:space="preserve"> </w:t>
      </w:r>
      <w:r w:rsidRPr="00760D33">
        <w:t>fileName</w:t>
      </w:r>
      <w:r>
        <w:t xml:space="preserve">Prescription contains </w:t>
      </w:r>
      <w:r w:rsidRPr="00760D33">
        <w:t>&lt;ClientID&gt;</w:t>
      </w:r>
    </w:p>
    <w:p w14:paraId="39BC0B1E" w14:textId="77777777" w:rsidR="00AF67DA" w:rsidRPr="00760D33" w:rsidRDefault="00AF67DA" w:rsidP="00E059FE">
      <w:pPr>
        <w:numPr>
          <w:ilvl w:val="2"/>
          <w:numId w:val="23"/>
        </w:numPr>
        <w:spacing w:before="100" w:beforeAutospacing="1" w:after="100" w:afterAutospacing="1"/>
      </w:pPr>
      <w:r w:rsidRPr="00760D33">
        <w:t>Retrieve the Carrier ID from the work unit.</w:t>
      </w:r>
    </w:p>
    <w:p w14:paraId="7E0352CA" w14:textId="7C07436B" w:rsidR="00AF67DA" w:rsidRPr="00760D33" w:rsidRDefault="00AF67DA" w:rsidP="00E059FE">
      <w:pPr>
        <w:numPr>
          <w:ilvl w:val="2"/>
          <w:numId w:val="23"/>
        </w:numPr>
        <w:spacing w:before="100" w:beforeAutospacing="1" w:after="100" w:afterAutospacing="1"/>
      </w:pPr>
      <w:r w:rsidRPr="00760D33">
        <w:t>Replace &lt;ClientID&gt; in fileName</w:t>
      </w:r>
      <w:r>
        <w:t>Prescription</w:t>
      </w:r>
      <w:r w:rsidRPr="00760D33">
        <w:t xml:space="preserve"> with the Carrier ID.</w:t>
      </w:r>
    </w:p>
    <w:p w14:paraId="608C07DE" w14:textId="075CE064" w:rsidR="00AF67DA" w:rsidRPr="00760D33" w:rsidRDefault="00AF67DA" w:rsidP="00E059FE">
      <w:pPr>
        <w:numPr>
          <w:ilvl w:val="1"/>
          <w:numId w:val="23"/>
        </w:numPr>
        <w:spacing w:before="100" w:beforeAutospacing="1" w:after="100" w:afterAutospacing="1"/>
      </w:pPr>
      <w:r>
        <w:t xml:space="preserve">Else </w:t>
      </w:r>
      <w:r w:rsidRPr="00760D33">
        <w:t>If fileName</w:t>
      </w:r>
      <w:r>
        <w:t xml:space="preserve">Prescription contains </w:t>
      </w:r>
      <w:r w:rsidRPr="00760D33">
        <w:t>&lt;ENV</w:t>
      </w:r>
      <w:r w:rsidR="008C6345" w:rsidRPr="00760D33">
        <w:t>&gt;</w:t>
      </w:r>
      <w:r w:rsidR="008C6345">
        <w:t>:</w:t>
      </w:r>
    </w:p>
    <w:p w14:paraId="7716AC7B" w14:textId="02597C61" w:rsidR="00AF67DA" w:rsidRPr="00760D33" w:rsidRDefault="00AF67DA" w:rsidP="00E059FE">
      <w:pPr>
        <w:numPr>
          <w:ilvl w:val="2"/>
          <w:numId w:val="23"/>
        </w:numPr>
        <w:spacing w:before="100" w:beforeAutospacing="1" w:after="100" w:afterAutospacing="1"/>
      </w:pPr>
      <w:r w:rsidRPr="00760D33">
        <w:t xml:space="preserve">Retrieve the Environment value from </w:t>
      </w:r>
      <w:r w:rsidR="00B73B69">
        <w:t>batch parameter.</w:t>
      </w:r>
    </w:p>
    <w:p w14:paraId="3BE3ECE9" w14:textId="20774770" w:rsidR="00AF67DA" w:rsidRDefault="00AF67DA" w:rsidP="00E059FE">
      <w:pPr>
        <w:numPr>
          <w:ilvl w:val="2"/>
          <w:numId w:val="23"/>
        </w:numPr>
        <w:spacing w:before="100" w:beforeAutospacing="1" w:after="100" w:afterAutospacing="1"/>
      </w:pPr>
      <w:r w:rsidRPr="00760D33">
        <w:t>Replace &lt;ENV&gt; in fileName</w:t>
      </w:r>
      <w:r>
        <w:t>Prescription</w:t>
      </w:r>
      <w:r w:rsidRPr="00760D33">
        <w:t xml:space="preserve"> with the actual environment string.</w:t>
      </w:r>
    </w:p>
    <w:p w14:paraId="666BB4A2" w14:textId="77777777" w:rsidR="00B73B69" w:rsidRPr="00760D33" w:rsidRDefault="00B73B69" w:rsidP="00B73B69">
      <w:pPr>
        <w:numPr>
          <w:ilvl w:val="1"/>
          <w:numId w:val="23"/>
        </w:numPr>
        <w:spacing w:before="100" w:beforeAutospacing="1" w:after="100" w:afterAutospacing="1"/>
      </w:pPr>
      <w:r>
        <w:t xml:space="preserve">Else </w:t>
      </w:r>
      <w:r w:rsidRPr="00760D33">
        <w:t xml:space="preserve">If fileNameElectronic </w:t>
      </w:r>
      <w:r>
        <w:t xml:space="preserve">contains </w:t>
      </w:r>
      <w:r w:rsidRPr="00B73B69">
        <w:t>&lt;Account#&gt;</w:t>
      </w:r>
      <w:r w:rsidRPr="00760D33">
        <w:t>:</w:t>
      </w:r>
    </w:p>
    <w:p w14:paraId="4CFD9F37" w14:textId="77777777" w:rsidR="00B73B69" w:rsidRPr="00760D33" w:rsidRDefault="00B73B69" w:rsidP="00B73B69">
      <w:pPr>
        <w:numPr>
          <w:ilvl w:val="2"/>
          <w:numId w:val="23"/>
        </w:numPr>
        <w:spacing w:before="100" w:beforeAutospacing="1" w:after="100" w:afterAutospacing="1"/>
      </w:pPr>
      <w:r w:rsidRPr="00760D33">
        <w:t xml:space="preserve">Retrieve the </w:t>
      </w:r>
      <w:r>
        <w:t>Account#</w:t>
      </w:r>
      <w:r w:rsidRPr="00760D33">
        <w:t xml:space="preserve"> value from</w:t>
      </w:r>
      <w:r>
        <w:t xml:space="preserve"> </w:t>
      </w:r>
      <w:r w:rsidRPr="00B73B69">
        <w:t>BILL_LVL_3 from bill group</w:t>
      </w:r>
    </w:p>
    <w:p w14:paraId="3A3738BA" w14:textId="5A9A6A2C" w:rsidR="00B73B69" w:rsidRPr="00760D33" w:rsidRDefault="00B73B69" w:rsidP="00B73B69">
      <w:pPr>
        <w:numPr>
          <w:ilvl w:val="2"/>
          <w:numId w:val="23"/>
        </w:numPr>
        <w:spacing w:before="100" w:beforeAutospacing="1" w:after="100" w:afterAutospacing="1"/>
      </w:pPr>
      <w:r w:rsidRPr="00760D33">
        <w:t>Replace &lt;</w:t>
      </w:r>
      <w:r w:rsidRPr="00B73B69">
        <w:t xml:space="preserve"> Account</w:t>
      </w:r>
      <w:r>
        <w:t>#</w:t>
      </w:r>
      <w:r w:rsidRPr="00760D33">
        <w:t>&gt; in fileNameElectronic with</w:t>
      </w:r>
      <w:r>
        <w:t xml:space="preserve"> Account</w:t>
      </w:r>
      <w:r w:rsidRPr="00760D33">
        <w:t>.</w:t>
      </w:r>
    </w:p>
    <w:p w14:paraId="320474CC" w14:textId="52167CCA" w:rsidR="00AF67DA" w:rsidRPr="00760D33" w:rsidRDefault="00AF67DA" w:rsidP="00E059FE">
      <w:pPr>
        <w:numPr>
          <w:ilvl w:val="1"/>
          <w:numId w:val="23"/>
        </w:numPr>
        <w:spacing w:before="100" w:beforeAutospacing="1" w:after="100" w:afterAutospacing="1"/>
      </w:pPr>
      <w:r>
        <w:t xml:space="preserve">Else </w:t>
      </w:r>
      <w:r w:rsidRPr="00760D33">
        <w:t>If fileName</w:t>
      </w:r>
      <w:r>
        <w:t xml:space="preserve">Prescription contains </w:t>
      </w:r>
      <w:r w:rsidRPr="00760D33">
        <w:t>&lt;LOB&gt;:</w:t>
      </w:r>
    </w:p>
    <w:p w14:paraId="70017AE4" w14:textId="77777777" w:rsidR="00AF67DA" w:rsidRDefault="00AF67DA" w:rsidP="00E059FE">
      <w:pPr>
        <w:numPr>
          <w:ilvl w:val="2"/>
          <w:numId w:val="23"/>
        </w:numPr>
        <w:spacing w:before="100" w:beforeAutospacing="1" w:after="100" w:afterAutospacing="1"/>
      </w:pPr>
      <w:r w:rsidRPr="00760D33">
        <w:t xml:space="preserve">Query the CM_CAG_REF_DATA table to get the value of UDF_CHAR_6 (Line of Business) using: </w:t>
      </w:r>
    </w:p>
    <w:p w14:paraId="03D4734B" w14:textId="77777777" w:rsidR="00AF67DA" w:rsidRPr="00760D33" w:rsidRDefault="00AF67DA" w:rsidP="00E059FE">
      <w:pPr>
        <w:numPr>
          <w:ilvl w:val="3"/>
          <w:numId w:val="23"/>
        </w:numPr>
        <w:spacing w:before="100" w:beforeAutospacing="1" w:after="100" w:afterAutospacing="1"/>
      </w:pPr>
      <w:r w:rsidRPr="00760D33">
        <w:t>SELECT DISTINCT UDF_CHAR_6</w:t>
      </w:r>
      <w:r>
        <w:t xml:space="preserve"> </w:t>
      </w:r>
      <w:r w:rsidRPr="00760D33">
        <w:t>FROM CM_CAG_REF_DATA CAGREF</w:t>
      </w:r>
      <w:r>
        <w:t xml:space="preserve"> </w:t>
      </w:r>
      <w:r w:rsidRPr="00760D33">
        <w:t>WHERE CAGREF.BG_L1_IDENTIFIER = :carrierId</w:t>
      </w:r>
    </w:p>
    <w:p w14:paraId="0857BE78" w14:textId="77777777" w:rsidR="00AF67DA" w:rsidRPr="00760D33" w:rsidRDefault="00AF67DA" w:rsidP="00E059FE">
      <w:pPr>
        <w:numPr>
          <w:ilvl w:val="2"/>
          <w:numId w:val="23"/>
        </w:numPr>
        <w:spacing w:before="100" w:beforeAutospacing="1" w:after="100" w:afterAutospacing="1"/>
      </w:pPr>
      <w:r w:rsidRPr="00760D33">
        <w:t xml:space="preserve">Map the Line of Business to its short form: </w:t>
      </w:r>
    </w:p>
    <w:p w14:paraId="2932BA3E" w14:textId="77777777" w:rsidR="00AF67DA" w:rsidRPr="00760D33" w:rsidRDefault="00AF67DA" w:rsidP="00E059FE">
      <w:pPr>
        <w:numPr>
          <w:ilvl w:val="3"/>
          <w:numId w:val="23"/>
        </w:numPr>
        <w:spacing w:before="100" w:beforeAutospacing="1" w:after="100" w:afterAutospacing="1"/>
      </w:pPr>
      <w:r w:rsidRPr="00760D33">
        <w:t>"Commercial" → COMM</w:t>
      </w:r>
    </w:p>
    <w:p w14:paraId="1A1F9C4A" w14:textId="77777777" w:rsidR="00AF67DA" w:rsidRPr="00760D33" w:rsidRDefault="00AF67DA" w:rsidP="00E059FE">
      <w:pPr>
        <w:numPr>
          <w:ilvl w:val="3"/>
          <w:numId w:val="23"/>
        </w:numPr>
        <w:spacing w:before="100" w:beforeAutospacing="1" w:after="100" w:afterAutospacing="1"/>
      </w:pPr>
      <w:r w:rsidRPr="00760D33">
        <w:t>"Medicare" → MEDD</w:t>
      </w:r>
    </w:p>
    <w:p w14:paraId="49BB8C76" w14:textId="77777777" w:rsidR="00AF67DA" w:rsidRPr="00760D33" w:rsidRDefault="00AF67DA" w:rsidP="00E059FE">
      <w:pPr>
        <w:numPr>
          <w:ilvl w:val="3"/>
          <w:numId w:val="23"/>
        </w:numPr>
        <w:spacing w:before="100" w:beforeAutospacing="1" w:after="100" w:afterAutospacing="1"/>
      </w:pPr>
      <w:r w:rsidRPr="00760D33">
        <w:t>"Medicaid" → MCAID</w:t>
      </w:r>
    </w:p>
    <w:p w14:paraId="3B0872F1" w14:textId="2A78BA48" w:rsidR="00AF67DA" w:rsidRPr="00760D33" w:rsidRDefault="00AF67DA" w:rsidP="00E059FE">
      <w:pPr>
        <w:numPr>
          <w:ilvl w:val="2"/>
          <w:numId w:val="23"/>
        </w:numPr>
        <w:spacing w:before="100" w:beforeAutospacing="1" w:after="100" w:afterAutospacing="1"/>
      </w:pPr>
      <w:r w:rsidRPr="00760D33">
        <w:t>Replace &lt;LOB&gt; in fileName</w:t>
      </w:r>
      <w:r>
        <w:t>Prescription</w:t>
      </w:r>
      <w:r w:rsidRPr="00760D33">
        <w:t xml:space="preserve"> with the corresponding short form.</w:t>
      </w:r>
    </w:p>
    <w:p w14:paraId="4E2E6CDA" w14:textId="34485F2C" w:rsidR="00AF67DA" w:rsidRPr="00760D33" w:rsidRDefault="00AF67DA" w:rsidP="00E059FE">
      <w:pPr>
        <w:numPr>
          <w:ilvl w:val="1"/>
          <w:numId w:val="23"/>
        </w:numPr>
        <w:spacing w:before="100" w:beforeAutospacing="1" w:after="100" w:afterAutospacing="1"/>
      </w:pPr>
      <w:r>
        <w:t xml:space="preserve">Else </w:t>
      </w:r>
      <w:r w:rsidRPr="00760D33">
        <w:t>If fileName</w:t>
      </w:r>
      <w:r>
        <w:t xml:space="preserve">Prescription contains </w:t>
      </w:r>
      <w:r w:rsidRPr="00760D33">
        <w:t>&lt;YYYYMMDDHHmmSS&gt;</w:t>
      </w:r>
      <w:r>
        <w:t xml:space="preserve"> </w:t>
      </w:r>
      <w:r w:rsidRPr="00760D33">
        <w:t>:</w:t>
      </w:r>
    </w:p>
    <w:p w14:paraId="6612D736" w14:textId="77777777" w:rsidR="00AF67DA" w:rsidRPr="00760D33" w:rsidRDefault="00AF67DA" w:rsidP="00E059FE">
      <w:pPr>
        <w:numPr>
          <w:ilvl w:val="2"/>
          <w:numId w:val="23"/>
        </w:numPr>
        <w:spacing w:before="100" w:beforeAutospacing="1" w:after="100" w:afterAutospacing="1"/>
      </w:pPr>
      <w:r w:rsidRPr="00760D33">
        <w:t>Get the current system date and format it as YYYYMMDDHHmmSS.</w:t>
      </w:r>
    </w:p>
    <w:p w14:paraId="7BD721A8" w14:textId="08FFF9D5" w:rsidR="00AF67DA" w:rsidRPr="00760D33" w:rsidRDefault="00AF67DA" w:rsidP="00E059FE">
      <w:pPr>
        <w:numPr>
          <w:ilvl w:val="2"/>
          <w:numId w:val="23"/>
        </w:numPr>
        <w:spacing w:before="100" w:beforeAutospacing="1" w:after="100" w:afterAutospacing="1"/>
      </w:pPr>
      <w:r w:rsidRPr="00760D33">
        <w:t>Replace &lt;YYYYMMDDHHmmSS&gt; in fileName</w:t>
      </w:r>
      <w:r>
        <w:t>Prescription</w:t>
      </w:r>
      <w:r w:rsidRPr="00760D33">
        <w:t xml:space="preserve"> with the formatted timestamp.</w:t>
      </w:r>
    </w:p>
    <w:p w14:paraId="07333195" w14:textId="12F82B43" w:rsidR="00AF67DA" w:rsidRPr="00760D33" w:rsidRDefault="00AF67DA" w:rsidP="00E059FE">
      <w:pPr>
        <w:numPr>
          <w:ilvl w:val="1"/>
          <w:numId w:val="23"/>
        </w:numPr>
        <w:spacing w:before="100" w:beforeAutospacing="1" w:after="100" w:afterAutospacing="1"/>
      </w:pPr>
      <w:r>
        <w:t xml:space="preserve">Else </w:t>
      </w:r>
      <w:r w:rsidRPr="00760D33">
        <w:t>If fileName</w:t>
      </w:r>
      <w:r>
        <w:t>Prescription contains</w:t>
      </w:r>
      <w:r w:rsidRPr="00760D33">
        <w:t xml:space="preserve"> &lt;YYYYMMDD&gt;:</w:t>
      </w:r>
    </w:p>
    <w:p w14:paraId="5201C4DE" w14:textId="77777777" w:rsidR="00AF67DA" w:rsidRPr="00760D33" w:rsidRDefault="00AF67DA" w:rsidP="00E059FE">
      <w:pPr>
        <w:numPr>
          <w:ilvl w:val="2"/>
          <w:numId w:val="23"/>
        </w:numPr>
        <w:spacing w:before="100" w:beforeAutospacing="1" w:after="100" w:afterAutospacing="1"/>
      </w:pPr>
      <w:r w:rsidRPr="00760D33">
        <w:t>Get the current system date and format it as YYYYMMDD.</w:t>
      </w:r>
    </w:p>
    <w:p w14:paraId="28EA6B24" w14:textId="632A8904" w:rsidR="00AF67DA" w:rsidRPr="00760D33" w:rsidRDefault="00AF67DA" w:rsidP="00E059FE">
      <w:pPr>
        <w:numPr>
          <w:ilvl w:val="2"/>
          <w:numId w:val="23"/>
        </w:numPr>
        <w:spacing w:before="100" w:beforeAutospacing="1" w:after="100" w:afterAutospacing="1"/>
      </w:pPr>
      <w:r w:rsidRPr="00760D33">
        <w:t>Replace &lt;YYYYMMDD&gt; in fileName</w:t>
      </w:r>
      <w:r>
        <w:t>Prescription</w:t>
      </w:r>
      <w:r w:rsidRPr="00760D33">
        <w:t xml:space="preserve"> with the formatted date.</w:t>
      </w:r>
    </w:p>
    <w:p w14:paraId="441D0C89" w14:textId="77777777" w:rsidR="00AF67DA" w:rsidRPr="00760D33" w:rsidRDefault="00AF67DA" w:rsidP="00E059FE">
      <w:pPr>
        <w:numPr>
          <w:ilvl w:val="0"/>
          <w:numId w:val="23"/>
        </w:numPr>
        <w:spacing w:before="100" w:beforeAutospacing="1" w:after="100" w:afterAutospacing="1"/>
      </w:pPr>
      <w:r w:rsidRPr="00760D33">
        <w:t>Final Output</w:t>
      </w:r>
    </w:p>
    <w:p w14:paraId="7FF59137" w14:textId="5684C0EE" w:rsidR="00B77208" w:rsidRDefault="00AF67DA" w:rsidP="005349ED">
      <w:pPr>
        <w:numPr>
          <w:ilvl w:val="1"/>
          <w:numId w:val="23"/>
        </w:numPr>
        <w:spacing w:before="100" w:beforeAutospacing="1" w:after="100" w:afterAutospacing="1"/>
      </w:pPr>
      <w:r w:rsidRPr="00760D33">
        <w:t>The resulting value of fileName</w:t>
      </w:r>
      <w:r>
        <w:t>Prescription</w:t>
      </w:r>
      <w:r w:rsidRPr="00760D33">
        <w:t xml:space="preserve"> after all substitutions will be used as the final file name for the extract.</w:t>
      </w:r>
    </w:p>
    <w:p w14:paraId="1FEAAD36" w14:textId="5405ACF8" w:rsidR="00973B07" w:rsidRDefault="005349ED" w:rsidP="00973B07">
      <w:pPr>
        <w:numPr>
          <w:ilvl w:val="0"/>
          <w:numId w:val="23"/>
        </w:numPr>
        <w:spacing w:before="100" w:beforeAutospacing="1" w:after="100" w:afterAutospacing="1"/>
        <w:rPr>
          <w:ins w:id="1896" w:author="Anup Nair" w:date="2025-10-23T01:21:00Z" w16du:dateUtc="2025-10-23T05:21:00Z"/>
        </w:rPr>
      </w:pPr>
      <w:r>
        <w:t>Folder path – Retrieve from extendable lookup – value for “</w:t>
      </w:r>
      <w:r w:rsidRPr="00C368A2">
        <w:t>OCI Folder Path</w:t>
      </w:r>
      <w:r>
        <w:t>”</w:t>
      </w:r>
    </w:p>
    <w:p w14:paraId="591F3D1D" w14:textId="6C4F3B15" w:rsidR="00973B07" w:rsidRPr="00760D33" w:rsidRDefault="00973B07">
      <w:pPr>
        <w:numPr>
          <w:ilvl w:val="1"/>
          <w:numId w:val="23"/>
        </w:numPr>
        <w:spacing w:before="100" w:beforeAutospacing="1" w:after="100" w:afterAutospacing="1"/>
        <w:pPrChange w:id="1897" w:author="Anup Nair" w:date="2025-10-23T01:21:00Z" w16du:dateUtc="2025-10-23T05:21:00Z">
          <w:pPr>
            <w:numPr>
              <w:numId w:val="23"/>
            </w:numPr>
            <w:tabs>
              <w:tab w:val="num" w:pos="720"/>
            </w:tabs>
            <w:spacing w:before="100" w:beforeAutospacing="1" w:after="100" w:afterAutospacing="1"/>
            <w:ind w:left="720" w:hanging="360"/>
          </w:pPr>
        </w:pPrChange>
      </w:pPr>
      <w:ins w:id="1898" w:author="Anup Nair" w:date="2025-10-23T01:21:00Z" w16du:dateUtc="2025-10-23T05:21:00Z">
        <w:r>
          <w:t>Add logic based on C1-CFS feature configuration value – Local Vs OCI</w:t>
        </w:r>
      </w:ins>
    </w:p>
    <w:p w14:paraId="31C7B1FD" w14:textId="77777777" w:rsidR="00AF67DA" w:rsidRPr="00AF67DA" w:rsidRDefault="00AF67DA" w:rsidP="00AF67DA">
      <w:pPr>
        <w:pStyle w:val="BodyText"/>
      </w:pPr>
    </w:p>
    <w:p w14:paraId="5C3777B8" w14:textId="55AA96C7" w:rsidR="00BC1420" w:rsidRDefault="00A35F65" w:rsidP="00BC1420">
      <w:pPr>
        <w:pStyle w:val="Heading6"/>
      </w:pPr>
      <w:r>
        <w:t>Emblem Health</w:t>
      </w:r>
    </w:p>
    <w:p w14:paraId="02F34F63" w14:textId="2264DDC4" w:rsidR="002967B6" w:rsidRPr="00EA7C2C" w:rsidRDefault="002967B6" w:rsidP="002967B6">
      <w:pPr>
        <w:spacing w:before="100" w:beforeAutospacing="1" w:after="100" w:afterAutospacing="1"/>
      </w:pPr>
      <w:r w:rsidRPr="00EA7C2C">
        <w:t xml:space="preserve">For </w:t>
      </w:r>
      <w:r>
        <w:t>Emblem Health</w:t>
      </w:r>
      <w:r w:rsidRPr="00EA7C2C">
        <w:t xml:space="preserve">, billing is processed at the </w:t>
      </w:r>
      <w:r>
        <w:t>account</w:t>
      </w:r>
      <w:r w:rsidRPr="00EA7C2C">
        <w:t xml:space="preserve"> leve</w:t>
      </w:r>
      <w:r>
        <w:t>l.</w:t>
      </w:r>
    </w:p>
    <w:p w14:paraId="1B7B2DE9" w14:textId="4AD5CA07" w:rsidR="00A35F65" w:rsidRPr="00AF67DA" w:rsidRDefault="00AF67DA" w:rsidP="00A35F65">
      <w:pPr>
        <w:pStyle w:val="BodyText"/>
        <w:rPr>
          <w:rFonts w:ascii="Calibri" w:hAnsi="Calibri"/>
        </w:rPr>
      </w:pPr>
      <w:r w:rsidRPr="00AF67DA">
        <w:rPr>
          <w:rFonts w:ascii="Calibri" w:hAnsi="Calibri"/>
        </w:rPr>
        <w:t>Sample file name -</w:t>
      </w:r>
    </w:p>
    <w:p w14:paraId="646CA507" w14:textId="1206CDC4" w:rsidR="00095E12" w:rsidRDefault="00095E12" w:rsidP="00A35F65">
      <w:pPr>
        <w:pStyle w:val="BodyText"/>
      </w:pPr>
      <w:r w:rsidRPr="00095E12">
        <w:rPr>
          <w:noProof/>
        </w:rPr>
        <w:drawing>
          <wp:inline distT="0" distB="0" distL="0" distR="0" wp14:anchorId="2A108456" wp14:editId="30EF50E2">
            <wp:extent cx="6629400" cy="2736215"/>
            <wp:effectExtent l="0" t="0" r="0" b="6985"/>
            <wp:docPr id="2085074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74056" name="Picture 1" descr="A screenshot of a computer&#10;&#10;AI-generated content may be incorrect."/>
                    <pic:cNvPicPr/>
                  </pic:nvPicPr>
                  <pic:blipFill>
                    <a:blip r:embed="rId30"/>
                    <a:stretch>
                      <a:fillRect/>
                    </a:stretch>
                  </pic:blipFill>
                  <pic:spPr>
                    <a:xfrm>
                      <a:off x="0" y="0"/>
                      <a:ext cx="6629400" cy="2736215"/>
                    </a:xfrm>
                    <a:prstGeom prst="rect">
                      <a:avLst/>
                    </a:prstGeom>
                  </pic:spPr>
                </pic:pic>
              </a:graphicData>
            </a:graphic>
          </wp:inline>
        </w:drawing>
      </w:r>
    </w:p>
    <w:p w14:paraId="5EB86D1F" w14:textId="77777777" w:rsidR="00095E12" w:rsidRDefault="00095E12" w:rsidP="00A35F65">
      <w:pPr>
        <w:pStyle w:val="BodyText"/>
      </w:pPr>
    </w:p>
    <w:p w14:paraId="6A60EBAA" w14:textId="77777777" w:rsidR="000E6683" w:rsidRPr="00A35F65" w:rsidRDefault="000E6683" w:rsidP="00A35F65">
      <w:pPr>
        <w:pStyle w:val="BodyText"/>
      </w:pPr>
    </w:p>
    <w:p w14:paraId="5F9D098D" w14:textId="2ED6D757" w:rsidR="00A35F65" w:rsidRDefault="00A35F65">
      <w:pPr>
        <w:pStyle w:val="Heading6"/>
      </w:pPr>
      <w:r>
        <w:t>Gold Coast</w:t>
      </w:r>
    </w:p>
    <w:p w14:paraId="6D4F60CD" w14:textId="77777777" w:rsidR="007B620B" w:rsidRDefault="007B620B" w:rsidP="007B620B">
      <w:pPr>
        <w:spacing w:before="100" w:beforeAutospacing="1" w:after="100" w:afterAutospacing="1"/>
      </w:pPr>
      <w:r w:rsidRPr="00EA7C2C">
        <w:t>For Gold Coast, billing is processed at the client level, and we expect only a single bill to be generated.</w:t>
      </w:r>
    </w:p>
    <w:p w14:paraId="0DE8C22E" w14:textId="4491D300" w:rsidR="00BA7035" w:rsidRPr="00EA7C2C" w:rsidRDefault="00BA7035" w:rsidP="007B620B">
      <w:pPr>
        <w:spacing w:before="100" w:beforeAutospacing="1" w:after="100" w:afterAutospacing="1"/>
      </w:pPr>
      <w:r>
        <w:t>Sample file name -</w:t>
      </w:r>
    </w:p>
    <w:p w14:paraId="66293BD5" w14:textId="5BC8379C" w:rsidR="000E6683" w:rsidRDefault="003528E0" w:rsidP="00A35F65">
      <w:pPr>
        <w:pStyle w:val="BodyText"/>
      </w:pPr>
      <w:r w:rsidRPr="003528E0">
        <w:rPr>
          <w:noProof/>
        </w:rPr>
        <w:drawing>
          <wp:inline distT="0" distB="0" distL="0" distR="0" wp14:anchorId="2B0A55CE" wp14:editId="3B50581C">
            <wp:extent cx="6629400" cy="706755"/>
            <wp:effectExtent l="0" t="0" r="0" b="0"/>
            <wp:docPr id="115788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83786" name=""/>
                    <pic:cNvPicPr/>
                  </pic:nvPicPr>
                  <pic:blipFill>
                    <a:blip r:embed="rId31"/>
                    <a:stretch>
                      <a:fillRect/>
                    </a:stretch>
                  </pic:blipFill>
                  <pic:spPr>
                    <a:xfrm>
                      <a:off x="0" y="0"/>
                      <a:ext cx="6629400" cy="706755"/>
                    </a:xfrm>
                    <a:prstGeom prst="rect">
                      <a:avLst/>
                    </a:prstGeom>
                  </pic:spPr>
                </pic:pic>
              </a:graphicData>
            </a:graphic>
          </wp:inline>
        </w:drawing>
      </w:r>
    </w:p>
    <w:p w14:paraId="7F24DE64" w14:textId="77777777" w:rsidR="00623693" w:rsidRPr="00A35F65" w:rsidRDefault="00623693" w:rsidP="00A35F65">
      <w:pPr>
        <w:pStyle w:val="BodyText"/>
      </w:pPr>
    </w:p>
    <w:p w14:paraId="46DD1327" w14:textId="041153B5" w:rsidR="00760137" w:rsidRDefault="008C1D88" w:rsidP="008C1D88">
      <w:pPr>
        <w:pStyle w:val="Heading5"/>
        <w:rPr>
          <w:rFonts w:eastAsia="Century Gothic"/>
        </w:rPr>
      </w:pPr>
      <w:r>
        <w:rPr>
          <w:rFonts w:eastAsia="Century Gothic"/>
        </w:rPr>
        <w:t>Query -</w:t>
      </w:r>
    </w:p>
    <w:p w14:paraId="3CE01A67" w14:textId="68C0C684" w:rsidR="00A32756" w:rsidRPr="004D02C1" w:rsidRDefault="00A32756" w:rsidP="00760137">
      <w:pPr>
        <w:spacing w:before="240" w:after="120"/>
        <w:rPr>
          <w:rFonts w:eastAsia="Century Gothic"/>
        </w:rPr>
      </w:pPr>
      <w:r w:rsidRPr="004D02C1">
        <w:rPr>
          <w:rFonts w:eastAsia="Century Gothic"/>
        </w:rPr>
        <w:t>Query to generate Prescription supplemental file is –</w:t>
      </w:r>
    </w:p>
    <w:p w14:paraId="135C726C" w14:textId="77777777" w:rsidR="00875914" w:rsidRDefault="00875914" w:rsidP="00DC2E8B">
      <w:pPr>
        <w:pStyle w:val="BodyText"/>
        <w:spacing w:before="0" w:after="0"/>
      </w:pPr>
    </w:p>
    <w:p w14:paraId="52D5C68B" w14:textId="77777777" w:rsidR="00DC2E8B" w:rsidRDefault="00DC2E8B" w:rsidP="00DC2E8B">
      <w:pPr>
        <w:pStyle w:val="BodyText"/>
        <w:spacing w:before="0" w:after="0"/>
      </w:pPr>
      <w:r>
        <w:t xml:space="preserve">SELECT </w:t>
      </w:r>
    </w:p>
    <w:p w14:paraId="6E2E9B6F" w14:textId="77777777" w:rsidR="00DC2E8B" w:rsidRDefault="00DC2E8B" w:rsidP="00DC2E8B">
      <w:pPr>
        <w:pStyle w:val="BodyText"/>
        <w:spacing w:before="0" w:after="0"/>
      </w:pPr>
      <w:r>
        <w:t>'DE' AS REC_TYP,</w:t>
      </w:r>
      <w:r w:rsidR="00045130">
        <w:t xml:space="preserve"> </w:t>
      </w:r>
    </w:p>
    <w:p w14:paraId="0D0DE278" w14:textId="77777777" w:rsidR="00045130" w:rsidRDefault="00045130" w:rsidP="00045130">
      <w:pPr>
        <w:pStyle w:val="BodyText"/>
        <w:spacing w:before="0" w:after="0"/>
      </w:pPr>
      <w:r>
        <w:t xml:space="preserve">'0' AS REC_IND, </w:t>
      </w:r>
    </w:p>
    <w:p w14:paraId="68B5D3DB" w14:textId="77777777" w:rsidR="00045130" w:rsidRDefault="00045130" w:rsidP="00045130">
      <w:pPr>
        <w:pStyle w:val="BodyText"/>
        <w:spacing w:before="0" w:after="0"/>
      </w:pPr>
      <w:r>
        <w:t xml:space="preserve">txndtl.ext_txn_nbr as CLAIM_ID, </w:t>
      </w:r>
    </w:p>
    <w:p w14:paraId="228D7697" w14:textId="77777777" w:rsidR="00045130" w:rsidRDefault="00045130" w:rsidP="00045130">
      <w:pPr>
        <w:pStyle w:val="BodyText"/>
        <w:spacing w:before="0" w:after="0"/>
      </w:pPr>
      <w:r>
        <w:t xml:space="preserve">'1' AS CLAIM_ITEM_NO, </w:t>
      </w:r>
    </w:p>
    <w:p w14:paraId="280B4644" w14:textId="77777777" w:rsidR="00045130" w:rsidRDefault="00045130" w:rsidP="00045130">
      <w:pPr>
        <w:pStyle w:val="BodyText"/>
        <w:spacing w:before="0" w:after="0"/>
      </w:pPr>
      <w:r>
        <w:t xml:space="preserve">'IND' AS ELG_COV_CD, </w:t>
      </w:r>
    </w:p>
    <w:p w14:paraId="53935626" w14:textId="77777777" w:rsidR="00045130" w:rsidRDefault="00045130" w:rsidP="00045130">
      <w:pPr>
        <w:pStyle w:val="BodyText"/>
        <w:spacing w:before="0" w:after="0"/>
      </w:pPr>
      <w:r>
        <w:t xml:space="preserve">txndtl.udf_char_4 AS ACCOUNT_ID, </w:t>
      </w:r>
    </w:p>
    <w:p w14:paraId="565CD987" w14:textId="77777777" w:rsidR="00045130" w:rsidRDefault="00045130" w:rsidP="00045130">
      <w:pPr>
        <w:pStyle w:val="BodyText"/>
        <w:spacing w:before="0" w:after="0"/>
      </w:pPr>
      <w:r>
        <w:t xml:space="preserve">CASE  </w:t>
      </w:r>
    </w:p>
    <w:p w14:paraId="4311F532" w14:textId="77777777" w:rsidR="00045130" w:rsidRDefault="00045130" w:rsidP="00045130">
      <w:pPr>
        <w:pStyle w:val="BodyText"/>
        <w:spacing w:before="0" w:after="0"/>
      </w:pPr>
      <w:r>
        <w:t xml:space="preserve">  WHEN txnaddinfo.txn_data_area IS NOT NULL THEN </w:t>
      </w:r>
    </w:p>
    <w:p w14:paraId="22F8613F" w14:textId="77777777" w:rsidR="00045130" w:rsidRDefault="00045130" w:rsidP="00045130">
      <w:pPr>
        <w:pStyle w:val="BodyText"/>
        <w:spacing w:before="0" w:after="0"/>
      </w:pPr>
      <w:r>
        <w:t xml:space="preserve">    XMLTYPE(txnaddinfo.txn_data_area).EXTRACT('//udfAddinfo15/text()').GETSTRINGVAL() </w:t>
      </w:r>
    </w:p>
    <w:p w14:paraId="2DB77ED0" w14:textId="77777777" w:rsidR="00045130" w:rsidRDefault="00045130" w:rsidP="00045130">
      <w:pPr>
        <w:pStyle w:val="BodyText"/>
        <w:spacing w:before="0" w:after="0"/>
      </w:pPr>
      <w:r>
        <w:t xml:space="preserve">  ELSE NULL </w:t>
      </w:r>
    </w:p>
    <w:p w14:paraId="7388ABA1" w14:textId="77777777" w:rsidR="00045130" w:rsidRDefault="00045130" w:rsidP="00045130">
      <w:pPr>
        <w:pStyle w:val="BodyText"/>
        <w:spacing w:before="0" w:after="0"/>
      </w:pPr>
      <w:r>
        <w:t xml:space="preserve">END AS subriberID, </w:t>
      </w:r>
    </w:p>
    <w:p w14:paraId="5D2D36EC" w14:textId="77777777" w:rsidR="00045130" w:rsidRDefault="00045130" w:rsidP="00045130">
      <w:pPr>
        <w:pStyle w:val="BodyText"/>
        <w:spacing w:before="0" w:after="0"/>
      </w:pPr>
      <w:r>
        <w:t xml:space="preserve">txndtl.UDF_CHAR_43 AS LAST_NM, </w:t>
      </w:r>
    </w:p>
    <w:p w14:paraId="2AA0EA41" w14:textId="77777777" w:rsidR="00045130" w:rsidRDefault="00045130" w:rsidP="00045130">
      <w:pPr>
        <w:pStyle w:val="BodyText"/>
        <w:spacing w:before="0" w:after="0"/>
      </w:pPr>
      <w:r>
        <w:t xml:space="preserve">txndtl.UDF_CHAR_42 AS FIRST_NM, </w:t>
      </w:r>
    </w:p>
    <w:p w14:paraId="7A479661" w14:textId="1DCFDFDB" w:rsidR="00045130" w:rsidRPr="001E42DE" w:rsidRDefault="00045130" w:rsidP="00045130">
      <w:pPr>
        <w:pStyle w:val="BodyText"/>
        <w:spacing w:before="0" w:after="0"/>
        <w:rPr>
          <w:strike/>
          <w:color w:val="FF0000"/>
        </w:rPr>
      </w:pPr>
      <w:r w:rsidRPr="001E42DE">
        <w:rPr>
          <w:strike/>
          <w:color w:val="FF0000"/>
        </w:rPr>
        <w:t xml:space="preserve">txndtl.UDF_CHAR_44 AS GENDER, </w:t>
      </w:r>
    </w:p>
    <w:p w14:paraId="430F2F04" w14:textId="43F5F375" w:rsidR="18FF83A2" w:rsidRDefault="18FF83A2" w:rsidP="2AB2A435">
      <w:pPr>
        <w:pStyle w:val="BodyText"/>
        <w:spacing w:before="0" w:after="0"/>
        <w:rPr>
          <w:highlight w:val="yellow"/>
        </w:rPr>
      </w:pPr>
      <w:r>
        <w:t>C</w:t>
      </w:r>
      <w:r w:rsidRPr="2AB2A435">
        <w:rPr>
          <w:highlight w:val="yellow"/>
        </w:rPr>
        <w:t>ASE WHEN txndtl.UDF_CHAR_44 = 1 THEN ‘M'</w:t>
      </w:r>
    </w:p>
    <w:p w14:paraId="1D7850D6" w14:textId="11A46EE8" w:rsidR="18FF83A2" w:rsidRDefault="18FF83A2" w:rsidP="2AB2A435">
      <w:pPr>
        <w:pStyle w:val="BodyText"/>
        <w:spacing w:before="0" w:after="0"/>
        <w:rPr>
          <w:highlight w:val="yellow"/>
        </w:rPr>
      </w:pPr>
      <w:r w:rsidRPr="2AB2A435">
        <w:rPr>
          <w:highlight w:val="yellow"/>
        </w:rPr>
        <w:t>ELSE WHEN txndtl.UDF_CHAR_44 = 2 THEN ’F'</w:t>
      </w:r>
    </w:p>
    <w:p w14:paraId="2815B8D7" w14:textId="3A59228B" w:rsidR="18FF83A2" w:rsidRDefault="18FF83A2" w:rsidP="2AB2A435">
      <w:pPr>
        <w:pStyle w:val="BodyText"/>
        <w:spacing w:before="0" w:after="0"/>
        <w:rPr>
          <w:highlight w:val="yellow"/>
        </w:rPr>
      </w:pPr>
      <w:r w:rsidRPr="2AB2A435">
        <w:rPr>
          <w:highlight w:val="yellow"/>
        </w:rPr>
        <w:t>ELSE NULL END AS GENDER,</w:t>
      </w:r>
    </w:p>
    <w:p w14:paraId="2760EE1E" w14:textId="77777777" w:rsidR="00045130" w:rsidRDefault="00045130" w:rsidP="00045130">
      <w:pPr>
        <w:pStyle w:val="BodyText"/>
        <w:spacing w:before="0" w:after="0"/>
      </w:pPr>
      <w:r>
        <w:t xml:space="preserve">CASE  </w:t>
      </w:r>
    </w:p>
    <w:p w14:paraId="4C9BB782" w14:textId="77777777" w:rsidR="00045130" w:rsidRDefault="00045130" w:rsidP="00045130">
      <w:pPr>
        <w:pStyle w:val="BodyText"/>
        <w:spacing w:before="0" w:after="0"/>
      </w:pPr>
      <w:r>
        <w:t xml:space="preserve">  WHEN txnaddinfo.txn_data_area IS NOT NULL THEN </w:t>
      </w:r>
    </w:p>
    <w:p w14:paraId="0CDBE26D" w14:textId="77777777" w:rsidR="00045130" w:rsidRDefault="00045130" w:rsidP="00045130">
      <w:pPr>
        <w:pStyle w:val="BodyText"/>
        <w:spacing w:before="0" w:after="0"/>
      </w:pPr>
      <w:r>
        <w:t xml:space="preserve">    XMLTYPE(txnaddinfo.txn_data_area).EXTRACT('//udfAddinfo13/text()').GETSTRINGVAL() </w:t>
      </w:r>
    </w:p>
    <w:p w14:paraId="6A8A2E29" w14:textId="77777777" w:rsidR="00045130" w:rsidRDefault="00045130" w:rsidP="00045130">
      <w:pPr>
        <w:pStyle w:val="BodyText"/>
        <w:spacing w:before="0" w:after="0"/>
      </w:pPr>
      <w:r>
        <w:t xml:space="preserve">  ELSE NULL </w:t>
      </w:r>
    </w:p>
    <w:p w14:paraId="5219CE6F" w14:textId="77777777" w:rsidR="00045130" w:rsidRDefault="00045130" w:rsidP="00045130">
      <w:pPr>
        <w:pStyle w:val="BodyText"/>
        <w:spacing w:before="0" w:after="0"/>
      </w:pPr>
      <w:r>
        <w:t xml:space="preserve">END AS RELSHIP_CD, </w:t>
      </w:r>
    </w:p>
    <w:p w14:paraId="4311559C" w14:textId="77777777" w:rsidR="00045130" w:rsidRDefault="00045130" w:rsidP="00045130">
      <w:pPr>
        <w:pStyle w:val="BodyText"/>
        <w:spacing w:before="0" w:after="0"/>
      </w:pPr>
      <w:r>
        <w:t xml:space="preserve">txndtl.udf_char_5 AS GROUP_ID, </w:t>
      </w:r>
    </w:p>
    <w:p w14:paraId="0B0E20FC" w14:textId="77777777" w:rsidR="00045130" w:rsidRDefault="00045130" w:rsidP="00045130">
      <w:pPr>
        <w:pStyle w:val="BodyText"/>
        <w:spacing w:before="0" w:after="0"/>
      </w:pPr>
      <w:r>
        <w:t xml:space="preserve">cagref.bg_l3_identifier_descr as GROUP_NAME, </w:t>
      </w:r>
    </w:p>
    <w:p w14:paraId="381418D2" w14:textId="77777777" w:rsidR="00045130" w:rsidRDefault="00045130" w:rsidP="00045130">
      <w:pPr>
        <w:pStyle w:val="BodyText"/>
        <w:spacing w:before="0" w:after="0"/>
      </w:pPr>
      <w:r>
        <w:t xml:space="preserve">perid.per_id_nbr AS CLIENT_ID, </w:t>
      </w:r>
    </w:p>
    <w:p w14:paraId="76090FBF" w14:textId="77777777" w:rsidR="00045130" w:rsidRDefault="00045130" w:rsidP="00045130">
      <w:pPr>
        <w:pStyle w:val="BodyText"/>
        <w:spacing w:before="0" w:after="0"/>
      </w:pPr>
      <w:r>
        <w:t xml:space="preserve">txndtl.udf_char_23 AS OTH_COV_CD, </w:t>
      </w:r>
    </w:p>
    <w:p w14:paraId="2CA73BB8" w14:textId="77777777" w:rsidR="004155FD" w:rsidRPr="00F75197" w:rsidRDefault="004155FD" w:rsidP="004155FD">
      <w:pPr>
        <w:pStyle w:val="BodyText"/>
        <w:spacing w:before="0" w:after="0"/>
        <w:rPr>
          <w:highlight w:val="yellow"/>
        </w:rPr>
      </w:pPr>
      <w:r w:rsidRPr="00F75197">
        <w:rPr>
          <w:highlight w:val="yellow"/>
        </w:rPr>
        <w:t xml:space="preserve">CASE  </w:t>
      </w:r>
    </w:p>
    <w:p w14:paraId="26AAC043" w14:textId="77777777" w:rsidR="004155FD" w:rsidRPr="00F75197" w:rsidRDefault="004155FD" w:rsidP="004155FD">
      <w:pPr>
        <w:pStyle w:val="BodyText"/>
        <w:spacing w:before="0" w:after="0"/>
        <w:rPr>
          <w:highlight w:val="yellow"/>
        </w:rPr>
      </w:pPr>
      <w:r w:rsidRPr="00F75197">
        <w:rPr>
          <w:highlight w:val="yellow"/>
        </w:rPr>
        <w:t xml:space="preserve">  WHEN txnaddinfo.txn_data_area IS NOT NULL THEN </w:t>
      </w:r>
    </w:p>
    <w:p w14:paraId="7F9E8993" w14:textId="5A5989F2" w:rsidR="004155FD" w:rsidRPr="00F75197" w:rsidRDefault="004155FD" w:rsidP="004155FD">
      <w:pPr>
        <w:pStyle w:val="BodyText"/>
        <w:spacing w:before="0" w:after="0"/>
        <w:rPr>
          <w:highlight w:val="yellow"/>
        </w:rPr>
      </w:pPr>
      <w:r w:rsidRPr="00F75197">
        <w:rPr>
          <w:highlight w:val="yellow"/>
        </w:rPr>
        <w:t xml:space="preserve">    XMLTYPE(txnaddinfo.txn_data_area).EXTRACT('//udfAddinfo</w:t>
      </w:r>
      <w:r w:rsidR="00F75197" w:rsidRPr="00F75197">
        <w:rPr>
          <w:highlight w:val="yellow"/>
        </w:rPr>
        <w:t>48</w:t>
      </w:r>
      <w:r w:rsidRPr="00F75197">
        <w:rPr>
          <w:highlight w:val="yellow"/>
        </w:rPr>
        <w:t xml:space="preserve">/text()').GETSTRINGVAL() </w:t>
      </w:r>
    </w:p>
    <w:p w14:paraId="0010D84C" w14:textId="77777777" w:rsidR="004155FD" w:rsidRPr="00F75197" w:rsidRDefault="004155FD" w:rsidP="004155FD">
      <w:pPr>
        <w:pStyle w:val="BodyText"/>
        <w:spacing w:before="0" w:after="0"/>
        <w:rPr>
          <w:highlight w:val="yellow"/>
        </w:rPr>
      </w:pPr>
      <w:r w:rsidRPr="00F75197">
        <w:rPr>
          <w:highlight w:val="yellow"/>
        </w:rPr>
        <w:t xml:space="preserve">  ELSE NULL </w:t>
      </w:r>
    </w:p>
    <w:p w14:paraId="45A82FD8" w14:textId="1F1A1081" w:rsidR="00EE35BD" w:rsidRDefault="004155FD" w:rsidP="00045130">
      <w:pPr>
        <w:pStyle w:val="BodyText"/>
        <w:spacing w:before="0" w:after="0"/>
      </w:pPr>
      <w:r w:rsidRPr="00F75197">
        <w:rPr>
          <w:highlight w:val="yellow"/>
        </w:rPr>
        <w:t xml:space="preserve">END AS </w:t>
      </w:r>
      <w:r w:rsidR="00F403A5" w:rsidRPr="00F75197">
        <w:rPr>
          <w:highlight w:val="yellow"/>
        </w:rPr>
        <w:t>SER_PROV_ID_QUAL</w:t>
      </w:r>
      <w:r w:rsidRPr="00F75197">
        <w:rPr>
          <w:highlight w:val="yellow"/>
        </w:rPr>
        <w:t>,</w:t>
      </w:r>
      <w:r>
        <w:t xml:space="preserve"> </w:t>
      </w:r>
    </w:p>
    <w:p w14:paraId="54ADFBF6" w14:textId="77777777" w:rsidR="00045130" w:rsidRDefault="00045130" w:rsidP="00045130">
      <w:pPr>
        <w:pStyle w:val="BodyText"/>
        <w:spacing w:before="0" w:after="0"/>
      </w:pPr>
      <w:r>
        <w:t xml:space="preserve">CASE WHEN txndtl.UDF_CHAR_22 in (1,2) THEN '2222222222' </w:t>
      </w:r>
    </w:p>
    <w:p w14:paraId="31A7E3A9" w14:textId="77777777" w:rsidR="00045130" w:rsidRDefault="00045130" w:rsidP="00045130">
      <w:pPr>
        <w:pStyle w:val="BodyText"/>
        <w:spacing w:before="0" w:after="0"/>
      </w:pPr>
      <w:r>
        <w:t xml:space="preserve">WHEN txndtl.UDF_CHAR_22 = 3 THEN txndtl.UDF_CHAR_49 </w:t>
      </w:r>
    </w:p>
    <w:p w14:paraId="10D59553" w14:textId="77777777" w:rsidR="00045130" w:rsidRDefault="00045130" w:rsidP="00045130">
      <w:pPr>
        <w:pStyle w:val="BodyText"/>
        <w:spacing w:before="0" w:after="0"/>
      </w:pPr>
      <w:r>
        <w:t xml:space="preserve">ELSE txndtl.UDF_CHAR_12 </w:t>
      </w:r>
    </w:p>
    <w:p w14:paraId="6CCE5D34" w14:textId="77777777" w:rsidR="00045130" w:rsidRDefault="00045130" w:rsidP="00045130">
      <w:pPr>
        <w:pStyle w:val="BodyText"/>
        <w:spacing w:before="0" w:after="0"/>
      </w:pPr>
      <w:r>
        <w:t xml:space="preserve">END AS SER_PROVIDER_ID, </w:t>
      </w:r>
    </w:p>
    <w:p w14:paraId="43DA7BBE" w14:textId="77777777" w:rsidR="00045130" w:rsidRDefault="00045130" w:rsidP="00045130">
      <w:pPr>
        <w:pStyle w:val="BodyText"/>
        <w:spacing w:before="0" w:after="0"/>
      </w:pPr>
      <w:r>
        <w:t xml:space="preserve">CASE  </w:t>
      </w:r>
    </w:p>
    <w:p w14:paraId="2FC9F893" w14:textId="77777777" w:rsidR="00045130" w:rsidRDefault="00045130" w:rsidP="00045130">
      <w:pPr>
        <w:pStyle w:val="BodyText"/>
        <w:spacing w:before="0" w:after="0"/>
      </w:pPr>
      <w:r>
        <w:t xml:space="preserve">  WHEN txnaddinfo.txn_data_area IS NOT NULL THEN </w:t>
      </w:r>
    </w:p>
    <w:p w14:paraId="7251DCFE" w14:textId="77777777" w:rsidR="00045130" w:rsidRDefault="00045130" w:rsidP="00045130">
      <w:pPr>
        <w:pStyle w:val="BodyText"/>
        <w:spacing w:before="0" w:after="0"/>
      </w:pPr>
      <w:r>
        <w:t xml:space="preserve">    XMLTYPE(txnaddinfo.txn_data_area).EXTRACT('//udfAddinfo14/text()').GETSTRINGVAL()  </w:t>
      </w:r>
    </w:p>
    <w:p w14:paraId="4997E1F3" w14:textId="77777777" w:rsidR="00045130" w:rsidRDefault="00045130" w:rsidP="00045130">
      <w:pPr>
        <w:pStyle w:val="BodyText"/>
        <w:spacing w:before="0" w:after="0"/>
      </w:pPr>
      <w:r>
        <w:t xml:space="preserve">  ELSE NULL </w:t>
      </w:r>
    </w:p>
    <w:p w14:paraId="62C413D9" w14:textId="77777777" w:rsidR="00045130" w:rsidRDefault="00045130" w:rsidP="00045130">
      <w:pPr>
        <w:pStyle w:val="BodyText"/>
        <w:spacing w:before="0" w:after="0"/>
      </w:pPr>
      <w:r>
        <w:t xml:space="preserve">END AS PHAR_NAME, </w:t>
      </w:r>
    </w:p>
    <w:p w14:paraId="76A617FF" w14:textId="511E04F0" w:rsidR="006F21C5" w:rsidRPr="009D13D4" w:rsidRDefault="006F21C5" w:rsidP="006F21C5">
      <w:pPr>
        <w:pStyle w:val="BodyText"/>
        <w:spacing w:before="0" w:after="0"/>
        <w:rPr>
          <w:highlight w:val="yellow"/>
        </w:rPr>
      </w:pPr>
      <w:r w:rsidRPr="009D13D4">
        <w:rPr>
          <w:highlight w:val="yellow"/>
        </w:rPr>
        <w:t xml:space="preserve">perNabpID.ADDRESS1 AS PHAR_ADD_1, </w:t>
      </w:r>
    </w:p>
    <w:p w14:paraId="5CF390B7" w14:textId="77777777" w:rsidR="006F21C5" w:rsidRPr="009D13D4" w:rsidRDefault="006F21C5" w:rsidP="006F21C5">
      <w:pPr>
        <w:pStyle w:val="BodyText"/>
        <w:spacing w:before="0" w:after="0"/>
        <w:rPr>
          <w:highlight w:val="yellow"/>
        </w:rPr>
      </w:pPr>
      <w:r w:rsidRPr="009D13D4">
        <w:rPr>
          <w:highlight w:val="yellow"/>
        </w:rPr>
        <w:t>perNabpID.ADDRESS2 AS PHAR_ADD_2,</w:t>
      </w:r>
    </w:p>
    <w:p w14:paraId="070398B9" w14:textId="77777777" w:rsidR="006F21C5" w:rsidRPr="009D13D4" w:rsidRDefault="006F21C5" w:rsidP="006F21C5">
      <w:pPr>
        <w:pStyle w:val="BodyText"/>
        <w:spacing w:before="0" w:after="0"/>
        <w:rPr>
          <w:highlight w:val="yellow"/>
        </w:rPr>
      </w:pPr>
      <w:r w:rsidRPr="009D13D4">
        <w:rPr>
          <w:highlight w:val="yellow"/>
        </w:rPr>
        <w:t>perNabpID.CITY AS PHAR_CITY,</w:t>
      </w:r>
    </w:p>
    <w:p w14:paraId="30069553" w14:textId="77777777" w:rsidR="006F21C5" w:rsidRPr="009D13D4" w:rsidRDefault="006F21C5" w:rsidP="006F21C5">
      <w:pPr>
        <w:pStyle w:val="BodyText"/>
        <w:spacing w:before="0" w:after="0"/>
        <w:rPr>
          <w:highlight w:val="yellow"/>
        </w:rPr>
      </w:pPr>
      <w:r w:rsidRPr="009D13D4">
        <w:rPr>
          <w:highlight w:val="yellow"/>
        </w:rPr>
        <w:t>perNabpID.STATE AS PHAR_STATE,</w:t>
      </w:r>
    </w:p>
    <w:p w14:paraId="079B59C3" w14:textId="77777777" w:rsidR="006F21C5" w:rsidRPr="009D13D4" w:rsidRDefault="006F21C5" w:rsidP="006F21C5">
      <w:pPr>
        <w:pStyle w:val="BodyText"/>
        <w:spacing w:before="0" w:after="0"/>
        <w:rPr>
          <w:highlight w:val="yellow"/>
        </w:rPr>
      </w:pPr>
      <w:r w:rsidRPr="009D13D4">
        <w:rPr>
          <w:highlight w:val="yellow"/>
        </w:rPr>
        <w:t>perNabpID.POSTAL AS PHAR_ZIP,</w:t>
      </w:r>
    </w:p>
    <w:p w14:paraId="6DCF41B0" w14:textId="77777777" w:rsidR="006F21C5" w:rsidRPr="009D13D4" w:rsidRDefault="006F21C5" w:rsidP="006F21C5">
      <w:pPr>
        <w:pStyle w:val="BodyText"/>
        <w:spacing w:before="0" w:after="0"/>
        <w:rPr>
          <w:highlight w:val="yellow"/>
        </w:rPr>
      </w:pPr>
      <w:r w:rsidRPr="009D13D4">
        <w:rPr>
          <w:highlight w:val="yellow"/>
        </w:rPr>
        <w:t>perNabpID.COUNTRY AS PHAR_COUNTY,</w:t>
      </w:r>
    </w:p>
    <w:p w14:paraId="4317F173" w14:textId="77777777" w:rsidR="006F21C5" w:rsidRPr="009D13D4" w:rsidRDefault="006F21C5" w:rsidP="006F21C5">
      <w:pPr>
        <w:pStyle w:val="BodyText"/>
        <w:spacing w:before="0" w:after="0"/>
        <w:rPr>
          <w:highlight w:val="yellow"/>
        </w:rPr>
      </w:pPr>
      <w:r w:rsidRPr="009D13D4">
        <w:rPr>
          <w:highlight w:val="yellow"/>
        </w:rPr>
        <w:t>perPhone.phone AS PHAR_PHONE,</w:t>
      </w:r>
    </w:p>
    <w:p w14:paraId="0896B401" w14:textId="77777777" w:rsidR="006F21C5" w:rsidRPr="009D13D4" w:rsidRDefault="006F21C5" w:rsidP="006F21C5">
      <w:pPr>
        <w:pStyle w:val="BodyText"/>
        <w:spacing w:before="0" w:after="0"/>
        <w:rPr>
          <w:highlight w:val="yellow"/>
        </w:rPr>
      </w:pPr>
      <w:r w:rsidRPr="009D13D4">
        <w:rPr>
          <w:highlight w:val="yellow"/>
        </w:rPr>
        <w:t xml:space="preserve">CASE  </w:t>
      </w:r>
    </w:p>
    <w:p w14:paraId="18843B12" w14:textId="77777777" w:rsidR="006F21C5" w:rsidRPr="009D13D4" w:rsidRDefault="006F21C5" w:rsidP="006F21C5">
      <w:pPr>
        <w:pStyle w:val="BodyText"/>
        <w:spacing w:before="0" w:after="0"/>
        <w:rPr>
          <w:highlight w:val="yellow"/>
        </w:rPr>
      </w:pPr>
      <w:r w:rsidRPr="009D13D4">
        <w:rPr>
          <w:highlight w:val="yellow"/>
        </w:rPr>
        <w:t xml:space="preserve">  WHEN txnaddinfo.txn_data_area IS NOT NULL THEN </w:t>
      </w:r>
    </w:p>
    <w:p w14:paraId="23DAD790" w14:textId="77777777" w:rsidR="006F21C5" w:rsidRPr="009D13D4" w:rsidRDefault="006F21C5" w:rsidP="006F21C5">
      <w:pPr>
        <w:pStyle w:val="BodyText"/>
        <w:spacing w:before="0" w:after="0"/>
        <w:rPr>
          <w:highlight w:val="yellow"/>
        </w:rPr>
      </w:pPr>
      <w:r w:rsidRPr="009D13D4">
        <w:rPr>
          <w:highlight w:val="yellow"/>
        </w:rPr>
        <w:t xml:space="preserve">    XMLTYPE(txnaddinfo.txn_data_area).EXTRACT('//udfAddinfo49/text()').GETSTRINGVAL() </w:t>
      </w:r>
    </w:p>
    <w:p w14:paraId="1D8C87BB" w14:textId="77777777" w:rsidR="006F21C5" w:rsidRPr="009D13D4" w:rsidRDefault="006F21C5" w:rsidP="006F21C5">
      <w:pPr>
        <w:pStyle w:val="BodyText"/>
        <w:spacing w:before="0" w:after="0"/>
        <w:rPr>
          <w:highlight w:val="yellow"/>
        </w:rPr>
      </w:pPr>
      <w:r w:rsidRPr="009D13D4">
        <w:rPr>
          <w:highlight w:val="yellow"/>
        </w:rPr>
        <w:t xml:space="preserve">  ELSE NULL </w:t>
      </w:r>
    </w:p>
    <w:p w14:paraId="0BE09AED" w14:textId="333FD14C" w:rsidR="006F21C5" w:rsidRDefault="006F21C5" w:rsidP="006F21C5">
      <w:pPr>
        <w:pStyle w:val="BodyText"/>
        <w:spacing w:before="0" w:after="0"/>
      </w:pPr>
      <w:r w:rsidRPr="009D13D4">
        <w:rPr>
          <w:highlight w:val="yellow"/>
        </w:rPr>
        <w:t>END AS PRIM_PROV_TYP_CD,</w:t>
      </w:r>
    </w:p>
    <w:p w14:paraId="648D368B" w14:textId="4AE34526" w:rsidR="00045130" w:rsidRDefault="00045130" w:rsidP="00045130">
      <w:pPr>
        <w:pStyle w:val="BodyText"/>
        <w:spacing w:before="0" w:after="0"/>
      </w:pPr>
      <w:r>
        <w:t xml:space="preserve">txndtl.UDF_CHAR_18 AS CLAIM_STATUS, </w:t>
      </w:r>
    </w:p>
    <w:p w14:paraId="18726896" w14:textId="77777777" w:rsidR="00045130" w:rsidRDefault="00045130" w:rsidP="00045130">
      <w:pPr>
        <w:pStyle w:val="BodyText"/>
        <w:spacing w:before="0" w:after="0"/>
      </w:pPr>
      <w:r>
        <w:t xml:space="preserve">txndtl.UDF_CHAR_32 AS PRESC_REF_NUM_QUA, </w:t>
      </w:r>
    </w:p>
    <w:p w14:paraId="78230028" w14:textId="77777777" w:rsidR="00045130" w:rsidRDefault="00045130" w:rsidP="00045130">
      <w:pPr>
        <w:pStyle w:val="BodyText"/>
        <w:spacing w:before="0" w:after="0"/>
      </w:pPr>
      <w:r>
        <w:t xml:space="preserve">CASE  </w:t>
      </w:r>
    </w:p>
    <w:p w14:paraId="71C9EB2D" w14:textId="77777777" w:rsidR="00045130" w:rsidRDefault="00045130" w:rsidP="00045130">
      <w:pPr>
        <w:pStyle w:val="BodyText"/>
        <w:spacing w:before="0" w:after="0"/>
      </w:pPr>
      <w:r>
        <w:t xml:space="preserve">  WHEN txnaddinfo.txn_data_area IS NOT NULL THEN </w:t>
      </w:r>
    </w:p>
    <w:p w14:paraId="6A5005DF" w14:textId="77777777" w:rsidR="00045130" w:rsidRDefault="00045130" w:rsidP="00045130">
      <w:pPr>
        <w:pStyle w:val="BodyText"/>
        <w:spacing w:before="0" w:after="0"/>
      </w:pPr>
      <w:r>
        <w:t xml:space="preserve">    XMLTYPE(txnaddinfo.txn_data_area).EXTRACT('//udfAddinfo2/text()').GETSTRINGVAL() </w:t>
      </w:r>
    </w:p>
    <w:p w14:paraId="1AFE24D7" w14:textId="77777777" w:rsidR="00045130" w:rsidRDefault="00045130" w:rsidP="00045130">
      <w:pPr>
        <w:pStyle w:val="BodyText"/>
        <w:spacing w:before="0" w:after="0"/>
      </w:pPr>
      <w:r>
        <w:t xml:space="preserve">  ELSE NULL </w:t>
      </w:r>
    </w:p>
    <w:p w14:paraId="22D80401" w14:textId="77777777" w:rsidR="00045130" w:rsidRDefault="00045130" w:rsidP="00045130">
      <w:pPr>
        <w:pStyle w:val="BodyText"/>
        <w:spacing w:before="0" w:after="0"/>
      </w:pPr>
      <w:r>
        <w:t xml:space="preserve">END AS PRESC_REF_NBR, </w:t>
      </w:r>
    </w:p>
    <w:p w14:paraId="541E612B" w14:textId="77777777" w:rsidR="00045130" w:rsidRPr="00153A3D" w:rsidRDefault="00045130" w:rsidP="00045130">
      <w:pPr>
        <w:pStyle w:val="BodyText"/>
        <w:spacing w:before="0" w:after="0"/>
        <w:rPr>
          <w:strike/>
        </w:rPr>
      </w:pPr>
      <w:r w:rsidRPr="00153A3D">
        <w:rPr>
          <w:strike/>
        </w:rPr>
        <w:t xml:space="preserve">txndtl.UDF_CHAR_22 AS MEM_REM_IND, </w:t>
      </w:r>
    </w:p>
    <w:p w14:paraId="263B30DA" w14:textId="77777777" w:rsidR="00B543FA" w:rsidRPr="00CA0FCA" w:rsidRDefault="00B543FA" w:rsidP="00B543FA">
      <w:pPr>
        <w:rPr>
          <w:rFonts w:ascii="Century Gothic" w:eastAsia="Century Gothic" w:hAnsi="Century Gothic" w:cs="Century Gothic"/>
          <w:highlight w:val="yellow"/>
        </w:rPr>
      </w:pPr>
      <w:r w:rsidRPr="00CA0FCA">
        <w:rPr>
          <w:rFonts w:ascii="Century Gothic" w:eastAsia="Century Gothic" w:hAnsi="Century Gothic" w:cs="Century Gothic"/>
          <w:highlight w:val="yellow"/>
        </w:rPr>
        <w:t>CASE WHEN txndtl.UDF_CHAR_22 in (0, 3) then ‘O’</w:t>
      </w:r>
    </w:p>
    <w:p w14:paraId="47CDD244" w14:textId="77777777" w:rsidR="00B543FA" w:rsidRPr="00CA0FCA" w:rsidRDefault="00B543FA" w:rsidP="00B543FA">
      <w:pPr>
        <w:rPr>
          <w:rFonts w:ascii="Century Gothic" w:eastAsia="Century Gothic" w:hAnsi="Century Gothic" w:cs="Century Gothic"/>
          <w:highlight w:val="yellow"/>
        </w:rPr>
      </w:pPr>
      <w:r w:rsidRPr="00CA0FCA">
        <w:rPr>
          <w:rFonts w:ascii="Century Gothic" w:eastAsia="Century Gothic" w:hAnsi="Century Gothic" w:cs="Century Gothic"/>
          <w:highlight w:val="yellow"/>
        </w:rPr>
        <w:t>ELSE WHEN txndtl.UDF_CHAR_22 in (‘1’,’2’) then ‘M’</w:t>
      </w:r>
    </w:p>
    <w:p w14:paraId="3E0867F3" w14:textId="77777777" w:rsidR="00B543FA" w:rsidRPr="00CA0FCA" w:rsidRDefault="00B543FA" w:rsidP="00B543FA">
      <w:pPr>
        <w:rPr>
          <w:rFonts w:ascii="Century Gothic" w:eastAsia="Century Gothic" w:hAnsi="Century Gothic" w:cs="Century Gothic"/>
          <w:highlight w:val="yellow"/>
        </w:rPr>
      </w:pPr>
      <w:r w:rsidRPr="00CA0FCA">
        <w:rPr>
          <w:rFonts w:ascii="Century Gothic" w:eastAsia="Century Gothic" w:hAnsi="Century Gothic" w:cs="Century Gothic"/>
          <w:highlight w:val="yellow"/>
        </w:rPr>
        <w:t>ELSE null</w:t>
      </w:r>
    </w:p>
    <w:p w14:paraId="6388A8AC" w14:textId="5F305DF4" w:rsidR="00B543FA" w:rsidRPr="00073BDF" w:rsidRDefault="00B543FA" w:rsidP="00B543FA">
      <w:pPr>
        <w:rPr>
          <w:rFonts w:ascii="Century Gothic" w:eastAsia="Century Gothic" w:hAnsi="Century Gothic" w:cs="Century Gothic"/>
        </w:rPr>
      </w:pPr>
      <w:r w:rsidRPr="00CA0FCA">
        <w:rPr>
          <w:rFonts w:ascii="Century Gothic" w:eastAsia="Century Gothic" w:hAnsi="Century Gothic" w:cs="Century Gothic"/>
          <w:highlight w:val="yellow"/>
        </w:rPr>
        <w:t xml:space="preserve">END AS </w:t>
      </w:r>
      <w:r w:rsidR="00DF468F" w:rsidRPr="00DF468F">
        <w:rPr>
          <w:rFonts w:ascii="Century Gothic" w:eastAsia="Century Gothic" w:hAnsi="Century Gothic" w:cs="Century Gothic"/>
          <w:highlight w:val="yellow"/>
        </w:rPr>
        <w:t>MEM_REM_IND</w:t>
      </w:r>
      <w:r w:rsidRPr="00CA0FCA">
        <w:rPr>
          <w:rFonts w:ascii="Century Gothic" w:eastAsia="Century Gothic" w:hAnsi="Century Gothic" w:cs="Century Gothic"/>
          <w:highlight w:val="yellow"/>
        </w:rPr>
        <w:t>,</w:t>
      </w:r>
      <w:r w:rsidRPr="00073BDF">
        <w:rPr>
          <w:rFonts w:ascii="Century Gothic" w:eastAsia="Century Gothic" w:hAnsi="Century Gothic" w:cs="Century Gothic"/>
        </w:rPr>
        <w:t xml:space="preserve"> </w:t>
      </w:r>
    </w:p>
    <w:p w14:paraId="63F0C179" w14:textId="77777777" w:rsidR="00B543FA" w:rsidRDefault="00B543FA" w:rsidP="00045130">
      <w:pPr>
        <w:pStyle w:val="BodyText"/>
        <w:spacing w:before="0" w:after="0"/>
      </w:pPr>
    </w:p>
    <w:p w14:paraId="2C82A16A" w14:textId="77777777" w:rsidR="00045130" w:rsidRDefault="00045130" w:rsidP="00045130">
      <w:pPr>
        <w:pStyle w:val="BodyText"/>
        <w:spacing w:before="0" w:after="0"/>
      </w:pPr>
      <w:r>
        <w:t xml:space="preserve">CASE WHEN txndtl.udf_char_31 = 'MAIL' THEN 'Y' ELSE 'N' END AS MAIL_ORDER, </w:t>
      </w:r>
    </w:p>
    <w:p w14:paraId="74C556E8" w14:textId="77777777" w:rsidR="00045130" w:rsidRDefault="00045130" w:rsidP="00045130">
      <w:pPr>
        <w:pStyle w:val="BodyText"/>
        <w:spacing w:before="0" w:after="0"/>
      </w:pPr>
      <w:r>
        <w:t xml:space="preserve">txndtl.UDF_DTTM_2 AS DT_SERVICE, </w:t>
      </w:r>
    </w:p>
    <w:p w14:paraId="51A3FA17" w14:textId="77777777" w:rsidR="00045130" w:rsidRPr="00A3451A" w:rsidRDefault="00045130" w:rsidP="00045130">
      <w:pPr>
        <w:pStyle w:val="BodyText"/>
        <w:spacing w:before="0" w:after="0"/>
        <w:rPr>
          <w:strike/>
        </w:rPr>
      </w:pPr>
      <w:r w:rsidRPr="00A3451A">
        <w:rPr>
          <w:strike/>
        </w:rPr>
        <w:t xml:space="preserve">'' AS CLAIM_SUB_DT, </w:t>
      </w:r>
    </w:p>
    <w:p w14:paraId="1841A23B" w14:textId="77777777" w:rsidR="00A53251" w:rsidRPr="00A3451A" w:rsidRDefault="00A53251" w:rsidP="00A53251">
      <w:pPr>
        <w:pStyle w:val="BodyText"/>
        <w:spacing w:before="0" w:after="0"/>
        <w:rPr>
          <w:highlight w:val="yellow"/>
        </w:rPr>
      </w:pPr>
      <w:r w:rsidRPr="00A3451A">
        <w:rPr>
          <w:highlight w:val="yellow"/>
        </w:rPr>
        <w:t xml:space="preserve">CASE  </w:t>
      </w:r>
    </w:p>
    <w:p w14:paraId="28F97758" w14:textId="77777777" w:rsidR="00A53251" w:rsidRPr="00A3451A" w:rsidRDefault="00A53251" w:rsidP="00A53251">
      <w:pPr>
        <w:pStyle w:val="BodyText"/>
        <w:spacing w:before="0" w:after="0"/>
        <w:rPr>
          <w:highlight w:val="yellow"/>
        </w:rPr>
      </w:pPr>
      <w:r w:rsidRPr="00A3451A">
        <w:rPr>
          <w:highlight w:val="yellow"/>
        </w:rPr>
        <w:t xml:space="preserve">  WHEN txnaddinfo.txn_data_area IS NOT NULL THEN </w:t>
      </w:r>
    </w:p>
    <w:p w14:paraId="05643082" w14:textId="3BA94937" w:rsidR="00A53251" w:rsidRPr="00A3451A" w:rsidRDefault="00A53251" w:rsidP="00A53251">
      <w:pPr>
        <w:pStyle w:val="BodyText"/>
        <w:spacing w:before="0" w:after="0"/>
        <w:rPr>
          <w:highlight w:val="yellow"/>
        </w:rPr>
      </w:pPr>
      <w:r w:rsidRPr="00A3451A">
        <w:rPr>
          <w:highlight w:val="yellow"/>
        </w:rPr>
        <w:t xml:space="preserve">    XMLTYPE(txnaddinfo.txn_data_area).EXTRACT('//udfAddinfo</w:t>
      </w:r>
      <w:r w:rsidR="00E35473" w:rsidRPr="00A3451A">
        <w:rPr>
          <w:highlight w:val="yellow"/>
        </w:rPr>
        <w:t>50</w:t>
      </w:r>
      <w:r w:rsidRPr="00A3451A">
        <w:rPr>
          <w:highlight w:val="yellow"/>
        </w:rPr>
        <w:t xml:space="preserve">/text()').GETSTRINGVAL() </w:t>
      </w:r>
    </w:p>
    <w:p w14:paraId="6FA58DEA" w14:textId="77777777" w:rsidR="00A53251" w:rsidRPr="00A3451A" w:rsidRDefault="00A53251" w:rsidP="00A53251">
      <w:pPr>
        <w:pStyle w:val="BodyText"/>
        <w:spacing w:before="0" w:after="0"/>
        <w:rPr>
          <w:highlight w:val="yellow"/>
        </w:rPr>
      </w:pPr>
      <w:r w:rsidRPr="00A3451A">
        <w:rPr>
          <w:highlight w:val="yellow"/>
        </w:rPr>
        <w:t xml:space="preserve">  ELSE NULL </w:t>
      </w:r>
    </w:p>
    <w:p w14:paraId="3D424E08" w14:textId="124B22D2" w:rsidR="00A53251" w:rsidRDefault="00A53251" w:rsidP="00A53251">
      <w:pPr>
        <w:pStyle w:val="BodyText"/>
        <w:spacing w:before="0" w:after="0"/>
        <w:rPr>
          <w:highlight w:val="yellow"/>
        </w:rPr>
      </w:pPr>
      <w:r w:rsidRPr="00A3451A">
        <w:rPr>
          <w:highlight w:val="yellow"/>
        </w:rPr>
        <w:t xml:space="preserve">END AS </w:t>
      </w:r>
      <w:r w:rsidR="00E35473" w:rsidRPr="00A3451A">
        <w:rPr>
          <w:highlight w:val="yellow"/>
        </w:rPr>
        <w:t>CLAIM_SUB_DT</w:t>
      </w:r>
      <w:r w:rsidRPr="00A3451A">
        <w:rPr>
          <w:highlight w:val="yellow"/>
        </w:rPr>
        <w:t xml:space="preserve">, </w:t>
      </w:r>
    </w:p>
    <w:p w14:paraId="1AEAAD28" w14:textId="4AC24A1D" w:rsidR="00A3451A" w:rsidRPr="00762C63" w:rsidRDefault="00A3451A" w:rsidP="00A3451A">
      <w:pPr>
        <w:pStyle w:val="BodyText"/>
        <w:spacing w:before="0" w:after="0"/>
        <w:rPr>
          <w:color w:val="EE0000"/>
          <w:highlight w:val="yellow"/>
        </w:rPr>
      </w:pPr>
      <w:r w:rsidRPr="00762C63">
        <w:rPr>
          <w:color w:val="EE0000"/>
          <w:highlight w:val="yellow"/>
        </w:rPr>
        <w:t>--this should only show date</w:t>
      </w:r>
    </w:p>
    <w:p w14:paraId="64820ED1" w14:textId="77777777" w:rsidR="00E35473" w:rsidRPr="00A3451A" w:rsidRDefault="00E35473" w:rsidP="00E35473">
      <w:pPr>
        <w:pStyle w:val="BodyText"/>
        <w:spacing w:before="0" w:after="0"/>
        <w:rPr>
          <w:highlight w:val="yellow"/>
        </w:rPr>
      </w:pPr>
      <w:r w:rsidRPr="00A3451A">
        <w:rPr>
          <w:highlight w:val="yellow"/>
        </w:rPr>
        <w:t xml:space="preserve">CASE  </w:t>
      </w:r>
    </w:p>
    <w:p w14:paraId="6C7F588A" w14:textId="77777777" w:rsidR="00E35473" w:rsidRPr="00A3451A" w:rsidRDefault="00E35473" w:rsidP="00E35473">
      <w:pPr>
        <w:pStyle w:val="BodyText"/>
        <w:spacing w:before="0" w:after="0"/>
        <w:rPr>
          <w:highlight w:val="yellow"/>
        </w:rPr>
      </w:pPr>
      <w:r w:rsidRPr="00A3451A">
        <w:rPr>
          <w:highlight w:val="yellow"/>
        </w:rPr>
        <w:t xml:space="preserve">  WHEN txnaddinfo.txn_data_area IS NOT NULL THEN </w:t>
      </w:r>
    </w:p>
    <w:p w14:paraId="6C74A68F" w14:textId="77777777" w:rsidR="00E35473" w:rsidRPr="00A3451A" w:rsidRDefault="00E35473" w:rsidP="00E35473">
      <w:pPr>
        <w:pStyle w:val="BodyText"/>
        <w:spacing w:before="0" w:after="0"/>
        <w:rPr>
          <w:highlight w:val="yellow"/>
        </w:rPr>
      </w:pPr>
      <w:r w:rsidRPr="00A3451A">
        <w:rPr>
          <w:highlight w:val="yellow"/>
        </w:rPr>
        <w:t xml:space="preserve">    XMLTYPE(txnaddinfo.txn_data_area).EXTRACT('//udfAddinfo50/text()').GETSTRINGVAL() </w:t>
      </w:r>
    </w:p>
    <w:p w14:paraId="5226A2AD" w14:textId="77777777" w:rsidR="00E35473" w:rsidRPr="00A3451A" w:rsidRDefault="00E35473" w:rsidP="00E35473">
      <w:pPr>
        <w:pStyle w:val="BodyText"/>
        <w:spacing w:before="0" w:after="0"/>
        <w:rPr>
          <w:highlight w:val="yellow"/>
        </w:rPr>
      </w:pPr>
      <w:r w:rsidRPr="00A3451A">
        <w:rPr>
          <w:highlight w:val="yellow"/>
        </w:rPr>
        <w:t xml:space="preserve">  ELSE NULL </w:t>
      </w:r>
    </w:p>
    <w:p w14:paraId="2F3BA1E3" w14:textId="2F5DFDB8" w:rsidR="00E35473" w:rsidRDefault="00E35473" w:rsidP="00E35473">
      <w:pPr>
        <w:pStyle w:val="BodyText"/>
        <w:spacing w:before="0" w:after="0"/>
      </w:pPr>
      <w:r w:rsidRPr="00A3451A">
        <w:rPr>
          <w:highlight w:val="yellow"/>
        </w:rPr>
        <w:t>END AS CLAIM_SUB_</w:t>
      </w:r>
      <w:r w:rsidR="00A3451A" w:rsidRPr="00A3451A">
        <w:rPr>
          <w:highlight w:val="yellow"/>
        </w:rPr>
        <w:t>TIME</w:t>
      </w:r>
      <w:r w:rsidRPr="00A3451A">
        <w:rPr>
          <w:highlight w:val="yellow"/>
        </w:rPr>
        <w:t>,</w:t>
      </w:r>
      <w:r>
        <w:t xml:space="preserve"> </w:t>
      </w:r>
    </w:p>
    <w:p w14:paraId="56C0BAE0" w14:textId="0D5A262B" w:rsidR="00A3451A" w:rsidRPr="00762C63" w:rsidRDefault="00A3451A" w:rsidP="00A3451A">
      <w:pPr>
        <w:pStyle w:val="BodyText"/>
        <w:spacing w:before="0" w:after="0"/>
        <w:rPr>
          <w:color w:val="EE0000"/>
        </w:rPr>
      </w:pPr>
      <w:r w:rsidRPr="00762C63">
        <w:rPr>
          <w:color w:val="EE0000"/>
          <w:highlight w:val="yellow"/>
        </w:rPr>
        <w:t>--this should only show time</w:t>
      </w:r>
    </w:p>
    <w:p w14:paraId="1ABE2F48" w14:textId="77777777" w:rsidR="00045130" w:rsidRPr="00A3451A" w:rsidRDefault="00045130" w:rsidP="00045130">
      <w:pPr>
        <w:pStyle w:val="BodyText"/>
        <w:spacing w:before="0" w:after="0"/>
        <w:rPr>
          <w:strike/>
        </w:rPr>
      </w:pPr>
      <w:r w:rsidRPr="00A3451A">
        <w:rPr>
          <w:strike/>
        </w:rPr>
        <w:t xml:space="preserve">'' AS CLAIM_SUB_TIME, </w:t>
      </w:r>
    </w:p>
    <w:p w14:paraId="0D28985A" w14:textId="77777777" w:rsidR="00045130" w:rsidRDefault="00045130" w:rsidP="00045130">
      <w:pPr>
        <w:pStyle w:val="BodyText"/>
        <w:spacing w:before="0" w:after="0"/>
      </w:pPr>
      <w:r>
        <w:t xml:space="preserve">CASE  </w:t>
      </w:r>
    </w:p>
    <w:p w14:paraId="69697B33" w14:textId="77777777" w:rsidR="00045130" w:rsidRDefault="00045130" w:rsidP="00045130">
      <w:pPr>
        <w:pStyle w:val="BodyText"/>
        <w:spacing w:before="0" w:after="0"/>
      </w:pPr>
      <w:r>
        <w:t xml:space="preserve">  WHEN txnaddinfo.txn_data_area IS NOT NULL THEN </w:t>
      </w:r>
    </w:p>
    <w:p w14:paraId="0EA850D0" w14:textId="77777777" w:rsidR="00045130" w:rsidRDefault="00045130" w:rsidP="00045130">
      <w:pPr>
        <w:pStyle w:val="BodyText"/>
        <w:spacing w:before="0" w:after="0"/>
      </w:pPr>
      <w:r>
        <w:t xml:space="preserve">    XMLTYPE(txnaddinfo.txn_data_area).EXTRACT('//udfAddinfo3/text()').GETSTRINGVAL()  </w:t>
      </w:r>
    </w:p>
    <w:p w14:paraId="6A30E3A6" w14:textId="77777777" w:rsidR="00045130" w:rsidRDefault="00045130" w:rsidP="00045130">
      <w:pPr>
        <w:pStyle w:val="BodyText"/>
        <w:spacing w:before="0" w:after="0"/>
      </w:pPr>
      <w:r>
        <w:t xml:space="preserve">  ELSE NULL </w:t>
      </w:r>
    </w:p>
    <w:p w14:paraId="709A37F6" w14:textId="77777777" w:rsidR="00045130" w:rsidRDefault="00045130" w:rsidP="00045130">
      <w:pPr>
        <w:pStyle w:val="BodyText"/>
        <w:spacing w:before="0" w:after="0"/>
      </w:pPr>
      <w:r>
        <w:t xml:space="preserve">END AS DRUG_NM, </w:t>
      </w:r>
    </w:p>
    <w:p w14:paraId="6761BE58" w14:textId="77777777" w:rsidR="00045130" w:rsidRDefault="00045130" w:rsidP="00045130">
      <w:pPr>
        <w:pStyle w:val="BodyText"/>
        <w:spacing w:before="0" w:after="0"/>
      </w:pPr>
      <w:r>
        <w:t xml:space="preserve">txndtl.udf_char_3 AS CARRIER_ID, </w:t>
      </w:r>
    </w:p>
    <w:p w14:paraId="2BD0180D" w14:textId="77777777" w:rsidR="00045130" w:rsidRDefault="00045130" w:rsidP="00045130">
      <w:pPr>
        <w:pStyle w:val="BodyText"/>
        <w:spacing w:before="0" w:after="0"/>
      </w:pPr>
      <w:r>
        <w:t xml:space="preserve">CASE  </w:t>
      </w:r>
    </w:p>
    <w:p w14:paraId="69377BA5" w14:textId="77777777" w:rsidR="00045130" w:rsidRDefault="00045130" w:rsidP="00045130">
      <w:pPr>
        <w:pStyle w:val="BodyText"/>
        <w:spacing w:before="0" w:after="0"/>
      </w:pPr>
      <w:r>
        <w:t xml:space="preserve">  WHEN txnaddinfo.txn_data_area IS NOT NULL THEN </w:t>
      </w:r>
    </w:p>
    <w:p w14:paraId="108F4961" w14:textId="77777777" w:rsidR="00045130" w:rsidRDefault="00045130" w:rsidP="00045130">
      <w:pPr>
        <w:pStyle w:val="BodyText"/>
        <w:spacing w:before="0" w:after="0"/>
      </w:pPr>
      <w:r>
        <w:t xml:space="preserve">    XMLTYPE(txnaddinfo.txn_data_area).EXTRACT('//udfAddinfo2/text()').GETSTRINGVAL()  </w:t>
      </w:r>
    </w:p>
    <w:p w14:paraId="63FEB8F2" w14:textId="77777777" w:rsidR="00045130" w:rsidRDefault="00045130" w:rsidP="00045130">
      <w:pPr>
        <w:pStyle w:val="BodyText"/>
        <w:spacing w:before="0" w:after="0"/>
      </w:pPr>
      <w:r>
        <w:t xml:space="preserve">  ELSE NULL </w:t>
      </w:r>
    </w:p>
    <w:p w14:paraId="3E0A0A49" w14:textId="77777777" w:rsidR="00045130" w:rsidRDefault="00045130" w:rsidP="00045130">
      <w:pPr>
        <w:pStyle w:val="BodyText"/>
        <w:spacing w:before="0" w:after="0"/>
      </w:pPr>
      <w:r>
        <w:t xml:space="preserve">END AS RXNUMBER, </w:t>
      </w:r>
    </w:p>
    <w:p w14:paraId="22395B5A" w14:textId="77777777" w:rsidR="00045130" w:rsidRDefault="00045130" w:rsidP="00045130">
      <w:pPr>
        <w:pStyle w:val="BodyText"/>
        <w:spacing w:before="0" w:after="0"/>
      </w:pPr>
      <w:r>
        <w:t xml:space="preserve">txndtl.udf_dttm_2 AS SERVICE_DT, </w:t>
      </w:r>
    </w:p>
    <w:p w14:paraId="0D725474" w14:textId="77777777" w:rsidR="00045130" w:rsidRDefault="00045130" w:rsidP="00045130">
      <w:pPr>
        <w:pStyle w:val="BodyText"/>
        <w:spacing w:before="0" w:after="0"/>
      </w:pPr>
      <w:r>
        <w:t xml:space="preserve">txndtl.udf_char_7 AS NABP, </w:t>
      </w:r>
    </w:p>
    <w:p w14:paraId="761EA7ED" w14:textId="77777777" w:rsidR="00045130" w:rsidRDefault="00045130" w:rsidP="00045130">
      <w:pPr>
        <w:pStyle w:val="BodyText"/>
        <w:spacing w:before="0" w:after="0"/>
      </w:pPr>
      <w:r>
        <w:t xml:space="preserve">'' AS QUANTITY_DISP, </w:t>
      </w:r>
    </w:p>
    <w:p w14:paraId="4F48146D" w14:textId="77777777" w:rsidR="00AC1037" w:rsidRDefault="00AC1037" w:rsidP="00045130">
      <w:pPr>
        <w:pStyle w:val="BodyText"/>
        <w:spacing w:before="0" w:after="0"/>
      </w:pPr>
    </w:p>
    <w:p w14:paraId="2B106CBE" w14:textId="77777777" w:rsidR="00AC1037" w:rsidRDefault="00AC1037" w:rsidP="00045130">
      <w:pPr>
        <w:pStyle w:val="BodyText"/>
        <w:spacing w:before="0" w:after="0"/>
      </w:pPr>
    </w:p>
    <w:p w14:paraId="36445FCB" w14:textId="77777777" w:rsidR="00BB6B29" w:rsidRPr="00904B4B" w:rsidRDefault="00840428" w:rsidP="00045130">
      <w:pPr>
        <w:pStyle w:val="BodyText"/>
        <w:spacing w:before="0" w:after="0"/>
        <w:rPr>
          <w:highlight w:val="yellow"/>
          <w:rPrChange w:id="1899" w:author="Anup Nair" w:date="2025-10-15T02:03:00Z" w16du:dateUtc="2025-10-15T06:03:00Z">
            <w:rPr/>
          </w:rPrChange>
        </w:rPr>
      </w:pPr>
      <w:r w:rsidRPr="00904B4B">
        <w:rPr>
          <w:highlight w:val="yellow"/>
          <w:rPrChange w:id="1900" w:author="Anup Nair" w:date="2025-10-15T02:03:00Z" w16du:dateUtc="2025-10-15T06:03:00Z">
            <w:rPr/>
          </w:rPrChange>
        </w:rPr>
        <w:t xml:space="preserve">CASE </w:t>
      </w:r>
    </w:p>
    <w:p w14:paraId="1BB5121B" w14:textId="77777777" w:rsidR="00BB6B29" w:rsidRPr="00904B4B" w:rsidRDefault="00BB6B29" w:rsidP="00BB6B29">
      <w:pPr>
        <w:pStyle w:val="BodyText"/>
        <w:spacing w:before="0" w:after="0"/>
        <w:rPr>
          <w:highlight w:val="yellow"/>
          <w:rPrChange w:id="1901" w:author="Anup Nair" w:date="2025-10-15T02:03:00Z" w16du:dateUtc="2025-10-15T06:03:00Z">
            <w:rPr/>
          </w:rPrChange>
        </w:rPr>
      </w:pPr>
      <w:r w:rsidRPr="00904B4B">
        <w:rPr>
          <w:highlight w:val="yellow"/>
          <w:rPrChange w:id="1902" w:author="Anup Nair" w:date="2025-10-15T02:03:00Z" w16du:dateUtc="2025-10-15T06:03:00Z">
            <w:rPr/>
          </w:rPrChange>
        </w:rPr>
        <w:t xml:space="preserve">WHEN txnaddinfo.txn_data_area IS NOT NULL THEN </w:t>
      </w:r>
    </w:p>
    <w:p w14:paraId="59B1F948" w14:textId="48A602FA" w:rsidR="00BB6B29" w:rsidRPr="00904B4B" w:rsidRDefault="00AC1037" w:rsidP="00045130">
      <w:pPr>
        <w:pStyle w:val="BodyText"/>
        <w:spacing w:before="0" w:after="0"/>
        <w:rPr>
          <w:highlight w:val="yellow"/>
          <w:rPrChange w:id="1903" w:author="Anup Nair" w:date="2025-10-15T02:03:00Z" w16du:dateUtc="2025-10-15T06:03:00Z">
            <w:rPr/>
          </w:rPrChange>
        </w:rPr>
      </w:pPr>
      <w:r w:rsidRPr="00904B4B">
        <w:rPr>
          <w:highlight w:val="yellow"/>
          <w:rPrChange w:id="1904" w:author="Anup Nair" w:date="2025-10-15T02:03:00Z" w16du:dateUtc="2025-10-15T06:03:00Z">
            <w:rPr/>
          </w:rPrChange>
        </w:rPr>
        <w:t xml:space="preserve">CASE WHEN </w:t>
      </w:r>
      <w:r w:rsidR="00BB6B29" w:rsidRPr="00904B4B">
        <w:rPr>
          <w:highlight w:val="yellow"/>
          <w:rPrChange w:id="1905" w:author="Anup Nair" w:date="2025-10-15T02:03:00Z" w16du:dateUtc="2025-10-15T06:03:00Z">
            <w:rPr/>
          </w:rPrChange>
        </w:rPr>
        <w:t>XMLTYPE(txnaddinfo.txn_data_area).EXTRACT('//udfAddinfo</w:t>
      </w:r>
      <w:r w:rsidR="00EE1BB4" w:rsidRPr="00904B4B">
        <w:rPr>
          <w:highlight w:val="yellow"/>
          <w:rPrChange w:id="1906" w:author="Anup Nair" w:date="2025-10-15T02:03:00Z" w16du:dateUtc="2025-10-15T06:03:00Z">
            <w:rPr/>
          </w:rPrChange>
        </w:rPr>
        <w:t>51</w:t>
      </w:r>
      <w:r w:rsidR="00BB6B29" w:rsidRPr="00904B4B">
        <w:rPr>
          <w:highlight w:val="yellow"/>
          <w:rPrChange w:id="1907" w:author="Anup Nair" w:date="2025-10-15T02:03:00Z" w16du:dateUtc="2025-10-15T06:03:00Z">
            <w:rPr/>
          </w:rPrChange>
        </w:rPr>
        <w:t>/text()').GETSTRINGVAL()   = 2</w:t>
      </w:r>
    </w:p>
    <w:p w14:paraId="729A7572" w14:textId="6232EE9F" w:rsidR="00BB6B29" w:rsidRPr="00904B4B" w:rsidRDefault="00BB6B29" w:rsidP="00045130">
      <w:pPr>
        <w:pStyle w:val="BodyText"/>
        <w:spacing w:before="0" w:after="0"/>
        <w:rPr>
          <w:ins w:id="1908" w:author="Anup Nair" w:date="2025-10-15T02:02:00Z" w16du:dateUtc="2025-10-15T06:02:00Z"/>
          <w:highlight w:val="yellow"/>
          <w:rPrChange w:id="1909" w:author="Anup Nair" w:date="2025-10-15T02:03:00Z" w16du:dateUtc="2025-10-15T06:03:00Z">
            <w:rPr>
              <w:ins w:id="1910" w:author="Anup Nair" w:date="2025-10-15T02:02:00Z" w16du:dateUtc="2025-10-15T06:02:00Z"/>
            </w:rPr>
          </w:rPrChange>
        </w:rPr>
      </w:pPr>
      <w:r w:rsidRPr="00904B4B">
        <w:rPr>
          <w:highlight w:val="yellow"/>
          <w:rPrChange w:id="1911" w:author="Anup Nair" w:date="2025-10-15T02:03:00Z" w16du:dateUtc="2025-10-15T06:03:00Z">
            <w:rPr/>
          </w:rPrChange>
        </w:rPr>
        <w:t xml:space="preserve">THEN </w:t>
      </w:r>
      <w:ins w:id="1912" w:author="Anup Nair" w:date="2025-10-15T02:01:00Z" w16du:dateUtc="2025-10-15T06:01:00Z">
        <w:r w:rsidR="0009154D" w:rsidRPr="00904B4B">
          <w:rPr>
            <w:highlight w:val="yellow"/>
            <w:rPrChange w:id="1913" w:author="Anup Nair" w:date="2025-10-15T02:03:00Z" w16du:dateUtc="2025-10-15T06:03:00Z">
              <w:rPr/>
            </w:rPrChange>
          </w:rPr>
          <w:t>XMLTYPE(txnaddinfo.txn_data_area).EXTRACT('//udfAddinfo</w:t>
        </w:r>
      </w:ins>
      <w:ins w:id="1914" w:author="Anup Nair" w:date="2025-10-15T02:02:00Z" w16du:dateUtc="2025-10-15T06:02:00Z">
        <w:r w:rsidR="00767FEE" w:rsidRPr="00904B4B">
          <w:rPr>
            <w:highlight w:val="yellow"/>
            <w:rPrChange w:id="1915" w:author="Anup Nair" w:date="2025-10-15T02:03:00Z" w16du:dateUtc="2025-10-15T06:03:00Z">
              <w:rPr/>
            </w:rPrChange>
          </w:rPr>
          <w:t>43</w:t>
        </w:r>
      </w:ins>
      <w:ins w:id="1916" w:author="Anup Nair" w:date="2025-10-15T02:01:00Z" w16du:dateUtc="2025-10-15T06:01:00Z">
        <w:r w:rsidR="0009154D" w:rsidRPr="00904B4B">
          <w:rPr>
            <w:highlight w:val="yellow"/>
            <w:rPrChange w:id="1917" w:author="Anup Nair" w:date="2025-10-15T02:03:00Z" w16du:dateUtc="2025-10-15T06:03:00Z">
              <w:rPr/>
            </w:rPrChange>
          </w:rPr>
          <w:t xml:space="preserve">/text()').GETSTRINGVAL()   </w:t>
        </w:r>
      </w:ins>
    </w:p>
    <w:p w14:paraId="450BE1A6" w14:textId="5D7F95C2" w:rsidR="00767FEE" w:rsidRPr="00904B4B" w:rsidRDefault="00767FEE" w:rsidP="00045130">
      <w:pPr>
        <w:pStyle w:val="BodyText"/>
        <w:spacing w:before="0" w:after="0"/>
        <w:rPr>
          <w:ins w:id="1918" w:author="Anup Nair" w:date="2025-10-15T02:02:00Z" w16du:dateUtc="2025-10-15T06:02:00Z"/>
          <w:highlight w:val="yellow"/>
          <w:rPrChange w:id="1919" w:author="Anup Nair" w:date="2025-10-15T02:03:00Z" w16du:dateUtc="2025-10-15T06:03:00Z">
            <w:rPr>
              <w:ins w:id="1920" w:author="Anup Nair" w:date="2025-10-15T02:02:00Z" w16du:dateUtc="2025-10-15T06:02:00Z"/>
            </w:rPr>
          </w:rPrChange>
        </w:rPr>
      </w:pPr>
      <w:ins w:id="1921" w:author="Anup Nair" w:date="2025-10-15T02:02:00Z" w16du:dateUtc="2025-10-15T06:02:00Z">
        <w:r w:rsidRPr="00904B4B">
          <w:rPr>
            <w:highlight w:val="yellow"/>
            <w:rPrChange w:id="1922" w:author="Anup Nair" w:date="2025-10-15T02:03:00Z" w16du:dateUtc="2025-10-15T06:03:00Z">
              <w:rPr/>
            </w:rPrChange>
          </w:rPr>
          <w:t>ELSE CI_TXN_DETAIL.UDF_AMT_9</w:t>
        </w:r>
      </w:ins>
    </w:p>
    <w:p w14:paraId="5884D5C1" w14:textId="77F062B0" w:rsidR="00767FEE" w:rsidRPr="00904B4B" w:rsidRDefault="00767FEE" w:rsidP="00045130">
      <w:pPr>
        <w:pStyle w:val="BodyText"/>
        <w:spacing w:before="0" w:after="0"/>
        <w:rPr>
          <w:ins w:id="1923" w:author="Anup Nair" w:date="2025-10-15T02:02:00Z" w16du:dateUtc="2025-10-15T06:02:00Z"/>
          <w:highlight w:val="yellow"/>
          <w:rPrChange w:id="1924" w:author="Anup Nair" w:date="2025-10-15T02:03:00Z" w16du:dateUtc="2025-10-15T06:03:00Z">
            <w:rPr>
              <w:ins w:id="1925" w:author="Anup Nair" w:date="2025-10-15T02:02:00Z" w16du:dateUtc="2025-10-15T06:02:00Z"/>
            </w:rPr>
          </w:rPrChange>
        </w:rPr>
      </w:pPr>
      <w:ins w:id="1926" w:author="Anup Nair" w:date="2025-10-15T02:02:00Z" w16du:dateUtc="2025-10-15T06:02:00Z">
        <w:r w:rsidRPr="00904B4B">
          <w:rPr>
            <w:highlight w:val="yellow"/>
            <w:rPrChange w:id="1927" w:author="Anup Nair" w:date="2025-10-15T02:03:00Z" w16du:dateUtc="2025-10-15T06:03:00Z">
              <w:rPr/>
            </w:rPrChange>
          </w:rPr>
          <w:t>END</w:t>
        </w:r>
      </w:ins>
    </w:p>
    <w:p w14:paraId="6C4A8CC1" w14:textId="11DA65B4" w:rsidR="00767FEE" w:rsidRDefault="002F4715" w:rsidP="00045130">
      <w:pPr>
        <w:pStyle w:val="BodyText"/>
        <w:spacing w:before="0" w:after="0"/>
      </w:pPr>
      <w:ins w:id="1928" w:author="Anup Nair" w:date="2025-10-15T02:02:00Z" w16du:dateUtc="2025-10-15T06:02:00Z">
        <w:r w:rsidRPr="00904B4B">
          <w:rPr>
            <w:highlight w:val="yellow"/>
            <w:rPrChange w:id="1929" w:author="Anup Nair" w:date="2025-10-15T02:03:00Z" w16du:dateUtc="2025-10-15T06:03:00Z">
              <w:rPr/>
            </w:rPrChange>
          </w:rPr>
          <w:t>END AS QUANTITY_DISP,</w:t>
        </w:r>
      </w:ins>
    </w:p>
    <w:p w14:paraId="22001DA1" w14:textId="781BB314" w:rsidR="00840428" w:rsidRDefault="00840428" w:rsidP="00045130">
      <w:pPr>
        <w:pStyle w:val="BodyText"/>
        <w:spacing w:before="0" w:after="0"/>
        <w:rPr>
          <w:del w:id="1930" w:author="Anup Nair" w:date="2025-10-15T02:02:00Z" w16du:dateUtc="2025-10-15T06:02:00Z"/>
        </w:rPr>
      </w:pPr>
      <w:del w:id="1931" w:author="Anup Nair" w:date="2025-10-15T02:02:00Z" w16du:dateUtc="2025-10-15T06:02:00Z">
        <w:r w:rsidRPr="00840428">
          <w:delText>IF compound_code = 2 set to claims.compound_ingredient_quantity_1 else CI_TXN_DETAIL.UDF_AMT_9</w:delText>
        </w:r>
      </w:del>
    </w:p>
    <w:p w14:paraId="1B6C5938" w14:textId="77777777" w:rsidR="00AC1037" w:rsidRDefault="00AC1037" w:rsidP="00045130">
      <w:pPr>
        <w:pStyle w:val="BodyText"/>
        <w:spacing w:before="0" w:after="0"/>
        <w:rPr>
          <w:del w:id="1932" w:author="Anup Nair" w:date="2025-10-15T02:02:00Z" w16du:dateUtc="2025-10-15T06:02:00Z"/>
        </w:rPr>
      </w:pPr>
    </w:p>
    <w:p w14:paraId="0222EDA7" w14:textId="77777777" w:rsidR="00AC1037" w:rsidRDefault="00AC1037" w:rsidP="00045130">
      <w:pPr>
        <w:pStyle w:val="BodyText"/>
        <w:spacing w:before="0" w:after="0"/>
        <w:rPr>
          <w:del w:id="1933" w:author="Anup Nair" w:date="2025-10-15T02:02:00Z" w16du:dateUtc="2025-10-15T06:02:00Z"/>
        </w:rPr>
      </w:pPr>
    </w:p>
    <w:p w14:paraId="599751D3" w14:textId="77777777" w:rsidR="00AC1037" w:rsidRDefault="00AC1037" w:rsidP="00045130">
      <w:pPr>
        <w:pStyle w:val="BodyText"/>
        <w:spacing w:before="0" w:after="0"/>
        <w:rPr>
          <w:del w:id="1934" w:author="Anup Nair" w:date="2025-10-15T02:02:00Z" w16du:dateUtc="2025-10-15T06:02:00Z"/>
        </w:rPr>
      </w:pPr>
    </w:p>
    <w:p w14:paraId="118D8621" w14:textId="77777777" w:rsidR="00AC1037" w:rsidRDefault="00AC1037" w:rsidP="00045130">
      <w:pPr>
        <w:pStyle w:val="BodyText"/>
        <w:spacing w:before="0" w:after="0"/>
      </w:pPr>
    </w:p>
    <w:p w14:paraId="111D1B5F" w14:textId="77777777" w:rsidR="00045130" w:rsidRDefault="00045130" w:rsidP="00045130">
      <w:pPr>
        <w:pStyle w:val="BodyText"/>
        <w:spacing w:before="0" w:after="0"/>
      </w:pPr>
      <w:r>
        <w:t xml:space="preserve">CASE  </w:t>
      </w:r>
    </w:p>
    <w:p w14:paraId="24AFD11F" w14:textId="77777777" w:rsidR="00045130" w:rsidRDefault="00045130" w:rsidP="00045130">
      <w:pPr>
        <w:pStyle w:val="BodyText"/>
        <w:spacing w:before="0" w:after="0"/>
      </w:pPr>
      <w:r>
        <w:t xml:space="preserve">  WHEN txnaddinfo.txn_data_area IS NOT NULL THEN </w:t>
      </w:r>
    </w:p>
    <w:p w14:paraId="07F6624A" w14:textId="77777777" w:rsidR="00045130" w:rsidRDefault="00DC2E8B" w:rsidP="00045130">
      <w:pPr>
        <w:pStyle w:val="BodyText"/>
        <w:spacing w:before="0" w:after="0"/>
      </w:pPr>
      <w:r>
        <w:t xml:space="preserve">    XMLTYPE(txnaddinfo.txn_data_area).EXTRACT('//udfAddinfo20/text()').GETSTRINGVAL() </w:t>
      </w:r>
      <w:r w:rsidR="00045130">
        <w:t xml:space="preserve"> </w:t>
      </w:r>
    </w:p>
    <w:p w14:paraId="12256410" w14:textId="77777777" w:rsidR="00045130" w:rsidRDefault="00045130" w:rsidP="00045130">
      <w:pPr>
        <w:pStyle w:val="BodyText"/>
        <w:spacing w:before="0" w:after="0"/>
      </w:pPr>
      <w:r>
        <w:t xml:space="preserve">  ELSE NULL </w:t>
      </w:r>
    </w:p>
    <w:p w14:paraId="3F7C6F9D" w14:textId="77777777" w:rsidR="00045130" w:rsidRDefault="00045130" w:rsidP="00045130">
      <w:pPr>
        <w:pStyle w:val="BodyText"/>
        <w:spacing w:before="0" w:after="0"/>
      </w:pPr>
      <w:r>
        <w:t xml:space="preserve">END </w:t>
      </w:r>
      <w:r w:rsidR="00DC2E8B">
        <w:t xml:space="preserve">AS REFILL_NO, </w:t>
      </w:r>
    </w:p>
    <w:p w14:paraId="61F2D096" w14:textId="2566DF93" w:rsidR="00045130" w:rsidRDefault="00045130" w:rsidP="00045130">
      <w:pPr>
        <w:pStyle w:val="BodyText"/>
        <w:spacing w:before="0" w:after="0"/>
      </w:pPr>
      <w:r>
        <w:t xml:space="preserve"> CASE  </w:t>
      </w:r>
    </w:p>
    <w:p w14:paraId="3B38E455" w14:textId="77777777" w:rsidR="00DC2E8B" w:rsidRDefault="00045130" w:rsidP="00DC2E8B">
      <w:pPr>
        <w:pStyle w:val="BodyText"/>
        <w:spacing w:before="0" w:after="0"/>
      </w:pPr>
      <w:r>
        <w:t xml:space="preserve">  WHEN txnaddinfo.txn_data_area IS NOT NULL THEN  </w:t>
      </w:r>
      <w:r w:rsidR="00DC2E8B">
        <w:t xml:space="preserve">   </w:t>
      </w:r>
    </w:p>
    <w:p w14:paraId="109C628E" w14:textId="77777777" w:rsidR="00DC2E8B" w:rsidRDefault="00DC2E8B" w:rsidP="00DC2E8B">
      <w:pPr>
        <w:pStyle w:val="BodyText"/>
        <w:spacing w:before="0" w:after="0"/>
      </w:pPr>
      <w:r>
        <w:t xml:space="preserve">    XMLTYPE(txnaddinfo.txn_data_area).EXTRACT('//udfAddinfo21/text()').GETSTRINGVAL() </w:t>
      </w:r>
      <w:r w:rsidR="00045130">
        <w:t xml:space="preserve"> </w:t>
      </w:r>
    </w:p>
    <w:p w14:paraId="5A7D949C" w14:textId="77777777" w:rsidR="00045130" w:rsidRDefault="00045130" w:rsidP="00045130">
      <w:pPr>
        <w:pStyle w:val="BodyText"/>
        <w:spacing w:before="0" w:after="0"/>
      </w:pPr>
      <w:r>
        <w:t xml:space="preserve">  ELSE NULL </w:t>
      </w:r>
    </w:p>
    <w:p w14:paraId="1EBB1943" w14:textId="77777777" w:rsidR="00045130" w:rsidRDefault="00045130" w:rsidP="00045130">
      <w:pPr>
        <w:pStyle w:val="BodyText"/>
        <w:spacing w:before="0" w:after="0"/>
      </w:pPr>
      <w:r>
        <w:t xml:space="preserve">END AS DAY_SUPPLY, </w:t>
      </w:r>
    </w:p>
    <w:p w14:paraId="3F7BC3B2" w14:textId="2A5297F2" w:rsidR="00045130" w:rsidRDefault="00045130" w:rsidP="00045130">
      <w:pPr>
        <w:pStyle w:val="BodyText"/>
        <w:spacing w:before="0" w:after="0"/>
      </w:pPr>
      <w:r>
        <w:t xml:space="preserve"> txndtl.UDF_DTTM_4 AS DT_PRESC_WRITTEN, </w:t>
      </w:r>
    </w:p>
    <w:p w14:paraId="0B912362" w14:textId="3541AE64" w:rsidR="00045130" w:rsidRDefault="00045130" w:rsidP="00045130">
      <w:pPr>
        <w:pStyle w:val="BodyText"/>
        <w:spacing w:before="0" w:after="0"/>
      </w:pPr>
      <w:r>
        <w:t xml:space="preserve"> CASE  </w:t>
      </w:r>
    </w:p>
    <w:p w14:paraId="5A0715E1" w14:textId="77777777" w:rsidR="00045130" w:rsidRDefault="00045130" w:rsidP="00045130">
      <w:pPr>
        <w:pStyle w:val="BodyText"/>
        <w:spacing w:before="0" w:after="0"/>
      </w:pPr>
      <w:r>
        <w:t xml:space="preserve">  WHEN txnaddinfo.txn_data_area IS NOT NULL THEN </w:t>
      </w:r>
    </w:p>
    <w:p w14:paraId="5CDF4A2E" w14:textId="77777777" w:rsidR="00045130" w:rsidRDefault="00045130" w:rsidP="00045130">
      <w:pPr>
        <w:pStyle w:val="BodyText"/>
        <w:spacing w:before="0" w:after="0"/>
      </w:pPr>
      <w:r>
        <w:t xml:space="preserve">    XMLTYPE(txnaddinfo.txn_data_area).EXTRACT('//udfAddinfo1/text()').GETSTRINGVAL()  </w:t>
      </w:r>
    </w:p>
    <w:p w14:paraId="7D2DA0B2" w14:textId="77777777" w:rsidR="00045130" w:rsidRDefault="00045130" w:rsidP="00045130">
      <w:pPr>
        <w:pStyle w:val="BodyText"/>
        <w:spacing w:before="0" w:after="0"/>
      </w:pPr>
      <w:r>
        <w:t xml:space="preserve">  ELSE NULL </w:t>
      </w:r>
    </w:p>
    <w:p w14:paraId="5A7AD2A2" w14:textId="77777777" w:rsidR="00045130" w:rsidRDefault="00045130" w:rsidP="00045130">
      <w:pPr>
        <w:pStyle w:val="BodyText"/>
        <w:spacing w:before="0" w:after="0"/>
      </w:pPr>
      <w:r>
        <w:t xml:space="preserve">END AS DAW, </w:t>
      </w:r>
    </w:p>
    <w:p w14:paraId="34EF885D" w14:textId="77777777" w:rsidR="00045130" w:rsidRDefault="00045130" w:rsidP="00045130">
      <w:pPr>
        <w:pStyle w:val="BodyText"/>
        <w:spacing w:before="0" w:after="0"/>
      </w:pPr>
      <w:r>
        <w:t xml:space="preserve">txndtl.UDF_NBR_12 AS REFILL_AUTH, </w:t>
      </w:r>
    </w:p>
    <w:p w14:paraId="644F26C2" w14:textId="77777777" w:rsidR="00045130" w:rsidRDefault="00045130" w:rsidP="00045130">
      <w:pPr>
        <w:pStyle w:val="BodyText"/>
        <w:spacing w:before="0" w:after="0"/>
      </w:pPr>
      <w:r>
        <w:t xml:space="preserve">'' AS UOM, </w:t>
      </w:r>
    </w:p>
    <w:p w14:paraId="4B8ECB8C" w14:textId="77777777" w:rsidR="00045130" w:rsidRDefault="00045130" w:rsidP="00045130">
      <w:pPr>
        <w:pStyle w:val="BodyText"/>
        <w:spacing w:before="0" w:after="0"/>
      </w:pPr>
      <w:r>
        <w:t xml:space="preserve">'' AS DRUG_TYPE, </w:t>
      </w:r>
    </w:p>
    <w:p w14:paraId="4023A95A" w14:textId="77777777" w:rsidR="00045130" w:rsidRDefault="00045130" w:rsidP="00045130">
      <w:pPr>
        <w:pStyle w:val="BodyText"/>
        <w:spacing w:before="0" w:after="0"/>
      </w:pPr>
      <w:r>
        <w:t xml:space="preserve">txndtl.udf_amt_2 AS INGRED_COST, </w:t>
      </w:r>
    </w:p>
    <w:p w14:paraId="3324C653" w14:textId="77777777" w:rsidR="00045130" w:rsidRDefault="00045130" w:rsidP="00045130">
      <w:pPr>
        <w:pStyle w:val="BodyText"/>
        <w:spacing w:before="0" w:after="0"/>
      </w:pPr>
      <w:r>
        <w:t xml:space="preserve">txndtl.udf_amt_7 AS DISP_COST, </w:t>
      </w:r>
    </w:p>
    <w:p w14:paraId="24D935D2" w14:textId="695D5A8E" w:rsidR="00045130" w:rsidRDefault="0008505A" w:rsidP="00045130">
      <w:pPr>
        <w:pStyle w:val="BodyText"/>
        <w:spacing w:before="0" w:after="0"/>
      </w:pPr>
      <w:ins w:id="1935" w:author="Anup Nair" w:date="2025-10-15T02:16:00Z" w16du:dateUtc="2025-10-15T06:16:00Z">
        <w:r w:rsidRPr="0008505A">
          <w:rPr>
            <w:highlight w:val="yellow"/>
            <w:rPrChange w:id="1936" w:author="Anup Nair" w:date="2025-10-15T02:16:00Z" w16du:dateUtc="2025-10-15T06:16:00Z">
              <w:rPr/>
            </w:rPrChange>
          </w:rPr>
          <w:t xml:space="preserve">txndtl.udf_amt_2  + txndtl.udf_amt_7 </w:t>
        </w:r>
      </w:ins>
      <w:del w:id="1937" w:author="Anup Nair" w:date="2025-10-15T02:16:00Z" w16du:dateUtc="2025-10-15T06:16:00Z">
        <w:r w:rsidR="00045130" w:rsidRPr="0008505A">
          <w:rPr>
            <w:highlight w:val="yellow"/>
            <w:rPrChange w:id="1938" w:author="Anup Nair" w:date="2025-10-15T02:17:00Z" w16du:dateUtc="2025-10-15T06:17:00Z">
              <w:rPr/>
            </w:rPrChange>
          </w:rPr>
          <w:delText>''</w:delText>
        </w:r>
      </w:del>
      <w:r w:rsidR="00045130" w:rsidRPr="0008505A">
        <w:rPr>
          <w:highlight w:val="yellow"/>
          <w:rPrChange w:id="1939" w:author="Anup Nair" w:date="2025-10-15T02:17:00Z" w16du:dateUtc="2025-10-15T06:17:00Z">
            <w:rPr/>
          </w:rPrChange>
        </w:rPr>
        <w:t xml:space="preserve"> AS Total_Amt_Paid_Sources,</w:t>
      </w:r>
      <w:r w:rsidR="00045130">
        <w:t xml:space="preserve"> </w:t>
      </w:r>
    </w:p>
    <w:p w14:paraId="3BF280B2" w14:textId="77777777" w:rsidR="00045130" w:rsidRDefault="00045130" w:rsidP="00045130">
      <w:pPr>
        <w:pStyle w:val="BodyText"/>
        <w:spacing w:before="0" w:after="0"/>
      </w:pPr>
      <w:r>
        <w:t xml:space="preserve">txndtl.udf_nbr_8 AS PATIENT_PAY_AMT, </w:t>
      </w:r>
    </w:p>
    <w:p w14:paraId="70DEADAE" w14:textId="77777777" w:rsidR="00045130" w:rsidRDefault="00045130" w:rsidP="00045130">
      <w:pPr>
        <w:pStyle w:val="BodyText"/>
        <w:spacing w:before="0" w:after="0"/>
      </w:pPr>
      <w:r>
        <w:t xml:space="preserve">txndtl.udf_nbr_7 AS OTH_RESP, </w:t>
      </w:r>
    </w:p>
    <w:p w14:paraId="29B9D15E" w14:textId="77777777" w:rsidR="00045130" w:rsidRDefault="00045130" w:rsidP="00045130">
      <w:pPr>
        <w:pStyle w:val="BodyText"/>
        <w:spacing w:before="0" w:after="0"/>
      </w:pPr>
      <w:r>
        <w:t xml:space="preserve">txndtl.udf_amt_10 AS TAX, </w:t>
      </w:r>
    </w:p>
    <w:p w14:paraId="58A1BF04" w14:textId="77777777" w:rsidR="00045130" w:rsidRDefault="00045130" w:rsidP="00045130">
      <w:pPr>
        <w:pStyle w:val="BodyText"/>
        <w:spacing w:before="0" w:after="0"/>
      </w:pPr>
      <w:r>
        <w:t xml:space="preserve">( </w:t>
      </w:r>
    </w:p>
    <w:p w14:paraId="5029DB50" w14:textId="77777777" w:rsidR="00045130" w:rsidRDefault="00045130" w:rsidP="00045130">
      <w:pPr>
        <w:pStyle w:val="BodyText"/>
        <w:spacing w:before="0" w:after="0"/>
      </w:pPr>
      <w:r>
        <w:t xml:space="preserve">  select SUM(calc_amt) from ci_txn_calc tcalc where txndtl.txn_detail_id = tcalc.txn_detail_id and tcalc.rs_cd = 'CLAADMFE' </w:t>
      </w:r>
    </w:p>
    <w:p w14:paraId="70CF6440" w14:textId="77777777" w:rsidR="00045130" w:rsidRDefault="00045130" w:rsidP="00045130">
      <w:pPr>
        <w:pStyle w:val="BodyText"/>
        <w:spacing w:before="0" w:after="0"/>
      </w:pPr>
      <w:r>
        <w:t xml:space="preserve">) AS ADMIN_FEE, </w:t>
      </w:r>
    </w:p>
    <w:p w14:paraId="5F45E36F" w14:textId="77777777" w:rsidR="00045130" w:rsidRDefault="00045130" w:rsidP="00045130">
      <w:pPr>
        <w:pStyle w:val="BodyText"/>
        <w:spacing w:before="0" w:after="0"/>
      </w:pPr>
      <w:r>
        <w:t xml:space="preserve">( </w:t>
      </w:r>
    </w:p>
    <w:p w14:paraId="173300A7" w14:textId="77777777" w:rsidR="00045130" w:rsidRDefault="00045130" w:rsidP="00045130">
      <w:pPr>
        <w:pStyle w:val="BodyText"/>
        <w:spacing w:before="0" w:after="0"/>
      </w:pPr>
      <w:r>
        <w:t xml:space="preserve">NVL(txndtl.udf_amt_2, 0) + </w:t>
      </w:r>
    </w:p>
    <w:p w14:paraId="1AACCCA7" w14:textId="77777777" w:rsidR="00045130" w:rsidRDefault="00045130" w:rsidP="00045130">
      <w:pPr>
        <w:pStyle w:val="BodyText"/>
        <w:spacing w:before="0" w:after="0"/>
      </w:pPr>
      <w:r>
        <w:t xml:space="preserve">NVL(txndtl.udf_amt_7, 0) + </w:t>
      </w:r>
    </w:p>
    <w:p w14:paraId="7233EF2B" w14:textId="77777777" w:rsidR="00045130" w:rsidRDefault="00045130" w:rsidP="00045130">
      <w:pPr>
        <w:pStyle w:val="BodyText"/>
        <w:spacing w:before="0" w:after="0"/>
      </w:pPr>
      <w:r>
        <w:t xml:space="preserve">NVL(txndtl.udf_amt_10, 0) + </w:t>
      </w:r>
    </w:p>
    <w:p w14:paraId="4D6B2FEB" w14:textId="77777777" w:rsidR="00045130" w:rsidRDefault="00045130" w:rsidP="00045130">
      <w:pPr>
        <w:pStyle w:val="BodyText"/>
        <w:spacing w:before="0" w:after="0"/>
      </w:pPr>
      <w:r>
        <w:t xml:space="preserve">NVL(txndtl.udf_nbr_8, 0) + </w:t>
      </w:r>
    </w:p>
    <w:p w14:paraId="241A2868" w14:textId="77777777" w:rsidR="00045130" w:rsidRDefault="00045130" w:rsidP="00045130">
      <w:pPr>
        <w:pStyle w:val="BodyText"/>
        <w:spacing w:before="0" w:after="0"/>
      </w:pPr>
      <w:r>
        <w:t xml:space="preserve">NVL(txndtl.udf_nbr_7, 0) + </w:t>
      </w:r>
    </w:p>
    <w:p w14:paraId="1A8CF60D" w14:textId="432F80B6" w:rsidR="00045130" w:rsidRDefault="00045130" w:rsidP="00045130">
      <w:pPr>
        <w:pStyle w:val="BodyText"/>
        <w:spacing w:before="0" w:after="0"/>
      </w:pPr>
      <w:r>
        <w:t xml:space="preserve">NVL((select SUM(calc_amt) from ci_txn_calc tcalc where txndtl.txn_detail_id = tcalc.txn_detail_id and tcalc.rs_cd = 'CLAADMFE'), 0) </w:t>
      </w:r>
      <w:ins w:id="1940" w:author="Anup Nair" w:date="2025-10-15T02:13:00Z" w16du:dateUtc="2025-10-15T06:13:00Z">
        <w:r w:rsidR="00311F06">
          <w:t>-</w:t>
        </w:r>
      </w:ins>
      <w:del w:id="1941" w:author="Anup Nair" w:date="2025-10-15T02:13:00Z" w16du:dateUtc="2025-10-15T06:13:00Z">
        <w:r>
          <w:delText xml:space="preserve">+ </w:delText>
        </w:r>
      </w:del>
    </w:p>
    <w:p w14:paraId="2CC80327" w14:textId="77777777" w:rsidR="00045130" w:rsidRDefault="00045130" w:rsidP="00045130">
      <w:pPr>
        <w:pStyle w:val="BodyText"/>
        <w:spacing w:before="0" w:after="0"/>
      </w:pPr>
      <w:r>
        <w:t xml:space="preserve">NVL( </w:t>
      </w:r>
    </w:p>
    <w:p w14:paraId="102DAC03" w14:textId="77777777" w:rsidR="00045130" w:rsidRDefault="00045130" w:rsidP="00045130">
      <w:pPr>
        <w:pStyle w:val="BodyText"/>
        <w:spacing w:before="0" w:after="0"/>
      </w:pPr>
      <w:r>
        <w:t xml:space="preserve">  CASE  </w:t>
      </w:r>
    </w:p>
    <w:p w14:paraId="432CB573" w14:textId="77777777" w:rsidR="00045130" w:rsidRDefault="00045130" w:rsidP="00045130">
      <w:pPr>
        <w:pStyle w:val="BodyText"/>
        <w:spacing w:before="0" w:after="0"/>
      </w:pPr>
      <w:r>
        <w:t xml:space="preserve">    WHEN txnaddinfo.txn_data_area IS NOT NULL THEN </w:t>
      </w:r>
    </w:p>
    <w:p w14:paraId="2539C5C2" w14:textId="77777777" w:rsidR="00045130" w:rsidRDefault="00045130" w:rsidP="00045130">
      <w:pPr>
        <w:pStyle w:val="BodyText"/>
        <w:spacing w:before="0" w:after="0"/>
      </w:pPr>
      <w:r>
        <w:t xml:space="preserve">      XMLTYPE(txnaddinfo.txn_data_area).EXTRACT('//udfAddinfo27/text()').GETSTRINGVAL() </w:t>
      </w:r>
    </w:p>
    <w:p w14:paraId="34647A2B" w14:textId="77777777" w:rsidR="00045130" w:rsidRDefault="00045130" w:rsidP="00045130">
      <w:pPr>
        <w:pStyle w:val="BodyText"/>
        <w:spacing w:before="0" w:after="0"/>
      </w:pPr>
      <w:r>
        <w:t xml:space="preserve">    ELSE NULL </w:t>
      </w:r>
    </w:p>
    <w:p w14:paraId="0DAFA388" w14:textId="5D6E5353" w:rsidR="00045130" w:rsidRDefault="00045130" w:rsidP="00045130">
      <w:pPr>
        <w:pStyle w:val="BodyText"/>
        <w:spacing w:before="0" w:after="0"/>
        <w:rPr>
          <w:ins w:id="1942" w:author="Anup Nair" w:date="2025-10-15T02:13:00Z" w16du:dateUtc="2025-10-15T06:13:00Z"/>
        </w:rPr>
      </w:pPr>
      <w:r>
        <w:t xml:space="preserve">  END, 0) </w:t>
      </w:r>
      <w:ins w:id="1943" w:author="Anup Nair" w:date="2025-10-15T02:13:00Z" w16du:dateUtc="2025-10-15T06:13:00Z">
        <w:r w:rsidR="00311F06">
          <w:t>–</w:t>
        </w:r>
      </w:ins>
    </w:p>
    <w:p w14:paraId="5B75A2C1" w14:textId="77777777" w:rsidR="00311F06" w:rsidRPr="00AC06FE" w:rsidRDefault="00311F06" w:rsidP="00311F06">
      <w:pPr>
        <w:pStyle w:val="BodyText"/>
        <w:spacing w:before="0" w:after="0"/>
        <w:rPr>
          <w:ins w:id="1944" w:author="Anup Nair" w:date="2025-10-15T02:13:00Z" w16du:dateUtc="2025-10-15T06:13:00Z"/>
          <w:highlight w:val="yellow"/>
          <w:rPrChange w:id="1945" w:author="Anup Nair" w:date="2025-10-15T02:14:00Z" w16du:dateUtc="2025-10-15T06:14:00Z">
            <w:rPr>
              <w:ins w:id="1946" w:author="Anup Nair" w:date="2025-10-15T02:13:00Z" w16du:dateUtc="2025-10-15T06:13:00Z"/>
            </w:rPr>
          </w:rPrChange>
        </w:rPr>
      </w:pPr>
      <w:ins w:id="1947" w:author="Anup Nair" w:date="2025-10-15T02:13:00Z" w16du:dateUtc="2025-10-15T06:13:00Z">
        <w:r w:rsidRPr="00AC06FE">
          <w:rPr>
            <w:highlight w:val="yellow"/>
            <w:rPrChange w:id="1948" w:author="Anup Nair" w:date="2025-10-15T02:14:00Z" w16du:dateUtc="2025-10-15T06:14:00Z">
              <w:rPr/>
            </w:rPrChange>
          </w:rPr>
          <w:t xml:space="preserve">NVL( </w:t>
        </w:r>
      </w:ins>
    </w:p>
    <w:p w14:paraId="4AF19D41" w14:textId="77777777" w:rsidR="00311F06" w:rsidRPr="00AC06FE" w:rsidRDefault="00311F06" w:rsidP="00311F06">
      <w:pPr>
        <w:pStyle w:val="BodyText"/>
        <w:spacing w:before="0" w:after="0"/>
        <w:rPr>
          <w:ins w:id="1949" w:author="Anup Nair" w:date="2025-10-15T02:13:00Z" w16du:dateUtc="2025-10-15T06:13:00Z"/>
          <w:highlight w:val="yellow"/>
          <w:rPrChange w:id="1950" w:author="Anup Nair" w:date="2025-10-15T02:14:00Z" w16du:dateUtc="2025-10-15T06:14:00Z">
            <w:rPr>
              <w:ins w:id="1951" w:author="Anup Nair" w:date="2025-10-15T02:13:00Z" w16du:dateUtc="2025-10-15T06:13:00Z"/>
            </w:rPr>
          </w:rPrChange>
        </w:rPr>
      </w:pPr>
      <w:ins w:id="1952" w:author="Anup Nair" w:date="2025-10-15T02:13:00Z" w16du:dateUtc="2025-10-15T06:13:00Z">
        <w:r w:rsidRPr="00AC06FE">
          <w:rPr>
            <w:highlight w:val="yellow"/>
            <w:rPrChange w:id="1953" w:author="Anup Nair" w:date="2025-10-15T02:14:00Z" w16du:dateUtc="2025-10-15T06:14:00Z">
              <w:rPr/>
            </w:rPrChange>
          </w:rPr>
          <w:t xml:space="preserve">  CASE  </w:t>
        </w:r>
      </w:ins>
    </w:p>
    <w:p w14:paraId="322AA9F8" w14:textId="77777777" w:rsidR="00311F06" w:rsidRPr="00AC06FE" w:rsidRDefault="00311F06" w:rsidP="00311F06">
      <w:pPr>
        <w:pStyle w:val="BodyText"/>
        <w:spacing w:before="0" w:after="0"/>
        <w:rPr>
          <w:ins w:id="1954" w:author="Anup Nair" w:date="2025-10-15T02:13:00Z" w16du:dateUtc="2025-10-15T06:13:00Z"/>
          <w:highlight w:val="yellow"/>
          <w:rPrChange w:id="1955" w:author="Anup Nair" w:date="2025-10-15T02:14:00Z" w16du:dateUtc="2025-10-15T06:14:00Z">
            <w:rPr>
              <w:ins w:id="1956" w:author="Anup Nair" w:date="2025-10-15T02:13:00Z" w16du:dateUtc="2025-10-15T06:13:00Z"/>
            </w:rPr>
          </w:rPrChange>
        </w:rPr>
      </w:pPr>
      <w:ins w:id="1957" w:author="Anup Nair" w:date="2025-10-15T02:13:00Z" w16du:dateUtc="2025-10-15T06:13:00Z">
        <w:r w:rsidRPr="00AC06FE">
          <w:rPr>
            <w:highlight w:val="yellow"/>
            <w:rPrChange w:id="1958" w:author="Anup Nair" w:date="2025-10-15T02:14:00Z" w16du:dateUtc="2025-10-15T06:14:00Z">
              <w:rPr/>
            </w:rPrChange>
          </w:rPr>
          <w:t xml:space="preserve">    WHEN txnaddinfo.txn_data_area IS NOT NULL THEN </w:t>
        </w:r>
      </w:ins>
    </w:p>
    <w:p w14:paraId="29C76364" w14:textId="4E041EC2" w:rsidR="00311F06" w:rsidRPr="00AC06FE" w:rsidRDefault="00311F06" w:rsidP="00311F06">
      <w:pPr>
        <w:pStyle w:val="BodyText"/>
        <w:spacing w:before="0" w:after="0"/>
        <w:rPr>
          <w:ins w:id="1959" w:author="Anup Nair" w:date="2025-10-15T02:13:00Z" w16du:dateUtc="2025-10-15T06:13:00Z"/>
          <w:highlight w:val="yellow"/>
          <w:rPrChange w:id="1960" w:author="Anup Nair" w:date="2025-10-15T02:14:00Z" w16du:dateUtc="2025-10-15T06:14:00Z">
            <w:rPr>
              <w:ins w:id="1961" w:author="Anup Nair" w:date="2025-10-15T02:13:00Z" w16du:dateUtc="2025-10-15T06:13:00Z"/>
            </w:rPr>
          </w:rPrChange>
        </w:rPr>
      </w:pPr>
      <w:ins w:id="1962" w:author="Anup Nair" w:date="2025-10-15T02:13:00Z" w16du:dateUtc="2025-10-15T06:13:00Z">
        <w:r w:rsidRPr="00AC06FE">
          <w:rPr>
            <w:highlight w:val="yellow"/>
            <w:rPrChange w:id="1963" w:author="Anup Nair" w:date="2025-10-15T02:14:00Z" w16du:dateUtc="2025-10-15T06:14:00Z">
              <w:rPr/>
            </w:rPrChange>
          </w:rPr>
          <w:t xml:space="preserve">      XMLTYPE(txnaddinfo.txn_data_area).EXTRACT('//udfAddinfo</w:t>
        </w:r>
      </w:ins>
      <w:ins w:id="1964" w:author="Anup Nair" w:date="2025-10-15T02:14:00Z" w16du:dateUtc="2025-10-15T06:14:00Z">
        <w:r w:rsidR="00AC06FE" w:rsidRPr="00AC06FE">
          <w:rPr>
            <w:highlight w:val="yellow"/>
            <w:rPrChange w:id="1965" w:author="Anup Nair" w:date="2025-10-15T02:14:00Z" w16du:dateUtc="2025-10-15T06:14:00Z">
              <w:rPr/>
            </w:rPrChange>
          </w:rPr>
          <w:t>52</w:t>
        </w:r>
      </w:ins>
      <w:ins w:id="1966" w:author="Anup Nair" w:date="2025-10-15T02:13:00Z" w16du:dateUtc="2025-10-15T06:13:00Z">
        <w:r w:rsidRPr="00AC06FE">
          <w:rPr>
            <w:highlight w:val="yellow"/>
            <w:rPrChange w:id="1967" w:author="Anup Nair" w:date="2025-10-15T02:14:00Z" w16du:dateUtc="2025-10-15T06:14:00Z">
              <w:rPr/>
            </w:rPrChange>
          </w:rPr>
          <w:t xml:space="preserve">/text()').GETSTRINGVAL() </w:t>
        </w:r>
      </w:ins>
    </w:p>
    <w:p w14:paraId="613CB411" w14:textId="77777777" w:rsidR="00311F06" w:rsidRPr="00AC06FE" w:rsidRDefault="00311F06" w:rsidP="00311F06">
      <w:pPr>
        <w:pStyle w:val="BodyText"/>
        <w:spacing w:before="0" w:after="0"/>
        <w:rPr>
          <w:ins w:id="1968" w:author="Anup Nair" w:date="2025-10-15T02:13:00Z" w16du:dateUtc="2025-10-15T06:13:00Z"/>
          <w:highlight w:val="yellow"/>
          <w:rPrChange w:id="1969" w:author="Anup Nair" w:date="2025-10-15T02:14:00Z" w16du:dateUtc="2025-10-15T06:14:00Z">
            <w:rPr>
              <w:ins w:id="1970" w:author="Anup Nair" w:date="2025-10-15T02:13:00Z" w16du:dateUtc="2025-10-15T06:13:00Z"/>
            </w:rPr>
          </w:rPrChange>
        </w:rPr>
      </w:pPr>
      <w:ins w:id="1971" w:author="Anup Nair" w:date="2025-10-15T02:13:00Z" w16du:dateUtc="2025-10-15T06:13:00Z">
        <w:r w:rsidRPr="00AC06FE">
          <w:rPr>
            <w:highlight w:val="yellow"/>
            <w:rPrChange w:id="1972" w:author="Anup Nair" w:date="2025-10-15T02:14:00Z" w16du:dateUtc="2025-10-15T06:14:00Z">
              <w:rPr/>
            </w:rPrChange>
          </w:rPr>
          <w:t xml:space="preserve">    ELSE NULL </w:t>
        </w:r>
      </w:ins>
    </w:p>
    <w:p w14:paraId="70D4C79D" w14:textId="77777777" w:rsidR="00311F06" w:rsidRDefault="00311F06" w:rsidP="00311F06">
      <w:pPr>
        <w:pStyle w:val="BodyText"/>
        <w:spacing w:before="0" w:after="0"/>
        <w:rPr>
          <w:ins w:id="1973" w:author="Anup Nair" w:date="2025-10-15T02:13:00Z" w16du:dateUtc="2025-10-15T06:13:00Z"/>
        </w:rPr>
      </w:pPr>
      <w:ins w:id="1974" w:author="Anup Nair" w:date="2025-10-15T02:13:00Z" w16du:dateUtc="2025-10-15T06:13:00Z">
        <w:r w:rsidRPr="00AC06FE">
          <w:rPr>
            <w:highlight w:val="yellow"/>
            <w:rPrChange w:id="1975" w:author="Anup Nair" w:date="2025-10-15T02:14:00Z" w16du:dateUtc="2025-10-15T06:14:00Z">
              <w:rPr/>
            </w:rPrChange>
          </w:rPr>
          <w:t xml:space="preserve">  END, 0)</w:t>
        </w:r>
        <w:r>
          <w:t xml:space="preserve"> </w:t>
        </w:r>
      </w:ins>
    </w:p>
    <w:p w14:paraId="0F782295" w14:textId="77777777" w:rsidR="00311F06" w:rsidRDefault="00311F06" w:rsidP="00045130">
      <w:pPr>
        <w:pStyle w:val="BodyText"/>
        <w:spacing w:before="0" w:after="0"/>
      </w:pPr>
    </w:p>
    <w:p w14:paraId="26215F11" w14:textId="77777777" w:rsidR="00045130" w:rsidRDefault="00045130" w:rsidP="00045130">
      <w:pPr>
        <w:pStyle w:val="BodyText"/>
        <w:spacing w:before="0" w:after="0"/>
      </w:pPr>
      <w:r>
        <w:t xml:space="preserve">) AS CLIENT_BILL_AMT, </w:t>
      </w:r>
    </w:p>
    <w:p w14:paraId="6948CDAA" w14:textId="77777777" w:rsidR="00045130" w:rsidRDefault="00045130" w:rsidP="00045130">
      <w:pPr>
        <w:pStyle w:val="BodyText"/>
        <w:spacing w:before="0" w:after="0"/>
      </w:pPr>
      <w:r>
        <w:t xml:space="preserve">txndtl.UDF_CHAR_37 AS REVERSE_ID, </w:t>
      </w:r>
    </w:p>
    <w:p w14:paraId="2906DF55" w14:textId="4F2CBCA8" w:rsidR="00045130" w:rsidRDefault="008164FC" w:rsidP="00045130">
      <w:pPr>
        <w:pStyle w:val="BodyText"/>
        <w:spacing w:before="0" w:after="0"/>
      </w:pPr>
      <w:r w:rsidRPr="00716BD3">
        <w:rPr>
          <w:highlight w:val="yellow"/>
          <w:rPrChange w:id="1976" w:author="Anup Nair" w:date="2025-10-15T02:11:00Z" w16du:dateUtc="2025-10-15T06:11:00Z">
            <w:rPr/>
          </w:rPrChange>
        </w:rPr>
        <w:t xml:space="preserve">CASE WHEN txndtl.UDF_CHAR_37 IS NOT NULL THEN </w:t>
      </w:r>
      <w:ins w:id="1977" w:author="Anup Nair" w:date="2025-10-15T02:09:00Z" w16du:dateUtc="2025-10-15T06:09:00Z">
        <w:r w:rsidR="00B4740B" w:rsidRPr="00716BD3">
          <w:rPr>
            <w:highlight w:val="yellow"/>
            <w:rPrChange w:id="1978" w:author="Anup Nair" w:date="2025-10-15T02:11:00Z" w16du:dateUtc="2025-10-15T06:11:00Z">
              <w:rPr/>
            </w:rPrChange>
          </w:rPr>
          <w:t xml:space="preserve">1 </w:t>
        </w:r>
      </w:ins>
      <w:ins w:id="1979" w:author="Anup Nair" w:date="2025-10-15T02:10:00Z" w16du:dateUtc="2025-10-15T06:10:00Z">
        <w:r w:rsidR="00281A5B">
          <w:rPr>
            <w:highlight w:val="yellow"/>
          </w:rPr>
          <w:t xml:space="preserve">ELSE NULL </w:t>
        </w:r>
      </w:ins>
      <w:ins w:id="1980" w:author="Anup Nair" w:date="2025-10-15T02:09:00Z" w16du:dateUtc="2025-10-15T06:09:00Z">
        <w:r w:rsidR="00B4740B" w:rsidRPr="00716BD3">
          <w:rPr>
            <w:highlight w:val="yellow"/>
            <w:rPrChange w:id="1981" w:author="Anup Nair" w:date="2025-10-15T02:11:00Z" w16du:dateUtc="2025-10-15T06:11:00Z">
              <w:rPr/>
            </w:rPrChange>
          </w:rPr>
          <w:t>END</w:t>
        </w:r>
      </w:ins>
      <w:r w:rsidR="00045130" w:rsidRPr="00716BD3">
        <w:rPr>
          <w:highlight w:val="yellow"/>
          <w:rPrChange w:id="1982" w:author="Anup Nair" w:date="2025-10-15T02:11:00Z" w16du:dateUtc="2025-10-15T06:11:00Z">
            <w:rPr/>
          </w:rPrChange>
        </w:rPr>
        <w:t xml:space="preserve"> AS ReverseIDItemNo,</w:t>
      </w:r>
      <w:r w:rsidR="00045130">
        <w:t xml:space="preserve"> </w:t>
      </w:r>
    </w:p>
    <w:p w14:paraId="07B27AED" w14:textId="77777777" w:rsidR="00045130" w:rsidRDefault="00045130" w:rsidP="00045130">
      <w:pPr>
        <w:pStyle w:val="BodyText"/>
        <w:spacing w:before="0" w:after="0"/>
      </w:pPr>
      <w:r>
        <w:t xml:space="preserve">CASE  </w:t>
      </w:r>
    </w:p>
    <w:p w14:paraId="65228EAB" w14:textId="77777777" w:rsidR="00045130" w:rsidRDefault="00045130" w:rsidP="00045130">
      <w:pPr>
        <w:pStyle w:val="BodyText"/>
        <w:spacing w:before="0" w:after="0"/>
      </w:pPr>
      <w:r>
        <w:t xml:space="preserve">  WHEN txnaddinfo.txn_data_area IS NOT NULL THEN </w:t>
      </w:r>
    </w:p>
    <w:p w14:paraId="79C81547" w14:textId="77777777" w:rsidR="00045130" w:rsidRDefault="00045130" w:rsidP="00045130">
      <w:pPr>
        <w:pStyle w:val="BodyText"/>
        <w:spacing w:before="0" w:after="0"/>
      </w:pPr>
      <w:r>
        <w:t xml:space="preserve">    XMLTYPE(txnaddinfo.txn_data_area).EXTRACT('//udfAddinfo2/text()').GETSTRINGVAL()  </w:t>
      </w:r>
    </w:p>
    <w:p w14:paraId="0BE538DC" w14:textId="77777777" w:rsidR="00045130" w:rsidRDefault="00045130" w:rsidP="00045130">
      <w:pPr>
        <w:pStyle w:val="BodyText"/>
        <w:spacing w:before="0" w:after="0"/>
      </w:pPr>
      <w:r>
        <w:t xml:space="preserve">  ELSE NULL </w:t>
      </w:r>
    </w:p>
    <w:p w14:paraId="73C31155" w14:textId="77777777" w:rsidR="00045130" w:rsidRDefault="00045130" w:rsidP="00045130">
      <w:pPr>
        <w:pStyle w:val="BodyText"/>
        <w:spacing w:before="0" w:after="0"/>
      </w:pPr>
      <w:r>
        <w:t xml:space="preserve">END AS SERV_REF_NO, </w:t>
      </w:r>
    </w:p>
    <w:p w14:paraId="1D7CD9AD" w14:textId="77777777" w:rsidR="00045130" w:rsidRDefault="00045130" w:rsidP="00045130">
      <w:pPr>
        <w:pStyle w:val="BodyText"/>
        <w:spacing w:before="0" w:after="0"/>
      </w:pPr>
      <w:r>
        <w:t xml:space="preserve">bill.complete_dttm AS BILLED_DT, </w:t>
      </w:r>
    </w:p>
    <w:p w14:paraId="59B7759F" w14:textId="77777777" w:rsidR="00045130" w:rsidRDefault="00045130" w:rsidP="00045130">
      <w:pPr>
        <w:pStyle w:val="BodyText"/>
        <w:spacing w:before="0" w:after="0"/>
      </w:pPr>
      <w:r>
        <w:t xml:space="preserve">'' AS SPLIT_INVOICE_DT </w:t>
      </w:r>
    </w:p>
    <w:p w14:paraId="6E28424E" w14:textId="77777777" w:rsidR="00045130" w:rsidRDefault="00045130" w:rsidP="00045130">
      <w:pPr>
        <w:pStyle w:val="BodyText"/>
        <w:spacing w:before="0" w:after="0"/>
      </w:pPr>
      <w:r>
        <w:t xml:space="preserve"> </w:t>
      </w:r>
    </w:p>
    <w:p w14:paraId="1984999B" w14:textId="77777777" w:rsidR="00045130" w:rsidRDefault="00045130" w:rsidP="00045130">
      <w:pPr>
        <w:pStyle w:val="BodyText"/>
        <w:spacing w:before="0" w:after="0"/>
      </w:pPr>
      <w:r>
        <w:t xml:space="preserve">FROM f1_gen_proc proc </w:t>
      </w:r>
    </w:p>
    <w:p w14:paraId="0F059F1C" w14:textId="77777777" w:rsidR="00045130" w:rsidRDefault="00045130" w:rsidP="00045130">
      <w:pPr>
        <w:pStyle w:val="BodyText"/>
        <w:spacing w:before="0" w:after="0"/>
      </w:pPr>
      <w:r>
        <w:t xml:space="preserve">JOIN ci_per_id perid ON proc.pk_value1 = perid.per_id AND perid.prim_sw = 'Y' </w:t>
      </w:r>
    </w:p>
    <w:p w14:paraId="65B5B9CE" w14:textId="77777777" w:rsidR="00045130" w:rsidRDefault="00045130" w:rsidP="00045130">
      <w:pPr>
        <w:pStyle w:val="BodyText"/>
        <w:spacing w:before="0" w:after="0"/>
      </w:pPr>
      <w:r>
        <w:t xml:space="preserve">JOIN ci_bill bill ON proc.pk_value2 = bill.bill_id </w:t>
      </w:r>
    </w:p>
    <w:p w14:paraId="07A5FC5D" w14:textId="77777777" w:rsidR="00045130" w:rsidRDefault="00045130" w:rsidP="00045130">
      <w:pPr>
        <w:pStyle w:val="BodyText"/>
        <w:spacing w:before="0" w:after="0"/>
      </w:pPr>
      <w:r>
        <w:t xml:space="preserve">JOIN ci_bseg bseg ON bill.bill_id = bseg.bill_id </w:t>
      </w:r>
    </w:p>
    <w:p w14:paraId="05CF3E2D" w14:textId="77777777" w:rsidR="00045130" w:rsidRDefault="00045130" w:rsidP="00045130">
      <w:pPr>
        <w:pStyle w:val="BodyText"/>
        <w:spacing w:before="0" w:after="0"/>
      </w:pPr>
      <w:r>
        <w:t xml:space="preserve">JOIN ci_bseg_calc bcalc ON bseg.bseg_id = bcalc.bseg_id </w:t>
      </w:r>
    </w:p>
    <w:p w14:paraId="7A90F546" w14:textId="77777777" w:rsidR="00045130" w:rsidRDefault="00045130" w:rsidP="00045130">
      <w:pPr>
        <w:pStyle w:val="BodyText"/>
        <w:spacing w:before="0" w:after="0"/>
      </w:pPr>
      <w:r>
        <w:t xml:space="preserve">JOIN ci_bill_chg bchg ON bcalc.billable_chg_id = bchg.billable_chg_id </w:t>
      </w:r>
    </w:p>
    <w:p w14:paraId="261E6FB9" w14:textId="77777777" w:rsidR="00045130" w:rsidRDefault="00045130" w:rsidP="00045130">
      <w:pPr>
        <w:pStyle w:val="BodyText"/>
        <w:spacing w:before="0" w:after="0"/>
      </w:pPr>
      <w:r>
        <w:t xml:space="preserve">JOIN ci_txn_dtl_pritm pritm ON bchg.billable_chg_id = pritm.billable_chg_id AND pritm.initial_price_item_cd = 'CAGCLAIM' </w:t>
      </w:r>
    </w:p>
    <w:p w14:paraId="78B0D842" w14:textId="77777777" w:rsidR="00045130" w:rsidRDefault="00045130" w:rsidP="00045130">
      <w:pPr>
        <w:pStyle w:val="BodyText"/>
        <w:spacing w:before="0" w:after="0"/>
      </w:pPr>
      <w:r>
        <w:t xml:space="preserve">JOIN ci_txn_detail txndtl ON pritm.txn_detail_id = txndtl.txn_detail_id </w:t>
      </w:r>
    </w:p>
    <w:p w14:paraId="6974EB51" w14:textId="77777777" w:rsidR="009D13D4" w:rsidRPr="009D13D4" w:rsidRDefault="009D13D4" w:rsidP="009D13D4">
      <w:pPr>
        <w:pStyle w:val="BodyText"/>
        <w:spacing w:before="0" w:after="0"/>
        <w:rPr>
          <w:highlight w:val="yellow"/>
        </w:rPr>
      </w:pPr>
      <w:r w:rsidRPr="009D13D4">
        <w:rPr>
          <w:highlight w:val="yellow"/>
        </w:rPr>
        <w:t>LEFT JOIN CI_PER_ID nabpId on nabpid.id_type_cd = 'NABPID  ' and nabpid.prim_sw = 'Y' and nabpid.per_id_nbr = txndtl.udf_char_7</w:t>
      </w:r>
    </w:p>
    <w:p w14:paraId="45747285" w14:textId="77777777" w:rsidR="009D13D4" w:rsidRPr="009D13D4" w:rsidRDefault="009D13D4" w:rsidP="009D13D4">
      <w:pPr>
        <w:pStyle w:val="BodyText"/>
        <w:spacing w:before="0" w:after="0"/>
        <w:rPr>
          <w:highlight w:val="yellow"/>
        </w:rPr>
      </w:pPr>
      <w:r w:rsidRPr="009D13D4">
        <w:rPr>
          <w:highlight w:val="yellow"/>
        </w:rPr>
        <w:t>LEFT JOIN CI_PER perNabpID on perNabpID.per_id = nabpid.PER_ID</w:t>
      </w:r>
    </w:p>
    <w:p w14:paraId="77924CE8" w14:textId="1F5A27F8" w:rsidR="009D13D4" w:rsidRDefault="009D13D4" w:rsidP="009D13D4">
      <w:pPr>
        <w:pStyle w:val="BodyText"/>
        <w:spacing w:before="0" w:after="0"/>
      </w:pPr>
      <w:r w:rsidRPr="009D13D4">
        <w:rPr>
          <w:highlight w:val="yellow"/>
        </w:rPr>
        <w:t>LEFT JOIN ci_per_phone perPhone on perPhone.per_id = nabpid.PER_ID and perphone.phone_type_cd = 'PAYCON      '</w:t>
      </w:r>
    </w:p>
    <w:p w14:paraId="336543D4" w14:textId="77777777" w:rsidR="00045130" w:rsidRDefault="00045130" w:rsidP="00045130">
      <w:pPr>
        <w:pStyle w:val="BodyText"/>
        <w:spacing w:before="0" w:after="0"/>
      </w:pPr>
      <w:r>
        <w:t xml:space="preserve">LEFT JOIN cm_txn_detail_add_info txnaddinfo ON txndtl.txn_detail_id = txnaddinfo.txn_detail_id </w:t>
      </w:r>
    </w:p>
    <w:p w14:paraId="4EE7EC90" w14:textId="77777777" w:rsidR="00045130" w:rsidRDefault="00045130" w:rsidP="00045130">
      <w:pPr>
        <w:pStyle w:val="BodyText"/>
        <w:spacing w:before="0" w:after="0"/>
      </w:pPr>
      <w:r>
        <w:t xml:space="preserve">JOIN cm_cag_ref_data cagref ON cagref.bg_l1_identifier = txndtl.udf_char_3 AND cagref.bg_l2_identifier = txndtl.udf_char_4 AND cagref.bg_l3_identifier = txndtl.udf_char_5 </w:t>
      </w:r>
    </w:p>
    <w:p w14:paraId="326B3445" w14:textId="50F85B4C" w:rsidR="00045130" w:rsidRDefault="00045130" w:rsidP="00045130">
      <w:pPr>
        <w:pStyle w:val="BodyText"/>
        <w:spacing w:before="0" w:after="0"/>
      </w:pPr>
      <w:r>
        <w:t xml:space="preserve">WHERE proc.pk_value1 = </w:t>
      </w:r>
      <w:r w:rsidR="00624108" w:rsidRPr="00624108">
        <w:t>:parentPerId</w:t>
      </w:r>
      <w:r>
        <w:t xml:space="preserve">  -- Parent Person ID </w:t>
      </w:r>
    </w:p>
    <w:p w14:paraId="55C0FA61" w14:textId="002C541A" w:rsidR="00045130" w:rsidRDefault="00045130" w:rsidP="00045130">
      <w:pPr>
        <w:pStyle w:val="BodyText"/>
        <w:spacing w:before="0" w:after="0"/>
      </w:pPr>
      <w:r>
        <w:t xml:space="preserve">AND txndtl.udf_char_3 = </w:t>
      </w:r>
      <w:r w:rsidR="00D26044" w:rsidRPr="00D26044">
        <w:t>:carrierId</w:t>
      </w:r>
      <w:r>
        <w:t xml:space="preserve">—Carrier ID </w:t>
      </w:r>
    </w:p>
    <w:p w14:paraId="5A96D1BC" w14:textId="77777777" w:rsidR="00045130" w:rsidRDefault="00045130" w:rsidP="00045130">
      <w:pPr>
        <w:pStyle w:val="BodyText"/>
        <w:spacing w:before="0" w:after="0"/>
      </w:pPr>
      <w:r>
        <w:t xml:space="preserve">AND proc.maint_obj_cd = 'F1-GENPROC' </w:t>
      </w:r>
    </w:p>
    <w:p w14:paraId="66F8FC5A" w14:textId="77777777" w:rsidR="00045130" w:rsidRDefault="00045130" w:rsidP="00045130">
      <w:pPr>
        <w:pStyle w:val="BodyText"/>
        <w:spacing w:before="0" w:after="0"/>
      </w:pPr>
      <w:r>
        <w:t xml:space="preserve">AND proc.pk_value3 = 'PRESCRIPTION' </w:t>
      </w:r>
    </w:p>
    <w:p w14:paraId="72C2CC0F" w14:textId="77777777" w:rsidR="00B634C2" w:rsidRDefault="00045130" w:rsidP="00045130">
      <w:pPr>
        <w:pStyle w:val="BodyText"/>
        <w:spacing w:before="0" w:after="0"/>
        <w:rPr>
          <w:ins w:id="1983" w:author="Anup Nair" w:date="2025-10-22T15:21:00Z" w16du:dateUtc="2025-10-22T19:21:00Z"/>
        </w:rPr>
      </w:pPr>
      <w:r>
        <w:t xml:space="preserve">AND proc.pk_value4 = </w:t>
      </w:r>
      <w:r w:rsidR="00182C27" w:rsidRPr="00182C27">
        <w:t>'PENDING'</w:t>
      </w:r>
    </w:p>
    <w:p w14:paraId="016AE29B" w14:textId="77777777" w:rsidR="00066D0E" w:rsidRPr="00B54BE3" w:rsidRDefault="00066D0E" w:rsidP="00066D0E">
      <w:pPr>
        <w:rPr>
          <w:ins w:id="1984" w:author="Anup Nair" w:date="2025-10-22T15:21:00Z" w16du:dateUtc="2025-10-22T19:21:00Z"/>
          <w:rFonts w:ascii="Century Gothic" w:eastAsia="Century Gothic" w:hAnsi="Century Gothic" w:cs="Century Gothic"/>
        </w:rPr>
      </w:pPr>
      <w:ins w:id="1985" w:author="Anup Nair" w:date="2025-10-22T15:21:00Z" w16du:dateUtc="2025-10-22T19:21:00Z">
        <w:r>
          <w:rPr>
            <w:rFonts w:ascii="Century Gothic" w:eastAsia="Century Gothic" w:hAnsi="Century Gothic" w:cs="Century Gothic"/>
          </w:rPr>
          <w:t xml:space="preserve">And </w:t>
        </w:r>
        <w:r>
          <w:t>txndtl.UDF_CHAR_18 &lt;&gt; ‘R’ – to exclude rejected claims</w:t>
        </w:r>
      </w:ins>
    </w:p>
    <w:p w14:paraId="47B0AE18" w14:textId="47646D52" w:rsidR="00045130" w:rsidRDefault="00045130" w:rsidP="00045130">
      <w:pPr>
        <w:pStyle w:val="BodyText"/>
        <w:spacing w:before="0" w:after="0"/>
      </w:pPr>
      <w:r>
        <w:t>;</w:t>
      </w:r>
    </w:p>
    <w:p w14:paraId="2516CBBD" w14:textId="77777777" w:rsidR="00A32756" w:rsidRDefault="00A32756" w:rsidP="21BAFAFF">
      <w:pPr>
        <w:spacing w:before="240" w:after="120"/>
        <w:rPr>
          <w:rFonts w:ascii="Century Gothic" w:eastAsia="Century Gothic" w:hAnsi="Century Gothic" w:cs="Century Gothic"/>
        </w:rPr>
      </w:pPr>
    </w:p>
    <w:p w14:paraId="59EF5EFD" w14:textId="44461417" w:rsidR="052E1995" w:rsidRPr="004D02C1" w:rsidRDefault="052E1995" w:rsidP="21BAFAFF">
      <w:pPr>
        <w:spacing w:before="240" w:after="120"/>
        <w:rPr>
          <w:rFonts w:eastAsia="Century Gothic"/>
        </w:rPr>
      </w:pPr>
      <w:r w:rsidRPr="004D02C1">
        <w:rPr>
          <w:rFonts w:eastAsia="Century Gothic"/>
        </w:rPr>
        <w:t>After extract is completed, we need to mark the record to COMPLETE</w:t>
      </w:r>
    </w:p>
    <w:p w14:paraId="6390AA4D" w14:textId="60521703" w:rsidR="00AE2BA2" w:rsidRDefault="00E01859" w:rsidP="21BAFAFF">
      <w:pPr>
        <w:spacing w:before="240" w:after="120"/>
        <w:rPr>
          <w:rFonts w:ascii="Century Gothic" w:eastAsia="Century Gothic" w:hAnsi="Century Gothic" w:cs="Century Gothic"/>
        </w:rPr>
      </w:pPr>
      <w:r w:rsidRPr="21BAFAFF">
        <w:rPr>
          <w:rFonts w:ascii="Century Gothic" w:eastAsia="Century Gothic" w:hAnsi="Century Gothic" w:cs="Century Gothic"/>
        </w:rPr>
        <w:t>UPDATE F1_GEN_PROC SET PK_VALUE</w:t>
      </w:r>
      <w:r>
        <w:rPr>
          <w:rFonts w:ascii="Century Gothic" w:eastAsia="Century Gothic" w:hAnsi="Century Gothic" w:cs="Century Gothic"/>
        </w:rPr>
        <w:t>4</w:t>
      </w:r>
      <w:r w:rsidRPr="21BAFAFF">
        <w:rPr>
          <w:rFonts w:ascii="Century Gothic" w:eastAsia="Century Gothic" w:hAnsi="Century Gothic" w:cs="Century Gothic"/>
        </w:rPr>
        <w:t xml:space="preserve"> = ‘COMPLETE’ WHERE PK_VALUE1 = :</w:t>
      </w:r>
      <w:r>
        <w:rPr>
          <w:rFonts w:ascii="Century Gothic" w:eastAsia="Century Gothic" w:hAnsi="Century Gothic" w:cs="Century Gothic"/>
        </w:rPr>
        <w:t>parentPerId</w:t>
      </w:r>
      <w:r w:rsidRPr="21BAFAFF">
        <w:rPr>
          <w:rFonts w:ascii="Century Gothic" w:eastAsia="Century Gothic" w:hAnsi="Century Gothic" w:cs="Century Gothic"/>
        </w:rPr>
        <w:t xml:space="preserve"> and MAINT_OBJ_CD = </w:t>
      </w:r>
      <w:r w:rsidR="00A63F88" w:rsidRPr="00A63F88">
        <w:rPr>
          <w:rFonts w:ascii="Century Gothic" w:eastAsia="Century Gothic" w:hAnsi="Century Gothic" w:cs="Century Gothic"/>
        </w:rPr>
        <w:t>'F1-GENPROC'</w:t>
      </w:r>
      <w:r w:rsidRPr="21BAFAFF">
        <w:rPr>
          <w:rFonts w:ascii="Century Gothic" w:eastAsia="Century Gothic" w:hAnsi="Century Gothic" w:cs="Century Gothic"/>
        </w:rPr>
        <w:t xml:space="preserve"> and PK_VALUE</w:t>
      </w:r>
      <w:r>
        <w:rPr>
          <w:rFonts w:ascii="Century Gothic" w:eastAsia="Century Gothic" w:hAnsi="Century Gothic" w:cs="Century Gothic"/>
        </w:rPr>
        <w:t>3</w:t>
      </w:r>
      <w:r w:rsidRPr="21BAFAFF">
        <w:rPr>
          <w:rFonts w:ascii="Century Gothic" w:eastAsia="Century Gothic" w:hAnsi="Century Gothic" w:cs="Century Gothic"/>
        </w:rPr>
        <w:t xml:space="preserve"> = ‘</w:t>
      </w:r>
      <w:r>
        <w:rPr>
          <w:rFonts w:ascii="Century Gothic" w:eastAsia="Century Gothic" w:hAnsi="Century Gothic" w:cs="Century Gothic"/>
        </w:rPr>
        <w:t>PRESCRIPTION</w:t>
      </w:r>
      <w:r w:rsidR="00413A97">
        <w:rPr>
          <w:rFonts w:ascii="Century Gothic" w:eastAsia="Century Gothic" w:hAnsi="Century Gothic" w:cs="Century Gothic"/>
        </w:rPr>
        <w:t xml:space="preserve"> </w:t>
      </w:r>
      <w:r w:rsidR="00EC598F">
        <w:rPr>
          <w:rFonts w:ascii="Century Gothic" w:eastAsia="Century Gothic" w:hAnsi="Century Gothic" w:cs="Century Gothic"/>
        </w:rPr>
        <w:t xml:space="preserve">and </w:t>
      </w:r>
      <w:r w:rsidR="00EC598F" w:rsidRPr="21BAFAFF">
        <w:rPr>
          <w:rFonts w:ascii="Century Gothic" w:eastAsia="Century Gothic" w:hAnsi="Century Gothic" w:cs="Century Gothic"/>
        </w:rPr>
        <w:t>PK_VALUE</w:t>
      </w:r>
      <w:r w:rsidR="00EC598F">
        <w:rPr>
          <w:rFonts w:ascii="Century Gothic" w:eastAsia="Century Gothic" w:hAnsi="Century Gothic" w:cs="Century Gothic"/>
        </w:rPr>
        <w:t>4</w:t>
      </w:r>
      <w:r w:rsidR="00EC598F" w:rsidRPr="21BAFAFF">
        <w:rPr>
          <w:rFonts w:ascii="Century Gothic" w:eastAsia="Century Gothic" w:hAnsi="Century Gothic" w:cs="Century Gothic"/>
        </w:rPr>
        <w:t xml:space="preserve"> = ‘</w:t>
      </w:r>
      <w:r w:rsidR="00EC598F">
        <w:rPr>
          <w:rFonts w:ascii="Century Gothic" w:eastAsia="Century Gothic" w:hAnsi="Century Gothic" w:cs="Century Gothic"/>
        </w:rPr>
        <w:t xml:space="preserve">PENDING’ And batch_cd = :batchCd and batch_nbr = :batchNbr </w:t>
      </w:r>
      <w:r w:rsidR="00413A97">
        <w:rPr>
          <w:rFonts w:ascii="Century Gothic" w:eastAsia="Century Gothic" w:hAnsi="Century Gothic" w:cs="Century Gothic"/>
        </w:rPr>
        <w:t>;</w:t>
      </w:r>
    </w:p>
    <w:p w14:paraId="4CCA867C" w14:textId="77777777" w:rsidR="00A63F88" w:rsidRDefault="00A63F88" w:rsidP="21BAFAFF">
      <w:pPr>
        <w:spacing w:before="240" w:after="120"/>
        <w:rPr>
          <w:rFonts w:ascii="Century Gothic" w:eastAsia="Century Gothic" w:hAnsi="Century Gothic" w:cs="Century Gothic"/>
        </w:rPr>
      </w:pPr>
    </w:p>
    <w:p w14:paraId="767D6399" w14:textId="77777777" w:rsidR="00AE2BA2" w:rsidRDefault="00AE2BA2" w:rsidP="00AE2BA2">
      <w:pPr>
        <w:spacing w:before="240" w:after="120"/>
        <w:rPr>
          <w:rFonts w:ascii="Century Gothic" w:eastAsia="Century Gothic" w:hAnsi="Century Gothic" w:cs="Century Gothic"/>
          <w:b/>
          <w:bCs/>
          <w:u w:val="single"/>
        </w:rPr>
      </w:pPr>
      <w:r>
        <w:rPr>
          <w:rFonts w:ascii="Century Gothic" w:eastAsia="Century Gothic" w:hAnsi="Century Gothic" w:cs="Century Gothic"/>
          <w:b/>
          <w:bCs/>
          <w:u w:val="single"/>
        </w:rPr>
        <w:t>Below field mapping are for reference only, above query will give the complete output for this extract.</w:t>
      </w:r>
    </w:p>
    <w:p w14:paraId="3A37C41F" w14:textId="6CED2300" w:rsidR="21BAFAFF" w:rsidRDefault="21BAFAFF" w:rsidP="21BAFAFF">
      <w:pPr>
        <w:pStyle w:val="BodyText"/>
      </w:pPr>
    </w:p>
    <w:p w14:paraId="5D7631E6" w14:textId="79495398" w:rsidR="677EABBD" w:rsidRDefault="677EABBD" w:rsidP="008C1D88">
      <w:pPr>
        <w:pStyle w:val="Heading5"/>
      </w:pPr>
      <w:r w:rsidRPr="0CC19080">
        <w:t xml:space="preserve">Field Mapping for Prescription Supplemental File </w:t>
      </w:r>
      <w:r w:rsidR="00C37E00">
        <w:t>–</w:t>
      </w:r>
    </w:p>
    <w:tbl>
      <w:tblPr>
        <w:tblW w:w="9710" w:type="dxa"/>
        <w:tblInd w:w="10" w:type="dxa"/>
        <w:tblLayout w:type="fixed"/>
        <w:tblLook w:val="06A0" w:firstRow="1" w:lastRow="0" w:firstColumn="1" w:lastColumn="0" w:noHBand="1" w:noVBand="1"/>
        <w:tblPrChange w:id="1986" w:author="Anup Nair" w:date="2025-10-15T02:20:00Z" w16du:dateUtc="2025-10-15T06:20:00Z">
          <w:tblPr>
            <w:tblW w:w="6089" w:type="dxa"/>
            <w:tblInd w:w="10" w:type="dxa"/>
            <w:tblLayout w:type="fixed"/>
            <w:tblLook w:val="06A0" w:firstRow="1" w:lastRow="0" w:firstColumn="1" w:lastColumn="0" w:noHBand="1" w:noVBand="1"/>
          </w:tblPr>
        </w:tblPrChange>
      </w:tblPr>
      <w:tblGrid>
        <w:gridCol w:w="2060"/>
        <w:gridCol w:w="3510"/>
        <w:gridCol w:w="4140"/>
        <w:tblGridChange w:id="1987">
          <w:tblGrid>
            <w:gridCol w:w="1019"/>
            <w:gridCol w:w="1041"/>
            <w:gridCol w:w="1449"/>
            <w:gridCol w:w="2061"/>
            <w:gridCol w:w="519"/>
            <w:gridCol w:w="3621"/>
          </w:tblGrid>
        </w:tblGridChange>
      </w:tblGrid>
      <w:tr w:rsidR="21BAFAFF" w14:paraId="52FD8BCD" w14:textId="77777777" w:rsidTr="00175FF4">
        <w:trPr>
          <w:trHeight w:val="285"/>
          <w:trPrChange w:id="1988" w:author="Anup Nair" w:date="2025-10-15T02:20:00Z" w16du:dateUtc="2025-10-15T06:20:00Z">
            <w:trPr>
              <w:gridAfter w:val="0"/>
              <w:trHeight w:val="285"/>
            </w:trPr>
          </w:trPrChange>
        </w:trPr>
        <w:tc>
          <w:tcPr>
            <w:tcW w:w="2060" w:type="dxa"/>
            <w:tcBorders>
              <w:top w:val="nil"/>
              <w:left w:val="nil"/>
              <w:bottom w:val="nil"/>
              <w:right w:val="nil"/>
            </w:tcBorders>
            <w:tcMar>
              <w:top w:w="15" w:type="dxa"/>
              <w:left w:w="15" w:type="dxa"/>
              <w:right w:w="15" w:type="dxa"/>
            </w:tcMar>
            <w:vAlign w:val="bottom"/>
            <w:tcPrChange w:id="1989" w:author="Anup Nair" w:date="2025-10-15T02:20:00Z" w16du:dateUtc="2025-10-15T06:20:00Z">
              <w:tcPr>
                <w:tcW w:w="1019" w:type="dxa"/>
                <w:tcBorders>
                  <w:top w:val="nil"/>
                  <w:left w:val="nil"/>
                  <w:bottom w:val="nil"/>
                  <w:right w:val="nil"/>
                </w:tcBorders>
                <w:tcMar>
                  <w:top w:w="15" w:type="dxa"/>
                  <w:left w:w="15" w:type="dxa"/>
                  <w:right w:w="15" w:type="dxa"/>
                </w:tcMar>
                <w:vAlign w:val="bottom"/>
              </w:tcPr>
            </w:tcPrChange>
          </w:tcPr>
          <w:p w14:paraId="61D8BB36" w14:textId="41E8176B" w:rsidR="21BAFAFF" w:rsidRDefault="21BAFAFF"/>
        </w:tc>
        <w:tc>
          <w:tcPr>
            <w:tcW w:w="3510" w:type="dxa"/>
            <w:tcBorders>
              <w:top w:val="nil"/>
              <w:left w:val="nil"/>
              <w:bottom w:val="nil"/>
              <w:right w:val="nil"/>
            </w:tcBorders>
            <w:tcMar>
              <w:top w:w="15" w:type="dxa"/>
              <w:left w:w="15" w:type="dxa"/>
              <w:right w:w="15" w:type="dxa"/>
            </w:tcMar>
            <w:vAlign w:val="bottom"/>
            <w:tcPrChange w:id="1990" w:author="Anup Nair" w:date="2025-10-15T02:20:00Z" w16du:dateUtc="2025-10-15T06:20:00Z">
              <w:tcPr>
                <w:tcW w:w="2490" w:type="dxa"/>
                <w:gridSpan w:val="2"/>
                <w:tcBorders>
                  <w:top w:val="nil"/>
                  <w:left w:val="nil"/>
                  <w:bottom w:val="nil"/>
                  <w:right w:val="nil"/>
                </w:tcBorders>
                <w:tcMar>
                  <w:top w:w="15" w:type="dxa"/>
                  <w:left w:w="15" w:type="dxa"/>
                  <w:right w:w="15" w:type="dxa"/>
                </w:tcMar>
                <w:vAlign w:val="bottom"/>
              </w:tcPr>
            </w:tcPrChange>
          </w:tcPr>
          <w:p w14:paraId="0A97AF18" w14:textId="200E98D5" w:rsidR="21BAFAFF" w:rsidRDefault="21BAFAFF"/>
        </w:tc>
        <w:tc>
          <w:tcPr>
            <w:tcW w:w="4140" w:type="dxa"/>
            <w:tcBorders>
              <w:top w:val="nil"/>
              <w:left w:val="nil"/>
              <w:bottom w:val="nil"/>
              <w:right w:val="nil"/>
            </w:tcBorders>
            <w:tcMar>
              <w:top w:w="15" w:type="dxa"/>
              <w:left w:w="15" w:type="dxa"/>
              <w:right w:w="15" w:type="dxa"/>
            </w:tcMar>
            <w:vAlign w:val="bottom"/>
            <w:tcPrChange w:id="1991" w:author="Anup Nair" w:date="2025-10-15T02:20:00Z" w16du:dateUtc="2025-10-15T06:20:00Z">
              <w:tcPr>
                <w:tcW w:w="2580" w:type="dxa"/>
                <w:gridSpan w:val="2"/>
                <w:tcBorders>
                  <w:top w:val="nil"/>
                  <w:left w:val="nil"/>
                  <w:bottom w:val="nil"/>
                  <w:right w:val="nil"/>
                </w:tcBorders>
                <w:tcMar>
                  <w:top w:w="15" w:type="dxa"/>
                  <w:left w:w="15" w:type="dxa"/>
                  <w:right w:w="15" w:type="dxa"/>
                </w:tcMar>
                <w:vAlign w:val="bottom"/>
              </w:tcPr>
            </w:tcPrChange>
          </w:tcPr>
          <w:p w14:paraId="73F475AA" w14:textId="7A0E911E" w:rsidR="21BAFAFF" w:rsidRDefault="21BAFAFF"/>
        </w:tc>
      </w:tr>
      <w:tr w:rsidR="21BAFAFF" w14:paraId="522713D4" w14:textId="77777777" w:rsidTr="00175FF4">
        <w:trPr>
          <w:trHeight w:val="585"/>
          <w:trPrChange w:id="1992" w:author="Anup Nair" w:date="2025-10-15T02:20:00Z" w16du:dateUtc="2025-10-15T06:20:00Z">
            <w:trPr>
              <w:gridAfter w:val="0"/>
              <w:trHeight w:val="585"/>
            </w:trPr>
          </w:trPrChange>
        </w:trPr>
        <w:tc>
          <w:tcPr>
            <w:tcW w:w="2060" w:type="dxa"/>
            <w:tcBorders>
              <w:top w:val="nil"/>
              <w:left w:val="nil"/>
              <w:bottom w:val="single" w:sz="4" w:space="0" w:color="auto"/>
              <w:right w:val="nil"/>
            </w:tcBorders>
            <w:shd w:val="clear" w:color="auto" w:fill="FF0000"/>
            <w:tcMar>
              <w:top w:w="15" w:type="dxa"/>
              <w:left w:w="15" w:type="dxa"/>
              <w:right w:w="15" w:type="dxa"/>
            </w:tcMar>
            <w:vAlign w:val="bottom"/>
            <w:tcPrChange w:id="1993" w:author="Anup Nair" w:date="2025-10-15T02:20:00Z" w16du:dateUtc="2025-10-15T06:20:00Z">
              <w:tcPr>
                <w:tcW w:w="1019" w:type="dxa"/>
                <w:tcBorders>
                  <w:top w:val="nil"/>
                  <w:left w:val="nil"/>
                  <w:bottom w:val="nil"/>
                  <w:right w:val="nil"/>
                </w:tcBorders>
                <w:shd w:val="clear" w:color="auto" w:fill="FF0000"/>
                <w:tcMar>
                  <w:top w:w="15" w:type="dxa"/>
                  <w:left w:w="15" w:type="dxa"/>
                  <w:right w:w="15" w:type="dxa"/>
                </w:tcMar>
                <w:vAlign w:val="bottom"/>
              </w:tcPr>
            </w:tcPrChange>
          </w:tcPr>
          <w:p w14:paraId="183CAB49" w14:textId="3C6FB145" w:rsidR="21BAFAFF" w:rsidRDefault="21BAFAFF" w:rsidP="21BAFAFF">
            <w:r w:rsidRPr="21BAFAFF">
              <w:rPr>
                <w:rFonts w:ascii="Aptos Narrow" w:eastAsia="Aptos Narrow" w:hAnsi="Aptos Narrow" w:cs="Aptos Narrow"/>
                <w:color w:val="000000" w:themeColor="text1"/>
                <w:sz w:val="22"/>
                <w:szCs w:val="22"/>
              </w:rPr>
              <w:t>New layout from Tia</w:t>
            </w:r>
          </w:p>
        </w:tc>
        <w:tc>
          <w:tcPr>
            <w:tcW w:w="3510" w:type="dxa"/>
            <w:tcBorders>
              <w:top w:val="single" w:sz="4" w:space="0" w:color="auto"/>
              <w:left w:val="single" w:sz="4" w:space="0" w:color="auto"/>
              <w:bottom w:val="single" w:sz="4" w:space="0" w:color="auto"/>
              <w:right w:val="single" w:sz="4" w:space="0" w:color="auto"/>
            </w:tcBorders>
            <w:shd w:val="clear" w:color="auto" w:fill="FFC000"/>
            <w:tcMar>
              <w:top w:w="15" w:type="dxa"/>
              <w:left w:w="15" w:type="dxa"/>
              <w:right w:w="15" w:type="dxa"/>
            </w:tcMar>
            <w:tcPrChange w:id="1994" w:author="Anup Nair" w:date="2025-10-15T02:20:00Z" w16du:dateUtc="2025-10-15T06:20:00Z">
              <w:tcPr>
                <w:tcW w:w="2490" w:type="dxa"/>
                <w:gridSpan w:val="2"/>
                <w:tcBorders>
                  <w:top w:val="single" w:sz="4" w:space="0" w:color="auto"/>
                  <w:left w:val="single" w:sz="4" w:space="0" w:color="auto"/>
                  <w:bottom w:val="nil"/>
                  <w:right w:val="single" w:sz="4" w:space="0" w:color="auto"/>
                </w:tcBorders>
                <w:shd w:val="clear" w:color="auto" w:fill="FFC000"/>
                <w:tcMar>
                  <w:top w:w="15" w:type="dxa"/>
                  <w:left w:w="15" w:type="dxa"/>
                  <w:right w:w="15" w:type="dxa"/>
                </w:tcMar>
              </w:tcPr>
            </w:tcPrChange>
          </w:tcPr>
          <w:p w14:paraId="45E739E0" w14:textId="4EA65C9D" w:rsidR="21BAFAFF" w:rsidRDefault="21BAFAFF" w:rsidP="21BAFAFF">
            <w:r w:rsidRPr="21BAFAFF">
              <w:rPr>
                <w:rFonts w:ascii="Aptos Narrow" w:eastAsia="Aptos Narrow" w:hAnsi="Aptos Narrow" w:cs="Aptos Narrow"/>
                <w:b/>
                <w:bCs/>
                <w:color w:val="000000" w:themeColor="text1"/>
                <w:sz w:val="22"/>
                <w:szCs w:val="22"/>
              </w:rPr>
              <w:t>Description</w:t>
            </w:r>
          </w:p>
        </w:tc>
        <w:tc>
          <w:tcPr>
            <w:tcW w:w="4140" w:type="dxa"/>
            <w:tcBorders>
              <w:top w:val="nil"/>
              <w:left w:val="single" w:sz="4" w:space="0" w:color="auto"/>
              <w:bottom w:val="single" w:sz="4" w:space="0" w:color="auto"/>
              <w:right w:val="single" w:sz="4" w:space="0" w:color="auto"/>
            </w:tcBorders>
            <w:shd w:val="clear" w:color="auto" w:fill="FFC000"/>
            <w:tcMar>
              <w:top w:w="15" w:type="dxa"/>
              <w:left w:w="15" w:type="dxa"/>
              <w:right w:w="15" w:type="dxa"/>
            </w:tcMar>
            <w:tcPrChange w:id="1995" w:author="Anup Nair" w:date="2025-10-15T02:20:00Z" w16du:dateUtc="2025-10-15T06:20:00Z">
              <w:tcPr>
                <w:tcW w:w="2580" w:type="dxa"/>
                <w:gridSpan w:val="2"/>
                <w:tcBorders>
                  <w:top w:val="nil"/>
                  <w:left w:val="single" w:sz="4" w:space="0" w:color="auto"/>
                  <w:bottom w:val="nil"/>
                  <w:right w:val="nil"/>
                </w:tcBorders>
                <w:shd w:val="clear" w:color="auto" w:fill="FFC000"/>
                <w:tcMar>
                  <w:top w:w="15" w:type="dxa"/>
                  <w:left w:w="15" w:type="dxa"/>
                  <w:right w:w="15" w:type="dxa"/>
                </w:tcMar>
              </w:tcPr>
            </w:tcPrChange>
          </w:tcPr>
          <w:p w14:paraId="7D017D5C" w14:textId="3892F4E2" w:rsidR="21BAFAFF" w:rsidRDefault="21BAFAFF" w:rsidP="21BAFAFF">
            <w:r w:rsidRPr="21BAFAFF">
              <w:rPr>
                <w:rFonts w:ascii="Aptos Narrow" w:eastAsia="Aptos Narrow" w:hAnsi="Aptos Narrow" w:cs="Aptos Narrow"/>
                <w:b/>
                <w:bCs/>
                <w:color w:val="000000" w:themeColor="text1"/>
                <w:sz w:val="22"/>
                <w:szCs w:val="22"/>
              </w:rPr>
              <w:t>Judi Column Name - FLEXIBILITY WE CAN LINK TO ANOTHER JUDI FIELD IF NEEDED</w:t>
            </w:r>
          </w:p>
        </w:tc>
      </w:tr>
      <w:tr w:rsidR="21BAFAFF" w14:paraId="551BACAB" w14:textId="77777777" w:rsidTr="00175FF4">
        <w:trPr>
          <w:trHeight w:val="285"/>
          <w:trPrChange w:id="1996"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199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EE79032" w14:textId="2F8F95A2" w:rsidR="21BAFAFF" w:rsidRDefault="21BAFAFF" w:rsidP="21BAFAFF">
            <w:r w:rsidRPr="21BAFAFF">
              <w:rPr>
                <w:rFonts w:eastAsia="Calibri" w:cs="Calibri"/>
                <w:color w:val="000000" w:themeColor="text1"/>
                <w:sz w:val="22"/>
                <w:szCs w:val="22"/>
              </w:rPr>
              <w:t>Record Type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199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339DE88" w14:textId="5EF75D83" w:rsidR="21BAFAFF" w:rsidRDefault="21BAFAFF" w:rsidP="21BAFAFF">
            <w:r w:rsidRPr="21BAFAFF">
              <w:rPr>
                <w:rFonts w:ascii="Aptos Narrow" w:eastAsia="Aptos Narrow" w:hAnsi="Aptos Narrow" w:cs="Aptos Narrow"/>
                <w:color w:val="000000" w:themeColor="text1"/>
                <w:sz w:val="22"/>
                <w:szCs w:val="22"/>
              </w:rPr>
              <w:t>Filed Field 'DE'</w:t>
            </w:r>
          </w:p>
        </w:tc>
        <w:tc>
          <w:tcPr>
            <w:tcW w:w="414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bottom"/>
            <w:tcPrChange w:id="1999" w:author="Anup Nair" w:date="2025-10-15T02:20:00Z" w16du:dateUtc="2025-10-15T06:20:00Z">
              <w:tcPr>
                <w:tcW w:w="2580" w:type="dxa"/>
                <w:gridSpan w:val="2"/>
                <w:tcBorders>
                  <w:top w:val="single" w:sz="4" w:space="0" w:color="auto"/>
                  <w:left w:val="single" w:sz="4" w:space="0" w:color="auto"/>
                  <w:bottom w:val="single" w:sz="4" w:space="0" w:color="auto"/>
                  <w:right w:val="nil"/>
                </w:tcBorders>
                <w:shd w:val="clear" w:color="auto" w:fill="FFFF00"/>
                <w:tcMar>
                  <w:top w:w="15" w:type="dxa"/>
                  <w:left w:w="15" w:type="dxa"/>
                  <w:right w:w="15" w:type="dxa"/>
                </w:tcMar>
                <w:vAlign w:val="bottom"/>
              </w:tcPr>
            </w:tcPrChange>
          </w:tcPr>
          <w:p w14:paraId="0A28015A" w14:textId="696EDE80" w:rsidR="21BAFAFF" w:rsidRDefault="21BAFAFF" w:rsidP="21BAFAFF">
            <w:r w:rsidRPr="21BAFAFF">
              <w:rPr>
                <w:rFonts w:ascii="Aptos Narrow" w:eastAsia="Aptos Narrow" w:hAnsi="Aptos Narrow" w:cs="Aptos Narrow"/>
                <w:color w:val="000000" w:themeColor="text1"/>
                <w:sz w:val="22"/>
                <w:szCs w:val="22"/>
              </w:rPr>
              <w:t>CONSTANT</w:t>
            </w:r>
          </w:p>
        </w:tc>
      </w:tr>
      <w:tr w:rsidR="21BAFAFF" w14:paraId="0DB66815" w14:textId="77777777" w:rsidTr="00175FF4">
        <w:trPr>
          <w:trHeight w:val="285"/>
          <w:trPrChange w:id="2000"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0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41CBAFD" w14:textId="1450281F" w:rsidR="21BAFAFF" w:rsidRDefault="21BAFAFF" w:rsidP="21BAFAFF">
            <w:r w:rsidRPr="21BAFAFF">
              <w:rPr>
                <w:rFonts w:eastAsia="Calibri" w:cs="Calibri"/>
                <w:color w:val="000000" w:themeColor="text1"/>
                <w:sz w:val="22"/>
                <w:szCs w:val="22"/>
              </w:rPr>
              <w:t>Record Ind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0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F414FEA" w14:textId="7E601D5E" w:rsidR="21BAFAFF" w:rsidRDefault="21BAFAFF" w:rsidP="21BAFAFF">
            <w:r w:rsidRPr="21BAFAFF">
              <w:rPr>
                <w:rFonts w:ascii="Aptos Narrow" w:eastAsia="Aptos Narrow" w:hAnsi="Aptos Narrow" w:cs="Aptos Narrow"/>
                <w:color w:val="000000" w:themeColor="text1"/>
                <w:sz w:val="22"/>
                <w:szCs w:val="22"/>
              </w:rPr>
              <w:t>Fixed value is 0 = Carrier Record</w:t>
            </w:r>
          </w:p>
        </w:tc>
        <w:tc>
          <w:tcPr>
            <w:tcW w:w="414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bottom"/>
            <w:tcPrChange w:id="2003" w:author="Anup Nair" w:date="2025-10-15T02:20:00Z" w16du:dateUtc="2025-10-15T06:20:00Z">
              <w:tcPr>
                <w:tcW w:w="2580" w:type="dxa"/>
                <w:gridSpan w:val="2"/>
                <w:tcBorders>
                  <w:top w:val="single" w:sz="4" w:space="0" w:color="auto"/>
                  <w:left w:val="single" w:sz="4" w:space="0" w:color="auto"/>
                  <w:bottom w:val="single" w:sz="4" w:space="0" w:color="auto"/>
                  <w:right w:val="nil"/>
                </w:tcBorders>
                <w:shd w:val="clear" w:color="auto" w:fill="FFFF00"/>
                <w:tcMar>
                  <w:top w:w="15" w:type="dxa"/>
                  <w:left w:w="15" w:type="dxa"/>
                  <w:right w:w="15" w:type="dxa"/>
                </w:tcMar>
                <w:vAlign w:val="bottom"/>
              </w:tcPr>
            </w:tcPrChange>
          </w:tcPr>
          <w:p w14:paraId="149780B1" w14:textId="35712EBF" w:rsidR="21BAFAFF" w:rsidRDefault="21BAFAFF" w:rsidP="21BAFAFF">
            <w:r w:rsidRPr="21BAFAFF">
              <w:rPr>
                <w:rFonts w:ascii="Aptos Narrow" w:eastAsia="Aptos Narrow" w:hAnsi="Aptos Narrow" w:cs="Aptos Narrow"/>
                <w:color w:val="000000" w:themeColor="text1"/>
                <w:sz w:val="22"/>
                <w:szCs w:val="22"/>
              </w:rPr>
              <w:t>CONSTANT</w:t>
            </w:r>
          </w:p>
        </w:tc>
      </w:tr>
      <w:tr w:rsidR="21BAFAFF" w14:paraId="58EA3F00" w14:textId="77777777" w:rsidTr="00175FF4">
        <w:trPr>
          <w:trHeight w:val="870"/>
          <w:trPrChange w:id="2004" w:author="Anup Nair" w:date="2025-10-15T02:20:00Z" w16du:dateUtc="2025-10-15T06:20:00Z">
            <w:trPr>
              <w:gridAfter w:val="0"/>
              <w:trHeight w:val="87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0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6BB4864" w14:textId="6773CCC1" w:rsidR="21BAFAFF" w:rsidRDefault="21BAFAFF" w:rsidP="21BAFAFF">
            <w:r w:rsidRPr="21BAFAFF">
              <w:rPr>
                <w:rFonts w:eastAsia="Calibri" w:cs="Calibri"/>
                <w:color w:val="000000" w:themeColor="text1"/>
                <w:sz w:val="22"/>
                <w:szCs w:val="22"/>
              </w:rPr>
              <w:t>Claim 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0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3D62285" w14:textId="202DEFA3" w:rsidR="21BAFAFF" w:rsidRDefault="21BAFAFF" w:rsidP="21BAFAFF">
            <w:r w:rsidRPr="21BAFAFF">
              <w:rPr>
                <w:rFonts w:ascii="Aptos Narrow" w:eastAsia="Aptos Narrow" w:hAnsi="Aptos Narrow" w:cs="Aptos Narrow"/>
                <w:color w:val="000000" w:themeColor="text1"/>
                <w:sz w:val="22"/>
                <w:szCs w:val="22"/>
              </w:rPr>
              <w:t>This is a unique tracking # assigned to the claim within FPharmacy (Magellan’s POS system)</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0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77F1C7D" w14:textId="7880E602" w:rsidR="21BAFAFF" w:rsidRDefault="21BAFAFF" w:rsidP="21BAFAFF">
            <w:r w:rsidRPr="21BAFAFF">
              <w:rPr>
                <w:rFonts w:eastAsia="Calibri" w:cs="Calibri"/>
                <w:color w:val="000000" w:themeColor="text1"/>
                <w:sz w:val="22"/>
                <w:szCs w:val="22"/>
              </w:rPr>
              <w:t>claims.id</w:t>
            </w:r>
          </w:p>
        </w:tc>
      </w:tr>
      <w:tr w:rsidR="21BAFAFF" w14:paraId="4545F220" w14:textId="77777777" w:rsidTr="00175FF4">
        <w:trPr>
          <w:trHeight w:val="870"/>
          <w:trPrChange w:id="2008" w:author="Anup Nair" w:date="2025-10-15T02:20:00Z" w16du:dateUtc="2025-10-15T06:20:00Z">
            <w:trPr>
              <w:gridAfter w:val="0"/>
              <w:trHeight w:val="87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0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28EF579" w14:textId="37D49A61" w:rsidR="21BAFAFF" w:rsidRDefault="21BAFAFF" w:rsidP="21BAFAFF">
            <w:r w:rsidRPr="21BAFAFF">
              <w:rPr>
                <w:rFonts w:eastAsia="Calibri" w:cs="Calibri"/>
                <w:color w:val="000000" w:themeColor="text1"/>
                <w:sz w:val="22"/>
                <w:szCs w:val="22"/>
              </w:rPr>
              <w:t>Claim ID Item No</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1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7114804" w14:textId="4B247D95" w:rsidR="21BAFAFF" w:rsidRDefault="21BAFAFF" w:rsidP="21BAFAFF">
            <w:r w:rsidRPr="21BAFAFF">
              <w:rPr>
                <w:rFonts w:ascii="Aptos Narrow" w:eastAsia="Aptos Narrow" w:hAnsi="Aptos Narrow" w:cs="Aptos Narrow"/>
                <w:color w:val="000000" w:themeColor="text1"/>
                <w:sz w:val="22"/>
                <w:szCs w:val="22"/>
              </w:rPr>
              <w:t>Unique number assigned to each claim to track paid/reversals or any adjustments</w:t>
            </w:r>
          </w:p>
        </w:tc>
        <w:tc>
          <w:tcPr>
            <w:tcW w:w="414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bottom"/>
            <w:tcPrChange w:id="2011" w:author="Anup Nair" w:date="2025-10-15T02:20:00Z" w16du:dateUtc="2025-10-15T06:20:00Z">
              <w:tcPr>
                <w:tcW w:w="2580" w:type="dxa"/>
                <w:gridSpan w:val="2"/>
                <w:tcBorders>
                  <w:top w:val="single" w:sz="4" w:space="0" w:color="auto"/>
                  <w:left w:val="single" w:sz="4" w:space="0" w:color="auto"/>
                  <w:bottom w:val="single" w:sz="4" w:space="0" w:color="auto"/>
                  <w:right w:val="nil"/>
                </w:tcBorders>
                <w:shd w:val="clear" w:color="auto" w:fill="FFFF00"/>
                <w:tcMar>
                  <w:top w:w="15" w:type="dxa"/>
                  <w:left w:w="15" w:type="dxa"/>
                  <w:right w:w="15" w:type="dxa"/>
                </w:tcMar>
                <w:vAlign w:val="bottom"/>
              </w:tcPr>
            </w:tcPrChange>
          </w:tcPr>
          <w:p w14:paraId="7AE56064" w14:textId="132A0781" w:rsidR="21BAFAFF" w:rsidRDefault="21BAFAFF" w:rsidP="21BAFAFF">
            <w:r w:rsidRPr="21BAFAFF">
              <w:rPr>
                <w:rFonts w:ascii="Aptos Narrow" w:eastAsia="Aptos Narrow" w:hAnsi="Aptos Narrow" w:cs="Aptos Narrow"/>
                <w:color w:val="000000" w:themeColor="text1"/>
                <w:sz w:val="22"/>
                <w:szCs w:val="22"/>
              </w:rPr>
              <w:t>CONSTANT</w:t>
            </w:r>
          </w:p>
        </w:tc>
      </w:tr>
      <w:tr w:rsidR="21BAFAFF" w14:paraId="3E3B7C47" w14:textId="77777777" w:rsidTr="00175FF4">
        <w:trPr>
          <w:trHeight w:val="285"/>
          <w:trPrChange w:id="2012"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1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C6E4F08" w14:textId="55EE5382" w:rsidR="21BAFAFF" w:rsidRDefault="21BAFAFF" w:rsidP="21BAFAFF">
            <w:r w:rsidRPr="21BAFAFF">
              <w:rPr>
                <w:rFonts w:eastAsia="Calibri" w:cs="Calibri"/>
                <w:color w:val="000000" w:themeColor="text1"/>
                <w:sz w:val="22"/>
                <w:szCs w:val="22"/>
              </w:rPr>
              <w:t>Eligible Coverage Code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1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F68A9FB" w14:textId="3B599668" w:rsidR="21BAFAFF" w:rsidRDefault="21BAFAFF" w:rsidP="21BAFAFF">
            <w:r w:rsidRPr="21BAFAFF">
              <w:rPr>
                <w:rFonts w:ascii="Aptos Narrow" w:eastAsia="Aptos Narrow" w:hAnsi="Aptos Narrow" w:cs="Aptos Narrow"/>
                <w:color w:val="000000" w:themeColor="text1"/>
                <w:sz w:val="22"/>
                <w:szCs w:val="22"/>
              </w:rPr>
              <w:t>Fixed Value 'IND'</w:t>
            </w:r>
          </w:p>
        </w:tc>
        <w:tc>
          <w:tcPr>
            <w:tcW w:w="4140" w:type="dxa"/>
            <w:tcBorders>
              <w:top w:val="single" w:sz="4" w:space="0" w:color="auto"/>
              <w:left w:val="single" w:sz="4" w:space="0" w:color="auto"/>
              <w:bottom w:val="single" w:sz="4" w:space="0" w:color="auto"/>
              <w:right w:val="single" w:sz="4" w:space="0" w:color="auto"/>
            </w:tcBorders>
            <w:shd w:val="clear" w:color="auto" w:fill="FFFF00"/>
            <w:tcMar>
              <w:top w:w="15" w:type="dxa"/>
              <w:left w:w="15" w:type="dxa"/>
              <w:right w:w="15" w:type="dxa"/>
            </w:tcMar>
            <w:vAlign w:val="bottom"/>
            <w:tcPrChange w:id="2015" w:author="Anup Nair" w:date="2025-10-15T02:20:00Z" w16du:dateUtc="2025-10-15T06:20:00Z">
              <w:tcPr>
                <w:tcW w:w="2580" w:type="dxa"/>
                <w:gridSpan w:val="2"/>
                <w:tcBorders>
                  <w:top w:val="single" w:sz="4" w:space="0" w:color="auto"/>
                  <w:left w:val="single" w:sz="4" w:space="0" w:color="auto"/>
                  <w:bottom w:val="single" w:sz="4" w:space="0" w:color="auto"/>
                  <w:right w:val="nil"/>
                </w:tcBorders>
                <w:shd w:val="clear" w:color="auto" w:fill="FFFF00"/>
                <w:tcMar>
                  <w:top w:w="15" w:type="dxa"/>
                  <w:left w:w="15" w:type="dxa"/>
                  <w:right w:w="15" w:type="dxa"/>
                </w:tcMar>
                <w:vAlign w:val="bottom"/>
              </w:tcPr>
            </w:tcPrChange>
          </w:tcPr>
          <w:p w14:paraId="026B0E3E" w14:textId="118B81AB" w:rsidR="21BAFAFF" w:rsidRDefault="21BAFAFF" w:rsidP="21BAFAFF">
            <w:r w:rsidRPr="21BAFAFF">
              <w:rPr>
                <w:rFonts w:ascii="Aptos Narrow" w:eastAsia="Aptos Narrow" w:hAnsi="Aptos Narrow" w:cs="Aptos Narrow"/>
                <w:color w:val="000000" w:themeColor="text1"/>
                <w:sz w:val="22"/>
                <w:szCs w:val="22"/>
              </w:rPr>
              <w:t>CONSTANT</w:t>
            </w:r>
          </w:p>
        </w:tc>
      </w:tr>
      <w:tr w:rsidR="21BAFAFF" w14:paraId="3B041981" w14:textId="77777777" w:rsidTr="00175FF4">
        <w:trPr>
          <w:trHeight w:val="1316"/>
          <w:trPrChange w:id="2016" w:author="Anup Nair" w:date="2025-10-15T02:20:00Z" w16du:dateUtc="2025-10-15T06:20:00Z">
            <w:trPr>
              <w:gridAfter w:val="0"/>
              <w:trHeight w:val="282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1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vAlign w:val="bottom"/>
              </w:tcPr>
            </w:tcPrChange>
          </w:tcPr>
          <w:p w14:paraId="54988889" w14:textId="3556918D" w:rsidR="21BAFAFF" w:rsidRDefault="21BAFAFF" w:rsidP="21BAFAFF">
            <w:r w:rsidRPr="21BAFAFF">
              <w:rPr>
                <w:rFonts w:eastAsia="Calibri" w:cs="Calibri"/>
                <w:color w:val="000000" w:themeColor="text1"/>
                <w:sz w:val="22"/>
                <w:szCs w:val="22"/>
              </w:rPr>
              <w:t>Account 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1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D341057" w14:textId="061DB10F" w:rsidR="21BAFAFF" w:rsidRDefault="21BAFAFF" w:rsidP="21BAFAFF">
            <w:r w:rsidRPr="21BAFAFF">
              <w:rPr>
                <w:rFonts w:ascii="Aptos Narrow" w:eastAsia="Aptos Narrow" w:hAnsi="Aptos Narrow" w:cs="Aptos Narrow"/>
                <w:color w:val="000000" w:themeColor="text1"/>
                <w:sz w:val="22"/>
                <w:szCs w:val="22"/>
              </w:rPr>
              <w:t>Carrier External Group ID</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1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6931E5FC" w14:textId="28ADAFEF" w:rsidR="21BAFAFF" w:rsidRDefault="21BAFAFF" w:rsidP="21BAFAFF">
            <w:r w:rsidRPr="21BAFAFF">
              <w:rPr>
                <w:rFonts w:eastAsia="Calibri" w:cs="Calibri"/>
                <w:color w:val="000000" w:themeColor="text1"/>
                <w:sz w:val="22"/>
                <w:szCs w:val="22"/>
              </w:rPr>
              <w:t>claims.external_group_id</w:t>
            </w:r>
          </w:p>
        </w:tc>
      </w:tr>
      <w:tr w:rsidR="21BAFAFF" w14:paraId="18B9043B" w14:textId="77777777" w:rsidTr="00175FF4">
        <w:trPr>
          <w:trHeight w:val="285"/>
          <w:trPrChange w:id="2020"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2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3C61F9E" w14:textId="08A4CFE6" w:rsidR="21BAFAFF" w:rsidRDefault="21BAFAFF" w:rsidP="21BAFAFF">
            <w:r w:rsidRPr="21BAFAFF">
              <w:rPr>
                <w:rFonts w:eastAsia="Calibri" w:cs="Calibri"/>
                <w:color w:val="000000" w:themeColor="text1"/>
                <w:sz w:val="22"/>
                <w:szCs w:val="22"/>
              </w:rPr>
              <w:t>Cardholderid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2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CA691AD" w14:textId="512E3976" w:rsidR="21BAFAFF" w:rsidRDefault="21BAFAFF" w:rsidP="21BAFAFF">
            <w:r w:rsidRPr="21BAFAFF">
              <w:rPr>
                <w:rFonts w:ascii="Aptos Narrow" w:eastAsia="Aptos Narrow" w:hAnsi="Aptos Narrow" w:cs="Aptos Narrow"/>
                <w:color w:val="000000" w:themeColor="text1"/>
                <w:sz w:val="22"/>
                <w:szCs w:val="22"/>
              </w:rPr>
              <w:t>ID assigned to the cardholder</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2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698F25B" w14:textId="17F33392" w:rsidR="21BAFAFF" w:rsidRDefault="21BAFAFF" w:rsidP="21BAFAFF">
            <w:r w:rsidRPr="21BAFAFF">
              <w:rPr>
                <w:rFonts w:eastAsia="Calibri" w:cs="Calibri"/>
                <w:color w:val="000000" w:themeColor="text1"/>
                <w:sz w:val="22"/>
                <w:szCs w:val="22"/>
              </w:rPr>
              <w:t>claims.submitted_cardholder_id</w:t>
            </w:r>
          </w:p>
        </w:tc>
      </w:tr>
      <w:tr w:rsidR="21BAFAFF" w14:paraId="26D45D0B" w14:textId="77777777" w:rsidTr="00175FF4">
        <w:trPr>
          <w:trHeight w:val="285"/>
          <w:trPrChange w:id="2024"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2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F47C4C1" w14:textId="4ED2D32B" w:rsidR="21BAFAFF" w:rsidRDefault="21BAFAFF" w:rsidP="21BAFAFF">
            <w:r w:rsidRPr="21BAFAFF">
              <w:rPr>
                <w:rFonts w:eastAsia="Calibri" w:cs="Calibri"/>
                <w:color w:val="000000" w:themeColor="text1"/>
                <w:sz w:val="22"/>
                <w:szCs w:val="22"/>
              </w:rPr>
              <w:t>Patient Last Name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2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317A646" w14:textId="3965DD11" w:rsidR="21BAFAFF" w:rsidRDefault="21BAFAFF" w:rsidP="21BAFAFF">
            <w:r w:rsidRPr="21BAFAFF">
              <w:rPr>
                <w:rFonts w:ascii="Aptos Narrow" w:eastAsia="Aptos Narrow" w:hAnsi="Aptos Narrow" w:cs="Aptos Narrow"/>
                <w:color w:val="000000" w:themeColor="text1"/>
                <w:sz w:val="22"/>
                <w:szCs w:val="22"/>
              </w:rPr>
              <w:t>Last Name of Patient</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2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827BC28" w14:textId="4556C3F5" w:rsidR="21BAFAFF" w:rsidRDefault="21BAFAFF" w:rsidP="21BAFAFF">
            <w:r w:rsidRPr="21BAFAFF">
              <w:rPr>
                <w:rFonts w:eastAsia="Calibri" w:cs="Calibri"/>
                <w:color w:val="000000" w:themeColor="text1"/>
                <w:sz w:val="22"/>
                <w:szCs w:val="22"/>
              </w:rPr>
              <w:t>members.last_name</w:t>
            </w:r>
          </w:p>
        </w:tc>
      </w:tr>
      <w:tr w:rsidR="21BAFAFF" w14:paraId="32BA5C1A" w14:textId="77777777" w:rsidTr="00175FF4">
        <w:trPr>
          <w:trHeight w:val="285"/>
          <w:trPrChange w:id="2028"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2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C98B93B" w14:textId="2D09E1C4" w:rsidR="21BAFAFF" w:rsidRDefault="21BAFAFF" w:rsidP="21BAFAFF">
            <w:r w:rsidRPr="21BAFAFF">
              <w:rPr>
                <w:rFonts w:eastAsia="Calibri" w:cs="Calibri"/>
                <w:color w:val="000000" w:themeColor="text1"/>
                <w:sz w:val="22"/>
                <w:szCs w:val="22"/>
              </w:rPr>
              <w:t>Patient First Name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3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DD9BF90" w14:textId="7D0D32C7" w:rsidR="21BAFAFF" w:rsidRDefault="21BAFAFF" w:rsidP="21BAFAFF">
            <w:r w:rsidRPr="21BAFAFF">
              <w:rPr>
                <w:rFonts w:ascii="Aptos Narrow" w:eastAsia="Aptos Narrow" w:hAnsi="Aptos Narrow" w:cs="Aptos Narrow"/>
                <w:color w:val="000000" w:themeColor="text1"/>
                <w:sz w:val="22"/>
                <w:szCs w:val="22"/>
              </w:rPr>
              <w:t>First Name of Patient</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3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345749FC" w14:textId="52A688BD" w:rsidR="21BAFAFF" w:rsidRDefault="21BAFAFF" w:rsidP="21BAFAFF">
            <w:r w:rsidRPr="21BAFAFF">
              <w:rPr>
                <w:rFonts w:eastAsia="Calibri" w:cs="Calibri"/>
                <w:color w:val="000000" w:themeColor="text1"/>
                <w:sz w:val="22"/>
                <w:szCs w:val="22"/>
              </w:rPr>
              <w:t>members.first_name</w:t>
            </w:r>
          </w:p>
        </w:tc>
      </w:tr>
      <w:tr w:rsidR="21BAFAFF" w14:paraId="641F01E1" w14:textId="77777777" w:rsidTr="00175FF4">
        <w:trPr>
          <w:trHeight w:val="585"/>
          <w:trPrChange w:id="2032"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3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0B3254B" w14:textId="578B4212" w:rsidR="21BAFAFF" w:rsidRDefault="21BAFAFF" w:rsidP="21BAFAFF">
            <w:r w:rsidRPr="21BAFAFF">
              <w:rPr>
                <w:rFonts w:eastAsia="Calibri" w:cs="Calibri"/>
                <w:color w:val="000000" w:themeColor="text1"/>
                <w:sz w:val="22"/>
                <w:szCs w:val="22"/>
              </w:rPr>
              <w:t>Date Of Birth</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3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F8B7CAB" w14:textId="6CB263A0" w:rsidR="21BAFAFF" w:rsidRDefault="21BAFAFF" w:rsidP="21BAFAFF">
            <w:r w:rsidRPr="21BAFAFF">
              <w:rPr>
                <w:rFonts w:ascii="Aptos Narrow" w:eastAsia="Aptos Narrow" w:hAnsi="Aptos Narrow" w:cs="Aptos Narrow"/>
                <w:color w:val="000000" w:themeColor="text1"/>
                <w:sz w:val="22"/>
                <w:szCs w:val="22"/>
              </w:rPr>
              <w:t>Member Date of Birth</w:t>
            </w:r>
            <w:r>
              <w:br/>
            </w:r>
            <w:r w:rsidRPr="21BAFAFF">
              <w:rPr>
                <w:rFonts w:ascii="Aptos Narrow" w:eastAsia="Aptos Narrow" w:hAnsi="Aptos Narrow" w:cs="Aptos Narrow"/>
                <w:color w:val="000000" w:themeColor="text1"/>
                <w:sz w:val="22"/>
                <w:szCs w:val="22"/>
              </w:rPr>
              <w:t xml:space="preserve"> Date = DD-MMM-YY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3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36196362" w14:textId="5EBE919E" w:rsidR="21BAFAFF" w:rsidRDefault="21BAFAFF" w:rsidP="21BAFAFF">
            <w:r w:rsidRPr="21BAFAFF">
              <w:rPr>
                <w:rFonts w:eastAsia="Calibri" w:cs="Calibri"/>
                <w:color w:val="000000" w:themeColor="text1"/>
                <w:sz w:val="22"/>
                <w:szCs w:val="22"/>
              </w:rPr>
              <w:t>members.birth_date</w:t>
            </w:r>
          </w:p>
        </w:tc>
      </w:tr>
      <w:tr w:rsidR="21BAFAFF" w14:paraId="206DEAEE" w14:textId="77777777" w:rsidTr="00175FF4">
        <w:trPr>
          <w:trHeight w:val="870"/>
          <w:trPrChange w:id="2036" w:author="Anup Nair" w:date="2025-10-15T02:20:00Z" w16du:dateUtc="2025-10-15T06:20:00Z">
            <w:trPr>
              <w:gridAfter w:val="0"/>
              <w:trHeight w:val="87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3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974D263" w14:textId="77777777" w:rsidR="001E42DE" w:rsidRDefault="21BAFAFF" w:rsidP="21BAFAFF">
            <w:pPr>
              <w:rPr>
                <w:rFonts w:eastAsia="Calibri" w:cs="Calibri"/>
                <w:color w:val="000000" w:themeColor="text1"/>
                <w:sz w:val="22"/>
                <w:szCs w:val="22"/>
              </w:rPr>
            </w:pPr>
            <w:r w:rsidRPr="21BAFAFF">
              <w:rPr>
                <w:rFonts w:eastAsia="Calibri" w:cs="Calibri"/>
                <w:color w:val="000000" w:themeColor="text1"/>
                <w:sz w:val="22"/>
                <w:szCs w:val="22"/>
              </w:rPr>
              <w:t xml:space="preserve">Patient </w:t>
            </w:r>
          </w:p>
          <w:p w14:paraId="2E71D8CC" w14:textId="25304FDF" w:rsidR="21BAFAFF" w:rsidRDefault="00462F34" w:rsidP="21BAFAFF">
            <w:r w:rsidRPr="21BAFAFF">
              <w:rPr>
                <w:rFonts w:eastAsia="Calibri" w:cs="Calibri"/>
                <w:color w:val="000000" w:themeColor="text1"/>
                <w:sz w:val="22"/>
                <w:szCs w:val="22"/>
              </w:rPr>
              <w:t>r</w:t>
            </w:r>
            <w:r w:rsidR="21BAFAFF" w:rsidRPr="21BAFAFF">
              <w:rPr>
                <w:rFonts w:eastAsia="Calibri" w:cs="Calibri"/>
                <w:color w:val="000000" w:themeColor="text1"/>
                <w:sz w:val="22"/>
                <w:szCs w:val="22"/>
              </w:rPr>
              <w:t xml:space="preserve"> Code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3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AB50E9F" w14:textId="23612534" w:rsidR="21BAFAFF" w:rsidRDefault="21BAFAFF" w:rsidP="21BAFAFF">
            <w:r w:rsidRPr="21BAFAFF">
              <w:rPr>
                <w:rFonts w:ascii="Aptos Narrow" w:eastAsia="Aptos Narrow" w:hAnsi="Aptos Narrow" w:cs="Aptos Narrow"/>
                <w:color w:val="000000" w:themeColor="text1"/>
                <w:sz w:val="22"/>
                <w:szCs w:val="22"/>
              </w:rPr>
              <w:t>Member Gender</w:t>
            </w:r>
            <w:r>
              <w:br/>
            </w:r>
            <w:r w:rsidRPr="21BAFAFF">
              <w:rPr>
                <w:rFonts w:ascii="Aptos Narrow" w:eastAsia="Aptos Narrow" w:hAnsi="Aptos Narrow" w:cs="Aptos Narrow"/>
                <w:color w:val="000000" w:themeColor="text1"/>
                <w:sz w:val="22"/>
                <w:szCs w:val="22"/>
              </w:rPr>
              <w:t xml:space="preserve"> M = Male</w:t>
            </w:r>
            <w:r>
              <w:br/>
            </w:r>
            <w:r w:rsidRPr="21BAFAFF">
              <w:rPr>
                <w:rFonts w:ascii="Aptos Narrow" w:eastAsia="Aptos Narrow" w:hAnsi="Aptos Narrow" w:cs="Aptos Narrow"/>
                <w:color w:val="000000" w:themeColor="text1"/>
                <w:sz w:val="22"/>
                <w:szCs w:val="22"/>
              </w:rPr>
              <w:t xml:space="preserve"> F = Female</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3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3035A446" w14:textId="106445F9" w:rsidR="21BAFAFF" w:rsidRDefault="21BAFAFF" w:rsidP="21BAFAFF">
            <w:r w:rsidRPr="21BAFAFF">
              <w:rPr>
                <w:rFonts w:eastAsia="Calibri" w:cs="Calibri"/>
                <w:color w:val="000000" w:themeColor="text1"/>
                <w:sz w:val="22"/>
                <w:szCs w:val="22"/>
              </w:rPr>
              <w:t>members.sex</w:t>
            </w:r>
          </w:p>
        </w:tc>
      </w:tr>
      <w:tr w:rsidR="21BAFAFF" w14:paraId="588E41B1" w14:textId="77777777" w:rsidTr="00175FF4">
        <w:trPr>
          <w:trHeight w:val="1155"/>
          <w:trPrChange w:id="2040" w:author="Anup Nair" w:date="2025-10-15T02:20:00Z" w16du:dateUtc="2025-10-15T06:20:00Z">
            <w:trPr>
              <w:gridAfter w:val="0"/>
              <w:trHeight w:val="115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4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847217F" w14:textId="795520F1" w:rsidR="21BAFAFF" w:rsidRDefault="21BAFAFF" w:rsidP="21BAFAFF">
            <w:r w:rsidRPr="21BAFAFF">
              <w:rPr>
                <w:rFonts w:eastAsia="Calibri" w:cs="Calibri"/>
                <w:color w:val="000000" w:themeColor="text1"/>
                <w:sz w:val="22"/>
                <w:szCs w:val="22"/>
              </w:rPr>
              <w:t>Patient Relationship Code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4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45EA85B" w14:textId="2B01D94B" w:rsidR="21BAFAFF" w:rsidRDefault="21BAFAFF" w:rsidP="21BAFAFF">
            <w:r w:rsidRPr="21BAFAFF">
              <w:rPr>
                <w:rFonts w:ascii="Aptos Narrow" w:eastAsia="Aptos Narrow" w:hAnsi="Aptos Narrow" w:cs="Aptos Narrow"/>
                <w:color w:val="000000" w:themeColor="text1"/>
                <w:sz w:val="22"/>
                <w:szCs w:val="22"/>
              </w:rPr>
              <w:t>1 = Cardholder</w:t>
            </w:r>
            <w:r>
              <w:br/>
            </w:r>
            <w:r w:rsidRPr="21BAFAFF">
              <w:rPr>
                <w:rFonts w:ascii="Aptos Narrow" w:eastAsia="Aptos Narrow" w:hAnsi="Aptos Narrow" w:cs="Aptos Narrow"/>
                <w:color w:val="000000" w:themeColor="text1"/>
                <w:sz w:val="22"/>
                <w:szCs w:val="22"/>
              </w:rPr>
              <w:t xml:space="preserve"> 2 = Spouse</w:t>
            </w:r>
            <w:r>
              <w:br/>
            </w:r>
            <w:r w:rsidRPr="21BAFAFF">
              <w:rPr>
                <w:rFonts w:ascii="Aptos Narrow" w:eastAsia="Aptos Narrow" w:hAnsi="Aptos Narrow" w:cs="Aptos Narrow"/>
                <w:color w:val="000000" w:themeColor="text1"/>
                <w:sz w:val="22"/>
                <w:szCs w:val="22"/>
              </w:rPr>
              <w:t xml:space="preserve"> 3 = Child</w:t>
            </w:r>
            <w:r>
              <w:br/>
            </w:r>
            <w:r w:rsidRPr="21BAFAFF">
              <w:rPr>
                <w:rFonts w:ascii="Aptos Narrow" w:eastAsia="Aptos Narrow" w:hAnsi="Aptos Narrow" w:cs="Aptos Narrow"/>
                <w:color w:val="000000" w:themeColor="text1"/>
                <w:sz w:val="22"/>
                <w:szCs w:val="22"/>
              </w:rPr>
              <w:t xml:space="preserve"> 4 = Other</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4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69D33C3" w14:textId="53FB070E" w:rsidR="21BAFAFF" w:rsidRDefault="21BAFAFF" w:rsidP="21BAFAFF">
            <w:r w:rsidRPr="21BAFAFF">
              <w:rPr>
                <w:rFonts w:ascii="Aptos Narrow" w:eastAsia="Aptos Narrow" w:hAnsi="Aptos Narrow" w:cs="Aptos Narrow"/>
                <w:color w:val="000000" w:themeColor="text1"/>
                <w:sz w:val="22"/>
                <w:szCs w:val="22"/>
              </w:rPr>
              <w:t>claims.patient_relationship_code</w:t>
            </w:r>
          </w:p>
        </w:tc>
      </w:tr>
      <w:tr w:rsidR="21BAFAFF" w14:paraId="26733C7A" w14:textId="77777777" w:rsidTr="00175FF4">
        <w:trPr>
          <w:trHeight w:val="524"/>
          <w:trPrChange w:id="2044" w:author="Anup Nair" w:date="2025-10-15T02:20:00Z" w16du:dateUtc="2025-10-15T06:20:00Z">
            <w:trPr>
              <w:gridAfter w:val="0"/>
              <w:trHeight w:val="261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4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4995616" w14:textId="5FF2560E" w:rsidR="21BAFAFF" w:rsidRDefault="21BAFAFF" w:rsidP="21BAFAFF">
            <w:r w:rsidRPr="21BAFAFF">
              <w:rPr>
                <w:rFonts w:eastAsia="Calibri" w:cs="Calibri"/>
                <w:color w:val="000000" w:themeColor="text1"/>
                <w:sz w:val="22"/>
                <w:szCs w:val="22"/>
              </w:rPr>
              <w:t>Groupid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4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A4BB974" w14:textId="55FF4690" w:rsidR="21BAFAFF" w:rsidRDefault="21BAFAFF" w:rsidP="21BAFAFF">
            <w:r w:rsidRPr="21BAFAFF">
              <w:rPr>
                <w:rFonts w:ascii="Aptos Narrow" w:eastAsia="Aptos Narrow" w:hAnsi="Aptos Narrow" w:cs="Aptos Narrow"/>
                <w:color w:val="000000" w:themeColor="text1"/>
                <w:sz w:val="22"/>
                <w:szCs w:val="22"/>
              </w:rPr>
              <w:t>Carrier Adj Group ID</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4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1F256C4" w14:textId="2D824AA6" w:rsidR="21BAFAFF" w:rsidRDefault="21BAFAFF" w:rsidP="21BAFAFF">
            <w:r w:rsidRPr="21BAFAFF">
              <w:rPr>
                <w:rFonts w:eastAsia="Calibri" w:cs="Calibri"/>
                <w:color w:val="000000" w:themeColor="text1"/>
                <w:sz w:val="22"/>
                <w:szCs w:val="22"/>
              </w:rPr>
              <w:t>claims.external_group_id</w:t>
            </w:r>
          </w:p>
        </w:tc>
      </w:tr>
      <w:tr w:rsidR="21BAFAFF" w14:paraId="40DD257C" w14:textId="77777777" w:rsidTr="00175FF4">
        <w:trPr>
          <w:trHeight w:val="870"/>
          <w:trPrChange w:id="2048" w:author="Anup Nair" w:date="2025-10-15T02:20:00Z" w16du:dateUtc="2025-10-15T06:20:00Z">
            <w:trPr>
              <w:gridAfter w:val="0"/>
              <w:trHeight w:val="87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4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F037366" w14:textId="1437A10C" w:rsidR="21BAFAFF" w:rsidRDefault="21BAFAFF" w:rsidP="21BAFAFF">
            <w:r w:rsidRPr="21BAFAFF">
              <w:rPr>
                <w:rFonts w:eastAsia="Calibri" w:cs="Calibri"/>
                <w:color w:val="000000" w:themeColor="text1"/>
                <w:sz w:val="22"/>
                <w:szCs w:val="22"/>
              </w:rPr>
              <w:t>Group Name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5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67FC089" w14:textId="064150BD" w:rsidR="21BAFAFF" w:rsidRDefault="21BAFAFF" w:rsidP="21BAFAFF">
            <w:r w:rsidRPr="21BAFAFF">
              <w:rPr>
                <w:rFonts w:ascii="Aptos Narrow" w:eastAsia="Aptos Narrow" w:hAnsi="Aptos Narrow" w:cs="Aptos Narrow"/>
                <w:color w:val="000000" w:themeColor="text1"/>
                <w:sz w:val="22"/>
                <w:szCs w:val="22"/>
              </w:rPr>
              <w:t>Carrier Group ID</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5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2B492C1" w14:textId="6C8195C6" w:rsidR="21BAFAFF" w:rsidRDefault="21BAFAFF" w:rsidP="21BAFAFF">
            <w:r w:rsidRPr="21BAFAFF">
              <w:rPr>
                <w:rFonts w:eastAsia="Calibri" w:cs="Calibri"/>
                <w:color w:val="000000" w:themeColor="text1"/>
                <w:sz w:val="22"/>
                <w:szCs w:val="22"/>
              </w:rPr>
              <w:t>members.group_name</w:t>
            </w:r>
          </w:p>
        </w:tc>
      </w:tr>
      <w:tr w:rsidR="21BAFAFF" w14:paraId="47EC6442" w14:textId="77777777" w:rsidTr="00175FF4">
        <w:trPr>
          <w:trHeight w:val="614"/>
          <w:trPrChange w:id="2052" w:author="Anup Nair" w:date="2025-10-15T02:20:00Z" w16du:dateUtc="2025-10-15T06:20:00Z">
            <w:trPr>
              <w:gridAfter w:val="0"/>
              <w:trHeight w:val="232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5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BF55A41" w14:textId="6582EE2F" w:rsidR="21BAFAFF" w:rsidRDefault="21BAFAFF" w:rsidP="21BAFAFF">
            <w:r w:rsidRPr="21BAFAFF">
              <w:rPr>
                <w:rFonts w:eastAsia="Calibri" w:cs="Calibri"/>
                <w:color w:val="000000" w:themeColor="text1"/>
                <w:sz w:val="22"/>
                <w:szCs w:val="22"/>
              </w:rPr>
              <w:t>Client 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5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61120DB" w14:textId="4CB1A365" w:rsidR="21BAFAFF" w:rsidRDefault="21BAFAFF" w:rsidP="21BAFAFF">
            <w:r w:rsidRPr="21BAFAFF">
              <w:rPr>
                <w:rFonts w:ascii="Aptos Narrow" w:eastAsia="Aptos Narrow" w:hAnsi="Aptos Narrow" w:cs="Aptos Narrow"/>
                <w:color w:val="000000" w:themeColor="text1"/>
                <w:sz w:val="22"/>
                <w:szCs w:val="22"/>
              </w:rPr>
              <w:t>Corresponds to the benefit plan set up in FPharmacy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5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52F50D08" w14:textId="590D1CC4" w:rsidR="21BAFAFF" w:rsidRDefault="21BAFAFF" w:rsidP="21BAFAFF">
            <w:r w:rsidRPr="21BAFAFF">
              <w:rPr>
                <w:rFonts w:eastAsia="Calibri" w:cs="Calibri"/>
                <w:color w:val="000000" w:themeColor="text1"/>
                <w:sz w:val="22"/>
                <w:szCs w:val="22"/>
              </w:rPr>
              <w:t>claims.client_ID</w:t>
            </w:r>
          </w:p>
        </w:tc>
      </w:tr>
      <w:tr w:rsidR="21BAFAFF" w14:paraId="0A2EAA1B" w14:textId="77777777" w:rsidTr="00175FF4">
        <w:trPr>
          <w:trHeight w:val="285"/>
          <w:trPrChange w:id="2056"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5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AEA7380" w14:textId="67916655" w:rsidR="21BAFAFF" w:rsidRDefault="21BAFAFF" w:rsidP="21BAFAFF">
            <w:r w:rsidRPr="21BAFAFF">
              <w:rPr>
                <w:rFonts w:eastAsia="Calibri" w:cs="Calibri"/>
                <w:color w:val="000000" w:themeColor="text1"/>
                <w:sz w:val="22"/>
                <w:szCs w:val="22"/>
              </w:rPr>
              <w:t>Other Coverage Code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5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F4F4ACF" w14:textId="5F8AE911" w:rsidR="21BAFAFF" w:rsidRDefault="21BAFAFF" w:rsidP="21BAFAFF">
            <w:r w:rsidRPr="21BAFAFF">
              <w:rPr>
                <w:rFonts w:ascii="Aptos Narrow" w:eastAsia="Aptos Narrow" w:hAnsi="Aptos Narrow" w:cs="Aptos Narrow"/>
                <w:color w:val="000000" w:themeColor="text1"/>
                <w:sz w:val="22"/>
                <w:szCs w:val="22"/>
              </w:rPr>
              <w:t>Indicates if patient has other insurance</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5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5AB044AA" w14:textId="1BD2BAAD" w:rsidR="21BAFAFF" w:rsidRDefault="21BAFAFF" w:rsidP="21BAFAFF">
            <w:r w:rsidRPr="21BAFAFF">
              <w:rPr>
                <w:rFonts w:eastAsia="Calibri" w:cs="Calibri"/>
                <w:color w:val="000000" w:themeColor="text1"/>
                <w:sz w:val="22"/>
                <w:szCs w:val="22"/>
              </w:rPr>
              <w:t>claims.other_coverage_code</w:t>
            </w:r>
          </w:p>
        </w:tc>
      </w:tr>
      <w:tr w:rsidR="21BAFAFF" w14:paraId="0FC5F584" w14:textId="77777777" w:rsidTr="00175FF4">
        <w:trPr>
          <w:trHeight w:val="1740"/>
          <w:trPrChange w:id="2060" w:author="Anup Nair" w:date="2025-10-15T02:20:00Z" w16du:dateUtc="2025-10-15T06:20:00Z">
            <w:trPr>
              <w:gridAfter w:val="0"/>
              <w:trHeight w:val="174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6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B6A5CFD" w14:textId="5014FD10" w:rsidR="21BAFAFF" w:rsidRDefault="21BAFAFF" w:rsidP="21BAFAFF">
            <w:r w:rsidRPr="21BAFAFF">
              <w:rPr>
                <w:rFonts w:eastAsia="Calibri" w:cs="Calibri"/>
                <w:color w:val="000000" w:themeColor="text1"/>
                <w:sz w:val="22"/>
                <w:szCs w:val="22"/>
              </w:rPr>
              <w:t>Service Provider Idqualifier</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6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8116359" w14:textId="3BCA1C26" w:rsidR="21BAFAFF" w:rsidRDefault="21BAFAFF" w:rsidP="21BAFAFF">
            <w:r w:rsidRPr="21BAFAFF">
              <w:rPr>
                <w:rFonts w:ascii="Aptos Narrow" w:eastAsia="Aptos Narrow" w:hAnsi="Aptos Narrow" w:cs="Aptos Narrow"/>
                <w:color w:val="000000" w:themeColor="text1"/>
                <w:sz w:val="22"/>
                <w:szCs w:val="22"/>
              </w:rPr>
              <w:t xml:space="preserve"> Value in this field tells what type of pharmacy id we are sending in the file. 01- refers to NPI and 07 is NABP number. We provide qualifier as ‘1’ and in the service provider id field , submitted NPI is included.</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6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74F27EE" w14:textId="3EE4841C" w:rsidR="21BAFAFF" w:rsidRDefault="21BAFAFF" w:rsidP="21BAFAFF">
            <w:r w:rsidRPr="21BAFAFF">
              <w:rPr>
                <w:rFonts w:eastAsia="Calibri" w:cs="Calibri"/>
                <w:color w:val="000000" w:themeColor="text1"/>
                <w:sz w:val="22"/>
                <w:szCs w:val="22"/>
              </w:rPr>
              <w:t>claims.service_provider_id_qualifier</w:t>
            </w:r>
          </w:p>
        </w:tc>
      </w:tr>
      <w:tr w:rsidR="21BAFAFF" w14:paraId="2D2D4C52" w14:textId="77777777" w:rsidTr="00175FF4">
        <w:trPr>
          <w:trHeight w:val="1740"/>
          <w:trPrChange w:id="2064" w:author="Anup Nair" w:date="2025-10-15T02:20:00Z" w16du:dateUtc="2025-10-15T06:20:00Z">
            <w:trPr>
              <w:gridAfter w:val="0"/>
              <w:trHeight w:val="174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6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FAFC9B8" w14:textId="7F851EAA" w:rsidR="21BAFAFF" w:rsidRDefault="21BAFAFF" w:rsidP="21BAFAFF">
            <w:r w:rsidRPr="21BAFAFF">
              <w:rPr>
                <w:rFonts w:eastAsia="Calibri" w:cs="Calibri"/>
                <w:color w:val="000000" w:themeColor="text1"/>
                <w:sz w:val="22"/>
                <w:szCs w:val="22"/>
              </w:rPr>
              <w:t>Service Providerid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6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6CE2FD9" w14:textId="0501E438" w:rsidR="21BAFAFF" w:rsidRDefault="21BAFAFF" w:rsidP="21BAFAFF">
            <w:r w:rsidRPr="21BAFAFF">
              <w:rPr>
                <w:rFonts w:ascii="Aptos Narrow" w:eastAsia="Aptos Narrow" w:hAnsi="Aptos Narrow" w:cs="Aptos Narrow"/>
                <w:color w:val="000000" w:themeColor="text1"/>
                <w:sz w:val="22"/>
                <w:szCs w:val="22"/>
              </w:rPr>
              <w:t>ID asssigned to Pharmacy (NPI or NABP)</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6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BF9CFC2" w14:textId="4834FE0D" w:rsidR="21BAFAFF" w:rsidRDefault="21BAFAFF" w:rsidP="21BAFAFF">
            <w:r w:rsidRPr="21BAFAFF">
              <w:rPr>
                <w:rFonts w:eastAsia="Calibri" w:cs="Calibri"/>
                <w:color w:val="000000" w:themeColor="text1"/>
                <w:sz w:val="22"/>
                <w:szCs w:val="22"/>
              </w:rPr>
              <w:t>CASE if claims.direct_member_reimbursement in (1,2) set to '2222222222' else if claims.direct_member_reimbursement = 3 set to claims.dmr_pay_to_vendor_id else set to ncpdp_providers.npi</w:t>
            </w:r>
          </w:p>
        </w:tc>
      </w:tr>
      <w:tr w:rsidR="21BAFAFF" w14:paraId="62496781" w14:textId="77777777" w:rsidTr="00175FF4">
        <w:trPr>
          <w:trHeight w:val="285"/>
          <w:trPrChange w:id="2068"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6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A17D544" w14:textId="239FA6D5" w:rsidR="21BAFAFF" w:rsidRDefault="21BAFAFF" w:rsidP="21BAFAFF">
            <w:r w:rsidRPr="21BAFAFF">
              <w:rPr>
                <w:rFonts w:eastAsia="Calibri" w:cs="Calibri"/>
                <w:color w:val="000000" w:themeColor="text1"/>
                <w:sz w:val="22"/>
                <w:szCs w:val="22"/>
              </w:rPr>
              <w:t>Pharmacy Name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7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4EF9038" w14:textId="75CD4194" w:rsidR="21BAFAFF" w:rsidRDefault="21BAFAFF" w:rsidP="21BAFAFF">
            <w:r w:rsidRPr="21BAFAFF">
              <w:rPr>
                <w:rFonts w:ascii="Aptos Narrow" w:eastAsia="Aptos Narrow" w:hAnsi="Aptos Narrow" w:cs="Aptos Narrow"/>
                <w:color w:val="000000" w:themeColor="text1"/>
                <w:sz w:val="22"/>
                <w:szCs w:val="22"/>
              </w:rPr>
              <w:t>Name of the pharmacy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7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3070413E" w14:textId="70A69430" w:rsidR="21BAFAFF" w:rsidRDefault="21BAFAFF" w:rsidP="21BAFAFF">
            <w:r w:rsidRPr="21BAFAFF">
              <w:rPr>
                <w:rFonts w:eastAsia="Calibri" w:cs="Calibri"/>
                <w:color w:val="000000" w:themeColor="text1"/>
                <w:sz w:val="22"/>
                <w:szCs w:val="22"/>
              </w:rPr>
              <w:t>claims.pharmacy_name</w:t>
            </w:r>
          </w:p>
        </w:tc>
      </w:tr>
      <w:tr w:rsidR="21BAFAFF" w14:paraId="4838800F" w14:textId="77777777" w:rsidTr="00175FF4">
        <w:trPr>
          <w:trHeight w:val="285"/>
          <w:trPrChange w:id="2072"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7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2C8D85C" w14:textId="6C4E73E1" w:rsidR="21BAFAFF" w:rsidRDefault="21BAFAFF" w:rsidP="21BAFAFF">
            <w:r w:rsidRPr="21BAFAFF">
              <w:rPr>
                <w:rFonts w:eastAsia="Calibri" w:cs="Calibri"/>
                <w:color w:val="000000" w:themeColor="text1"/>
                <w:sz w:val="22"/>
                <w:szCs w:val="22"/>
              </w:rPr>
              <w:t>Pharmacy Address Line 1</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7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45DA755" w14:textId="5FB0C547" w:rsidR="21BAFAFF" w:rsidRDefault="21BAFAFF" w:rsidP="21BAFAFF">
            <w:r w:rsidRPr="21BAFAFF">
              <w:rPr>
                <w:rFonts w:ascii="Aptos Narrow" w:eastAsia="Aptos Narrow" w:hAnsi="Aptos Narrow" w:cs="Aptos Narrow"/>
                <w:color w:val="000000" w:themeColor="text1"/>
                <w:sz w:val="22"/>
                <w:szCs w:val="22"/>
              </w:rPr>
              <w:t>Address of the pharmacy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7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6791864C" w14:textId="38826C8F"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763C28B8" w14:textId="77777777" w:rsidTr="00175FF4">
        <w:trPr>
          <w:trHeight w:val="285"/>
          <w:trPrChange w:id="2076"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7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02250F8" w14:textId="0DA4B14B" w:rsidR="21BAFAFF" w:rsidRDefault="21BAFAFF" w:rsidP="21BAFAFF">
            <w:r w:rsidRPr="21BAFAFF">
              <w:rPr>
                <w:rFonts w:eastAsia="Calibri" w:cs="Calibri"/>
                <w:color w:val="000000" w:themeColor="text1"/>
                <w:sz w:val="22"/>
                <w:szCs w:val="22"/>
              </w:rPr>
              <w:t>Pharmacy Address Line 2</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7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1F5056F" w14:textId="43D521F8" w:rsidR="21BAFAFF" w:rsidRDefault="21BAFAFF" w:rsidP="21BAFAFF">
            <w:r w:rsidRPr="21BAFAFF">
              <w:rPr>
                <w:rFonts w:ascii="Aptos Narrow" w:eastAsia="Aptos Narrow" w:hAnsi="Aptos Narrow" w:cs="Aptos Narrow"/>
                <w:color w:val="000000" w:themeColor="text1"/>
                <w:sz w:val="22"/>
                <w:szCs w:val="22"/>
              </w:rPr>
              <w:t>Address of the pharmacy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7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EAB3AF2" w14:textId="7F4D8999"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6B022EAA" w14:textId="77777777" w:rsidTr="00175FF4">
        <w:trPr>
          <w:trHeight w:val="285"/>
          <w:trPrChange w:id="2080"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8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EBE7D8F" w14:textId="167241CF" w:rsidR="21BAFAFF" w:rsidRDefault="21BAFAFF" w:rsidP="21BAFAFF">
            <w:r w:rsidRPr="21BAFAFF">
              <w:rPr>
                <w:rFonts w:eastAsia="Calibri" w:cs="Calibri"/>
                <w:color w:val="000000" w:themeColor="text1"/>
                <w:sz w:val="22"/>
                <w:szCs w:val="22"/>
              </w:rPr>
              <w:t>Pharmacy City</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8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44BF7CD" w14:textId="1388D205" w:rsidR="21BAFAFF" w:rsidRDefault="21BAFAFF" w:rsidP="21BAFAFF">
            <w:r w:rsidRPr="21BAFAFF">
              <w:rPr>
                <w:rFonts w:ascii="Aptos Narrow" w:eastAsia="Aptos Narrow" w:hAnsi="Aptos Narrow" w:cs="Aptos Narrow"/>
                <w:color w:val="000000" w:themeColor="text1"/>
                <w:sz w:val="22"/>
                <w:szCs w:val="22"/>
              </w:rPr>
              <w:t>City of the pharmacy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8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A8B22D2" w14:textId="25BEB99D"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5949AB89" w14:textId="77777777" w:rsidTr="00175FF4">
        <w:trPr>
          <w:trHeight w:val="285"/>
          <w:trPrChange w:id="2084"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8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20D301F" w14:textId="07BC1FC9" w:rsidR="21BAFAFF" w:rsidRDefault="21BAFAFF" w:rsidP="21BAFAFF">
            <w:r w:rsidRPr="21BAFAFF">
              <w:rPr>
                <w:rFonts w:eastAsia="Calibri" w:cs="Calibri"/>
                <w:color w:val="000000" w:themeColor="text1"/>
                <w:sz w:val="22"/>
                <w:szCs w:val="22"/>
              </w:rPr>
              <w:t>Pharmacy State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8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0F1B443" w14:textId="6DB63BD5" w:rsidR="21BAFAFF" w:rsidRDefault="21BAFAFF" w:rsidP="21BAFAFF">
            <w:r w:rsidRPr="21BAFAFF">
              <w:rPr>
                <w:rFonts w:ascii="Aptos Narrow" w:eastAsia="Aptos Narrow" w:hAnsi="Aptos Narrow" w:cs="Aptos Narrow"/>
                <w:color w:val="000000" w:themeColor="text1"/>
                <w:sz w:val="22"/>
                <w:szCs w:val="22"/>
              </w:rPr>
              <w:t>State of the pharmacy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8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EC67659" w14:textId="7904600A"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239B9724" w14:textId="77777777" w:rsidTr="00175FF4">
        <w:trPr>
          <w:trHeight w:val="285"/>
          <w:trPrChange w:id="2088"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8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42892C1" w14:textId="0B6E91D2" w:rsidR="21BAFAFF" w:rsidRDefault="21BAFAFF" w:rsidP="21BAFAFF">
            <w:r w:rsidRPr="21BAFAFF">
              <w:rPr>
                <w:rFonts w:eastAsia="Calibri" w:cs="Calibri"/>
                <w:color w:val="000000" w:themeColor="text1"/>
                <w:sz w:val="22"/>
                <w:szCs w:val="22"/>
              </w:rPr>
              <w:t>Pharmacy Zip</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9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55F0F65" w14:textId="7C5BE47B" w:rsidR="21BAFAFF" w:rsidRDefault="21BAFAFF" w:rsidP="21BAFAFF">
            <w:r w:rsidRPr="21BAFAFF">
              <w:rPr>
                <w:rFonts w:ascii="Aptos Narrow" w:eastAsia="Aptos Narrow" w:hAnsi="Aptos Narrow" w:cs="Aptos Narrow"/>
                <w:color w:val="000000" w:themeColor="text1"/>
                <w:sz w:val="22"/>
                <w:szCs w:val="22"/>
              </w:rPr>
              <w:t>Zip code of the pharmacy expanded</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9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30A607FE" w14:textId="1FC5E82A"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2E2729AA" w14:textId="77777777" w:rsidTr="00175FF4">
        <w:trPr>
          <w:trHeight w:val="285"/>
          <w:trPrChange w:id="2092"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9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4245281" w14:textId="0CE7A77C" w:rsidR="21BAFAFF" w:rsidRDefault="21BAFAFF" w:rsidP="21BAFAFF">
            <w:r w:rsidRPr="21BAFAFF">
              <w:rPr>
                <w:rFonts w:eastAsia="Calibri" w:cs="Calibri"/>
                <w:color w:val="000000" w:themeColor="text1"/>
                <w:sz w:val="22"/>
                <w:szCs w:val="22"/>
              </w:rPr>
              <w:t>Pharmacy County</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9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4A74136" w14:textId="08291865" w:rsidR="21BAFAFF" w:rsidRDefault="21BAFAFF" w:rsidP="21BAFAFF">
            <w:r w:rsidRPr="21BAFAFF">
              <w:rPr>
                <w:rFonts w:ascii="Aptos Narrow" w:eastAsia="Aptos Narrow" w:hAnsi="Aptos Narrow" w:cs="Aptos Narrow"/>
                <w:color w:val="000000" w:themeColor="text1"/>
                <w:sz w:val="22"/>
                <w:szCs w:val="22"/>
              </w:rPr>
              <w:t>County of the Pharmacy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9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43D0247" w14:textId="13FD4AF3"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63D729DD" w14:textId="77777777" w:rsidTr="00175FF4">
        <w:trPr>
          <w:trHeight w:val="285"/>
          <w:trPrChange w:id="2096"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9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F056F92" w14:textId="3C02A6FA" w:rsidR="21BAFAFF" w:rsidRDefault="21BAFAFF" w:rsidP="21BAFAFF">
            <w:r w:rsidRPr="21BAFAFF">
              <w:rPr>
                <w:rFonts w:eastAsia="Calibri" w:cs="Calibri"/>
                <w:color w:val="000000" w:themeColor="text1"/>
                <w:sz w:val="22"/>
                <w:szCs w:val="22"/>
              </w:rPr>
              <w:t>Pharmacy Phone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9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7B9C44D" w14:textId="704CE1E5" w:rsidR="21BAFAFF" w:rsidRDefault="21BAFAFF" w:rsidP="21BAFAFF">
            <w:r w:rsidRPr="21BAFAFF">
              <w:rPr>
                <w:rFonts w:ascii="Aptos Narrow" w:eastAsia="Aptos Narrow" w:hAnsi="Aptos Narrow" w:cs="Aptos Narrow"/>
                <w:color w:val="000000" w:themeColor="text1"/>
                <w:sz w:val="22"/>
                <w:szCs w:val="22"/>
              </w:rPr>
              <w:t>Contact No. of the Pharmacy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09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1FCA3075" w14:textId="70481E57" w:rsidR="21BAFAFF" w:rsidRDefault="21BAFAFF" w:rsidP="21BAFAFF">
            <w:r w:rsidRPr="21BAFAFF">
              <w:rPr>
                <w:rFonts w:ascii="Aptos Narrow" w:eastAsia="Aptos Narrow" w:hAnsi="Aptos Narrow" w:cs="Aptos Narrow"/>
                <w:color w:val="000000" w:themeColor="text1"/>
                <w:sz w:val="22"/>
                <w:szCs w:val="22"/>
              </w:rPr>
              <w:t xml:space="preserve"> </w:t>
            </w:r>
          </w:p>
        </w:tc>
      </w:tr>
      <w:tr w:rsidR="21BAFAFF" w14:paraId="51AB1F39" w14:textId="77777777" w:rsidTr="00175FF4">
        <w:trPr>
          <w:trHeight w:val="3480"/>
          <w:trPrChange w:id="2100" w:author="Anup Nair" w:date="2025-10-15T02:20:00Z" w16du:dateUtc="2025-10-15T06:20:00Z">
            <w:trPr>
              <w:gridAfter w:val="0"/>
              <w:trHeight w:val="348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0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vAlign w:val="bottom"/>
              </w:tcPr>
            </w:tcPrChange>
          </w:tcPr>
          <w:p w14:paraId="5E4A12CF" w14:textId="452D3667" w:rsidR="21BAFAFF" w:rsidRDefault="21BAFAFF" w:rsidP="21BAFAFF">
            <w:r w:rsidRPr="21BAFAFF">
              <w:rPr>
                <w:rFonts w:eastAsia="Calibri" w:cs="Calibri"/>
                <w:color w:val="000000" w:themeColor="text1"/>
                <w:sz w:val="22"/>
                <w:szCs w:val="22"/>
              </w:rPr>
              <w:t>Primary Provider Type Code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0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5A1E729" w14:textId="296D39FA" w:rsidR="21BAFAFF" w:rsidRDefault="21BAFAFF" w:rsidP="21BAFAFF">
            <w:r w:rsidRPr="21BAFAFF">
              <w:rPr>
                <w:rFonts w:ascii="Aptos Narrow" w:eastAsia="Aptos Narrow" w:hAnsi="Aptos Narrow" w:cs="Aptos Narrow"/>
                <w:color w:val="000000" w:themeColor="text1"/>
                <w:sz w:val="22"/>
                <w:szCs w:val="22"/>
              </w:rPr>
              <w:t>This is the NCPDP dispenser type code for pharmacy-1 means retail and 5 is mail order. This is based on NCPDP values. In FirstPharmacy, Mail order pharmacies are identified from mail order panels and we are sending explicit mail order indicator in the finance field. So pharmacy dispense type may have value  ‘5’ which means mail order but claim may not process as mail order if pharmacy is not contracted with us as mail order.</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0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6BCED3CE" w14:textId="269E5B4D" w:rsidR="21BAFAFF" w:rsidRDefault="21BAFAFF" w:rsidP="21BAFAFF">
            <w:r w:rsidRPr="21BAFAFF">
              <w:rPr>
                <w:rFonts w:eastAsia="Calibri" w:cs="Calibri"/>
                <w:color w:val="000000" w:themeColor="text1"/>
                <w:sz w:val="22"/>
                <w:szCs w:val="22"/>
              </w:rPr>
              <w:t>ncpdp_providers.primary_provider_type_code</w:t>
            </w:r>
          </w:p>
        </w:tc>
      </w:tr>
      <w:tr w:rsidR="21BAFAFF" w14:paraId="7265F780" w14:textId="77777777" w:rsidTr="00175FF4">
        <w:trPr>
          <w:trHeight w:val="1455"/>
          <w:trPrChange w:id="2104" w:author="Anup Nair" w:date="2025-10-15T02:20:00Z" w16du:dateUtc="2025-10-15T06:20:00Z">
            <w:trPr>
              <w:gridAfter w:val="0"/>
              <w:trHeight w:val="145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0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BCA362D" w14:textId="199598B8" w:rsidR="21BAFAFF" w:rsidRDefault="21BAFAFF" w:rsidP="21BAFAFF">
            <w:r w:rsidRPr="21BAFAFF">
              <w:rPr>
                <w:rFonts w:eastAsia="Calibri" w:cs="Calibri"/>
                <w:color w:val="000000" w:themeColor="text1"/>
                <w:sz w:val="22"/>
                <w:szCs w:val="22"/>
              </w:rPr>
              <w:t>Claim Status</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0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BEAFB7D" w14:textId="7ECA1596" w:rsidR="21BAFAFF" w:rsidRDefault="21BAFAFF" w:rsidP="21BAFAFF">
            <w:r w:rsidRPr="21BAFAFF">
              <w:rPr>
                <w:rFonts w:ascii="Aptos Narrow" w:eastAsia="Aptos Narrow" w:hAnsi="Aptos Narrow" w:cs="Aptos Narrow"/>
                <w:color w:val="000000" w:themeColor="text1"/>
                <w:sz w:val="22"/>
                <w:szCs w:val="22"/>
              </w:rPr>
              <w:t>Paid = Approved claim with Pharmacy/Member, Adjusted = Reversal with Pharmacy/Member, Denied = Denied claim with Member.  We do not provide denied pharmacy claims.</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0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6209320A" w14:textId="31F9AB9D" w:rsidR="21BAFAFF" w:rsidRDefault="21BAFAFF" w:rsidP="21BAFAFF">
            <w:r w:rsidRPr="21BAFAFF">
              <w:rPr>
                <w:rFonts w:eastAsia="Calibri" w:cs="Calibri"/>
                <w:color w:val="000000" w:themeColor="text1"/>
                <w:sz w:val="22"/>
                <w:szCs w:val="22"/>
              </w:rPr>
              <w:t>claims.claim_status</w:t>
            </w:r>
          </w:p>
        </w:tc>
      </w:tr>
      <w:tr w:rsidR="21BAFAFF" w14:paraId="67DF1688" w14:textId="77777777" w:rsidTr="00175FF4">
        <w:trPr>
          <w:trHeight w:val="1740"/>
          <w:trPrChange w:id="2108" w:author="Anup Nair" w:date="2025-10-15T02:20:00Z" w16du:dateUtc="2025-10-15T06:20:00Z">
            <w:trPr>
              <w:gridAfter w:val="0"/>
              <w:trHeight w:val="174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0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186BA57" w14:textId="634D3BB8" w:rsidR="21BAFAFF" w:rsidRDefault="21BAFAFF" w:rsidP="21BAFAFF">
            <w:r w:rsidRPr="21BAFAFF">
              <w:rPr>
                <w:rFonts w:eastAsia="Calibri" w:cs="Calibri"/>
                <w:color w:val="000000" w:themeColor="text1"/>
                <w:sz w:val="22"/>
                <w:szCs w:val="22"/>
              </w:rPr>
              <w:t>Prescription Service Ref.Num Qualifier</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1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CC5EA7F" w14:textId="6CF7D4B2" w:rsidR="21BAFAFF" w:rsidRDefault="21BAFAFF" w:rsidP="21BAFAFF">
            <w:r w:rsidRPr="21BAFAFF">
              <w:rPr>
                <w:rFonts w:ascii="Aptos Narrow" w:eastAsia="Aptos Narrow" w:hAnsi="Aptos Narrow" w:cs="Aptos Narrow"/>
                <w:color w:val="000000" w:themeColor="text1"/>
                <w:sz w:val="22"/>
                <w:szCs w:val="22"/>
              </w:rPr>
              <w:t>The Pharmacy Reference Number Qualifier indicates what type the Pharmacy number is.  1 is the norm and stands for Pharmacy Billing the other possible value is 2 that stands for Service Billing.</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1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627ED130" w14:textId="6E3AAF60" w:rsidR="21BAFAFF" w:rsidRDefault="21BAFAFF" w:rsidP="21BAFAFF">
            <w:r w:rsidRPr="21BAFAFF">
              <w:rPr>
                <w:rFonts w:eastAsia="Calibri" w:cs="Calibri"/>
                <w:color w:val="000000" w:themeColor="text1"/>
                <w:sz w:val="22"/>
                <w:szCs w:val="22"/>
              </w:rPr>
              <w:t>claims.prescription_service_reference_number_qualifier</w:t>
            </w:r>
          </w:p>
        </w:tc>
      </w:tr>
      <w:tr w:rsidR="21BAFAFF" w14:paraId="4B8E6DBC" w14:textId="77777777" w:rsidTr="00175FF4">
        <w:trPr>
          <w:trHeight w:val="585"/>
          <w:trPrChange w:id="2112"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1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F0F547D" w14:textId="63C221E0" w:rsidR="21BAFAFF" w:rsidRDefault="21BAFAFF" w:rsidP="21BAFAFF">
            <w:r w:rsidRPr="21BAFAFF">
              <w:rPr>
                <w:rFonts w:eastAsia="Calibri" w:cs="Calibri"/>
                <w:color w:val="000000" w:themeColor="text1"/>
                <w:sz w:val="22"/>
                <w:szCs w:val="22"/>
              </w:rPr>
              <w:t>Prescription Service Ref.Num</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1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4C584E4" w14:textId="3819CE46" w:rsidR="21BAFAFF" w:rsidRDefault="21BAFAFF" w:rsidP="21BAFAFF">
            <w:r w:rsidRPr="21BAFAFF">
              <w:rPr>
                <w:rFonts w:ascii="Aptos Narrow" w:eastAsia="Aptos Narrow" w:hAnsi="Aptos Narrow" w:cs="Aptos Narrow"/>
                <w:color w:val="000000" w:themeColor="text1"/>
                <w:sz w:val="22"/>
                <w:szCs w:val="22"/>
              </w:rPr>
              <w:t>Reference number assigned by the provider for the dispensed drug</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1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398C5CD1" w14:textId="72DD346C" w:rsidR="21BAFAFF" w:rsidRDefault="21BAFAFF" w:rsidP="21BAFAFF">
            <w:r w:rsidRPr="21BAFAFF">
              <w:rPr>
                <w:rFonts w:eastAsia="Calibri" w:cs="Calibri"/>
                <w:color w:val="000000" w:themeColor="text1"/>
                <w:sz w:val="22"/>
                <w:szCs w:val="22"/>
              </w:rPr>
              <w:t>claims.prescription_service_reference_number</w:t>
            </w:r>
          </w:p>
        </w:tc>
      </w:tr>
      <w:tr w:rsidR="21BAFAFF" w14:paraId="6EBDAA85" w14:textId="77777777" w:rsidTr="00175FF4">
        <w:trPr>
          <w:trHeight w:val="1455"/>
          <w:trPrChange w:id="2116" w:author="Anup Nair" w:date="2025-10-15T02:20:00Z" w16du:dateUtc="2025-10-15T06:20:00Z">
            <w:trPr>
              <w:gridAfter w:val="0"/>
              <w:trHeight w:val="145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1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vAlign w:val="bottom"/>
              </w:tcPr>
            </w:tcPrChange>
          </w:tcPr>
          <w:p w14:paraId="22C5303B" w14:textId="2A645D70" w:rsidR="21BAFAFF" w:rsidRDefault="21BAFAFF" w:rsidP="21BAFAFF">
            <w:r w:rsidRPr="21BAFAFF">
              <w:rPr>
                <w:rFonts w:eastAsia="Calibri" w:cs="Calibri"/>
                <w:color w:val="000000" w:themeColor="text1"/>
                <w:sz w:val="22"/>
                <w:szCs w:val="22"/>
              </w:rPr>
              <w:t>Member Reimbursement Indicator</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1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187F96A" w14:textId="6BCE9A5E" w:rsidR="21BAFAFF" w:rsidRDefault="21BAFAFF" w:rsidP="21BAFAFF">
            <w:r w:rsidRPr="21BAFAFF">
              <w:rPr>
                <w:rFonts w:ascii="Aptos Narrow" w:eastAsia="Aptos Narrow" w:hAnsi="Aptos Narrow" w:cs="Aptos Narrow"/>
                <w:color w:val="000000" w:themeColor="text1"/>
                <w:sz w:val="22"/>
                <w:szCs w:val="22"/>
              </w:rPr>
              <w:t xml:space="preserve"> This indicates whether claim is member submitted or a pharmacy claim</w:t>
            </w:r>
            <w:r>
              <w:br/>
            </w:r>
            <w:r w:rsidRPr="21BAFAFF">
              <w:rPr>
                <w:rFonts w:ascii="Aptos Narrow" w:eastAsia="Aptos Narrow" w:hAnsi="Aptos Narrow" w:cs="Aptos Narrow"/>
                <w:color w:val="000000" w:themeColor="text1"/>
                <w:sz w:val="22"/>
                <w:szCs w:val="22"/>
              </w:rPr>
              <w:t xml:space="preserve"> - O- means pharmacy and</w:t>
            </w:r>
            <w:r>
              <w:br/>
            </w:r>
            <w:r w:rsidRPr="21BAFAFF">
              <w:rPr>
                <w:rFonts w:ascii="Aptos Narrow" w:eastAsia="Aptos Narrow" w:hAnsi="Aptos Narrow" w:cs="Aptos Narrow"/>
                <w:color w:val="000000" w:themeColor="text1"/>
                <w:sz w:val="22"/>
                <w:szCs w:val="22"/>
              </w:rPr>
              <w:t xml:space="preserve">  M is member submitted.  Claims from pharmacy can be retail or mail order.</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1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433660E" w14:textId="0B0FD8B7" w:rsidR="21BAFAFF" w:rsidRDefault="21BAFAFF" w:rsidP="21BAFAFF">
            <w:r w:rsidRPr="21BAFAFF">
              <w:rPr>
                <w:rFonts w:eastAsia="Calibri" w:cs="Calibri"/>
                <w:color w:val="000000" w:themeColor="text1"/>
                <w:sz w:val="22"/>
                <w:szCs w:val="22"/>
              </w:rPr>
              <w:t>claims.direct_member_reimbursement_indicator MAP(0=O, 1=M, 2=M, 3=O)</w:t>
            </w:r>
          </w:p>
        </w:tc>
      </w:tr>
      <w:tr w:rsidR="21BAFAFF" w14:paraId="53ACCFED" w14:textId="77777777" w:rsidTr="00175FF4">
        <w:trPr>
          <w:trHeight w:val="2025"/>
          <w:trPrChange w:id="2120" w:author="Anup Nair" w:date="2025-10-15T02:20:00Z" w16du:dateUtc="2025-10-15T06:20:00Z">
            <w:trPr>
              <w:gridAfter w:val="0"/>
              <w:trHeight w:val="202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2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vAlign w:val="bottom"/>
              </w:tcPr>
            </w:tcPrChange>
          </w:tcPr>
          <w:p w14:paraId="43F46DF6" w14:textId="1DABC2BD" w:rsidR="21BAFAFF" w:rsidRDefault="21BAFAFF" w:rsidP="21BAFAFF">
            <w:r w:rsidRPr="21BAFAFF">
              <w:rPr>
                <w:rFonts w:eastAsia="Calibri" w:cs="Calibri"/>
                <w:color w:val="000000" w:themeColor="text1"/>
                <w:sz w:val="22"/>
                <w:szCs w:val="22"/>
              </w:rPr>
              <w:t>Pharmacy Channel Ind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2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A083F10" w14:textId="0DFB66F7" w:rsidR="21BAFAFF" w:rsidRDefault="21BAFAFF" w:rsidP="21BAFAFF">
            <w:r w:rsidRPr="21BAFAFF">
              <w:rPr>
                <w:rFonts w:ascii="Aptos Narrow" w:eastAsia="Aptos Narrow" w:hAnsi="Aptos Narrow" w:cs="Aptos Narrow"/>
                <w:color w:val="000000" w:themeColor="text1"/>
                <w:sz w:val="22"/>
                <w:szCs w:val="22"/>
              </w:rPr>
              <w:t>Y - Yes Means mail order</w:t>
            </w:r>
            <w:r>
              <w:br/>
            </w:r>
            <w:r w:rsidRPr="21BAFAFF">
              <w:rPr>
                <w:rFonts w:ascii="Aptos Narrow" w:eastAsia="Aptos Narrow" w:hAnsi="Aptos Narrow" w:cs="Aptos Narrow"/>
                <w:color w:val="000000" w:themeColor="text1"/>
                <w:sz w:val="22"/>
                <w:szCs w:val="22"/>
              </w:rPr>
              <w:t xml:space="preserve"> N - Not mail order ( Retail order)</w:t>
            </w:r>
            <w:r>
              <w:br/>
            </w:r>
            <w:r w:rsidRPr="21BAFAFF">
              <w:rPr>
                <w:rFonts w:ascii="Aptos Narrow" w:eastAsia="Aptos Narrow" w:hAnsi="Aptos Narrow" w:cs="Aptos Narrow"/>
                <w:color w:val="000000" w:themeColor="text1"/>
                <w:sz w:val="22"/>
                <w:szCs w:val="22"/>
              </w:rPr>
              <w:t xml:space="preserve"> Row 15(If Claim Type Code) only indicates if claim is pharmacy or member, if pharmacy then row 23(mail order Ind) indicates if claim is mail order or not.</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2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528A10A" w14:textId="20CAC363" w:rsidR="21BAFAFF" w:rsidRDefault="21BAFAFF" w:rsidP="21BAFAFF">
            <w:r w:rsidRPr="21BAFAFF">
              <w:rPr>
                <w:rFonts w:eastAsia="Calibri" w:cs="Calibri"/>
                <w:color w:val="000000" w:themeColor="text1"/>
                <w:sz w:val="22"/>
                <w:szCs w:val="22"/>
              </w:rPr>
              <w:t>CASE claims.pharmacy_channel = 'M', set to ' Y', else 'N'</w:t>
            </w:r>
          </w:p>
        </w:tc>
      </w:tr>
      <w:tr w:rsidR="21BAFAFF" w14:paraId="4132C2F8" w14:textId="77777777" w:rsidTr="00175FF4">
        <w:trPr>
          <w:trHeight w:val="585"/>
          <w:trPrChange w:id="2124"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2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F74428A" w14:textId="47EFA4E1" w:rsidR="21BAFAFF" w:rsidRDefault="21BAFAFF" w:rsidP="21BAFAFF">
            <w:r w:rsidRPr="21BAFAFF">
              <w:rPr>
                <w:rFonts w:eastAsia="Calibri" w:cs="Calibri"/>
                <w:color w:val="000000" w:themeColor="text1"/>
                <w:sz w:val="22"/>
                <w:szCs w:val="22"/>
              </w:rPr>
              <w:t>DateOfService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2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CE16A22" w14:textId="72790ECD" w:rsidR="21BAFAFF" w:rsidRDefault="21BAFAFF" w:rsidP="21BAFAFF">
            <w:r w:rsidRPr="21BAFAFF">
              <w:rPr>
                <w:rFonts w:ascii="Aptos Narrow" w:eastAsia="Aptos Narrow" w:hAnsi="Aptos Narrow" w:cs="Aptos Narrow"/>
                <w:color w:val="000000" w:themeColor="text1"/>
                <w:sz w:val="22"/>
                <w:szCs w:val="22"/>
              </w:rPr>
              <w:t>Identifies the date the prescription was filled.</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2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535E029A" w14:textId="75F1FE3A" w:rsidR="21BAFAFF" w:rsidRDefault="21BAFAFF" w:rsidP="21BAFAFF">
            <w:r w:rsidRPr="21BAFAFF">
              <w:rPr>
                <w:rFonts w:eastAsia="Calibri" w:cs="Calibri"/>
                <w:color w:val="000000" w:themeColor="text1"/>
                <w:sz w:val="22"/>
                <w:szCs w:val="22"/>
              </w:rPr>
              <w:t>claims.date_of_service</w:t>
            </w:r>
          </w:p>
        </w:tc>
      </w:tr>
      <w:tr w:rsidR="21BAFAFF" w14:paraId="73E56DC3" w14:textId="77777777" w:rsidTr="00175FF4">
        <w:trPr>
          <w:trHeight w:val="1155"/>
          <w:trPrChange w:id="2128" w:author="Anup Nair" w:date="2025-10-15T02:20:00Z" w16du:dateUtc="2025-10-15T06:20:00Z">
            <w:trPr>
              <w:gridAfter w:val="0"/>
              <w:trHeight w:val="115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2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DB3731C" w14:textId="434511D4" w:rsidR="21BAFAFF" w:rsidRDefault="21BAFAFF" w:rsidP="21BAFAFF">
            <w:r w:rsidRPr="21BAFAFF">
              <w:rPr>
                <w:rFonts w:eastAsia="Calibri" w:cs="Calibri"/>
                <w:color w:val="000000" w:themeColor="text1"/>
                <w:sz w:val="22"/>
                <w:szCs w:val="22"/>
              </w:rPr>
              <w:t>Claim Submission Date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3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C4A108A" w14:textId="04043365" w:rsidR="21BAFAFF" w:rsidRDefault="21BAFAFF" w:rsidP="21BAFAFF">
            <w:r w:rsidRPr="21BAFAFF">
              <w:rPr>
                <w:rFonts w:ascii="Aptos Narrow" w:eastAsia="Aptos Narrow" w:hAnsi="Aptos Narrow" w:cs="Aptos Narrow"/>
                <w:color w:val="000000" w:themeColor="text1"/>
                <w:sz w:val="22"/>
                <w:szCs w:val="22"/>
              </w:rPr>
              <w:t>Identifies the data the claim is adjudicated. At times adjudication date may be different than date of service for various reasons</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3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15EADBE" w14:textId="0A4D27C7" w:rsidR="21BAFAFF" w:rsidRDefault="21BAFAFF" w:rsidP="21BAFAFF">
            <w:r w:rsidRPr="21BAFAFF">
              <w:rPr>
                <w:rFonts w:ascii="Aptos Narrow" w:eastAsia="Aptos Narrow" w:hAnsi="Aptos Narrow" w:cs="Aptos Narrow"/>
                <w:color w:val="000000" w:themeColor="text1"/>
                <w:sz w:val="22"/>
                <w:szCs w:val="22"/>
              </w:rPr>
              <w:t>claims.claim_submission_date</w:t>
            </w:r>
          </w:p>
        </w:tc>
      </w:tr>
      <w:tr w:rsidR="21BAFAFF" w14:paraId="38513815" w14:textId="77777777" w:rsidTr="00175FF4">
        <w:trPr>
          <w:trHeight w:val="585"/>
          <w:trPrChange w:id="2132"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3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E5CDAA8" w14:textId="545C35BC" w:rsidR="21BAFAFF" w:rsidRDefault="21BAFAFF" w:rsidP="21BAFAFF">
            <w:r w:rsidRPr="21BAFAFF">
              <w:rPr>
                <w:rFonts w:eastAsia="Calibri" w:cs="Calibri"/>
                <w:color w:val="000000" w:themeColor="text1"/>
                <w:sz w:val="22"/>
                <w:szCs w:val="22"/>
              </w:rPr>
              <w:t>Claim SubmissionTime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3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C0E3970" w14:textId="771B1BB2" w:rsidR="21BAFAFF" w:rsidRDefault="21BAFAFF" w:rsidP="21BAFAFF">
            <w:r w:rsidRPr="21BAFAFF">
              <w:rPr>
                <w:rFonts w:ascii="Aptos Narrow" w:eastAsia="Aptos Narrow" w:hAnsi="Aptos Narrow" w:cs="Aptos Narrow"/>
                <w:color w:val="000000" w:themeColor="text1"/>
                <w:sz w:val="22"/>
                <w:szCs w:val="22"/>
              </w:rPr>
              <w:t>Identifies the time the claim is adjudicated</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3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8EAC03D" w14:textId="434EC252" w:rsidR="21BAFAFF" w:rsidRDefault="21BAFAFF" w:rsidP="21BAFAFF">
            <w:r w:rsidRPr="21BAFAFF">
              <w:rPr>
                <w:rFonts w:eastAsia="Calibri" w:cs="Calibri"/>
                <w:color w:val="000000" w:themeColor="text1"/>
                <w:sz w:val="22"/>
                <w:szCs w:val="22"/>
              </w:rPr>
              <w:t>claims.claims_submission_date</w:t>
            </w:r>
          </w:p>
        </w:tc>
      </w:tr>
      <w:tr w:rsidR="21BAFAFF" w14:paraId="59D09025" w14:textId="77777777" w:rsidTr="00175FF4">
        <w:trPr>
          <w:trHeight w:val="285"/>
          <w:trPrChange w:id="2136"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3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DF6898E" w14:textId="54BD89BF" w:rsidR="21BAFAFF" w:rsidRDefault="21BAFAFF" w:rsidP="21BAFAFF">
            <w:r w:rsidRPr="21BAFAFF">
              <w:rPr>
                <w:rFonts w:eastAsia="Calibri" w:cs="Calibri"/>
                <w:color w:val="000000" w:themeColor="text1"/>
                <w:sz w:val="22"/>
                <w:szCs w:val="22"/>
              </w:rPr>
              <w:t>Drug Name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3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7B5A5F9" w14:textId="5FD7675C" w:rsidR="21BAFAFF" w:rsidRDefault="21BAFAFF" w:rsidP="21BAFAFF">
            <w:r w:rsidRPr="21BAFAFF">
              <w:rPr>
                <w:rFonts w:ascii="Aptos Narrow" w:eastAsia="Aptos Narrow" w:hAnsi="Aptos Narrow" w:cs="Aptos Narrow"/>
                <w:color w:val="000000" w:themeColor="text1"/>
                <w:sz w:val="22"/>
                <w:szCs w:val="22"/>
              </w:rPr>
              <w:t>Drug Description</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3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34726F74" w14:textId="69B737E7" w:rsidR="21BAFAFF" w:rsidRDefault="21BAFAFF" w:rsidP="21BAFAFF">
            <w:r w:rsidRPr="21BAFAFF">
              <w:rPr>
                <w:rFonts w:eastAsia="Calibri" w:cs="Calibri"/>
                <w:color w:val="000000" w:themeColor="text1"/>
                <w:sz w:val="22"/>
                <w:szCs w:val="22"/>
              </w:rPr>
              <w:t>mddb_name.drug_name</w:t>
            </w:r>
          </w:p>
        </w:tc>
      </w:tr>
      <w:tr w:rsidR="21BAFAFF" w14:paraId="40227D43" w14:textId="77777777" w:rsidTr="00175FF4">
        <w:trPr>
          <w:trHeight w:val="1155"/>
          <w:trPrChange w:id="2140" w:author="Anup Nair" w:date="2025-10-15T02:20:00Z" w16du:dateUtc="2025-10-15T06:20:00Z">
            <w:trPr>
              <w:gridAfter w:val="0"/>
              <w:trHeight w:val="115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4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3D29F9F" w14:textId="5B5F9870" w:rsidR="21BAFAFF" w:rsidRDefault="21BAFAFF" w:rsidP="21BAFAFF">
            <w:r w:rsidRPr="21BAFAFF">
              <w:rPr>
                <w:rFonts w:eastAsia="Calibri" w:cs="Calibri"/>
                <w:color w:val="000000" w:themeColor="text1"/>
                <w:sz w:val="22"/>
                <w:szCs w:val="22"/>
              </w:rPr>
              <w:t>Multi Source Code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4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1758DDF" w14:textId="50061614" w:rsidR="21BAFAFF" w:rsidRDefault="21BAFAFF" w:rsidP="21BAFAFF"/>
          <w:p w14:paraId="52150A2F" w14:textId="4F40C6E5" w:rsidR="21BAFAFF" w:rsidRDefault="21BAFAFF" w:rsidP="21BAFAFF">
            <w:r w:rsidRPr="21BAFAFF">
              <w:rPr>
                <w:rFonts w:ascii="Aptos Narrow" w:eastAsia="Aptos Narrow" w:hAnsi="Aptos Narrow" w:cs="Aptos Narrow"/>
                <w:color w:val="000000" w:themeColor="text1"/>
                <w:sz w:val="22"/>
                <w:szCs w:val="22"/>
              </w:rPr>
              <w:t>M  - Multi Source</w:t>
            </w:r>
            <w:r>
              <w:br/>
            </w:r>
            <w:r w:rsidRPr="21BAFAFF">
              <w:rPr>
                <w:rFonts w:ascii="Aptos Narrow" w:eastAsia="Aptos Narrow" w:hAnsi="Aptos Narrow" w:cs="Aptos Narrow"/>
                <w:color w:val="000000" w:themeColor="text1"/>
                <w:sz w:val="22"/>
                <w:szCs w:val="22"/>
              </w:rPr>
              <w:t xml:space="preserve"> G  - Generic</w:t>
            </w:r>
            <w:r>
              <w:br/>
            </w:r>
            <w:r w:rsidRPr="21BAFAFF">
              <w:rPr>
                <w:rFonts w:ascii="Aptos Narrow" w:eastAsia="Aptos Narrow" w:hAnsi="Aptos Narrow" w:cs="Aptos Narrow"/>
                <w:color w:val="000000" w:themeColor="text1"/>
                <w:sz w:val="22"/>
                <w:szCs w:val="22"/>
              </w:rPr>
              <w:t xml:space="preserve"> S  -  Single Source</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4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12AEC511" w14:textId="3551C16B" w:rsidR="21BAFAFF" w:rsidRDefault="21BAFAFF" w:rsidP="21BAFAFF">
            <w:r w:rsidRPr="21BAFAFF">
              <w:rPr>
                <w:rFonts w:eastAsia="Calibri" w:cs="Calibri"/>
                <w:color w:val="000000" w:themeColor="text1"/>
                <w:sz w:val="22"/>
                <w:szCs w:val="22"/>
              </w:rPr>
              <w:t>mddb_ndc.multi_source</w:t>
            </w:r>
          </w:p>
        </w:tc>
      </w:tr>
      <w:tr w:rsidR="21BAFAFF" w14:paraId="15E54819" w14:textId="77777777" w:rsidTr="00175FF4">
        <w:trPr>
          <w:trHeight w:val="870"/>
          <w:trPrChange w:id="2144" w:author="Anup Nair" w:date="2025-10-15T02:20:00Z" w16du:dateUtc="2025-10-15T06:20:00Z">
            <w:trPr>
              <w:gridAfter w:val="0"/>
              <w:trHeight w:val="87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4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3A38F10" w14:textId="7E13622A" w:rsidR="21BAFAFF" w:rsidRDefault="21BAFAFF" w:rsidP="21BAFAFF">
            <w:r w:rsidRPr="21BAFAFF">
              <w:rPr>
                <w:rFonts w:eastAsia="Calibri" w:cs="Calibri"/>
                <w:color w:val="000000" w:themeColor="text1"/>
                <w:sz w:val="22"/>
                <w:szCs w:val="22"/>
              </w:rPr>
              <w:t>Quantity Dispensed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4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A669ACB" w14:textId="790E2E8D" w:rsidR="21BAFAFF" w:rsidRDefault="21BAFAFF" w:rsidP="21BAFAFF">
            <w:r w:rsidRPr="21BAFAFF">
              <w:rPr>
                <w:rFonts w:ascii="Aptos Narrow" w:eastAsia="Aptos Narrow" w:hAnsi="Aptos Narrow" w:cs="Aptos Narrow"/>
                <w:color w:val="000000" w:themeColor="text1"/>
                <w:sz w:val="22"/>
                <w:szCs w:val="22"/>
              </w:rPr>
              <w:t>Quantity dispensed expressed in units.</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4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5B9D89A" w14:textId="2981A6C6" w:rsidR="21BAFAFF" w:rsidRDefault="21BAFAFF" w:rsidP="21BAFAFF">
            <w:r w:rsidRPr="21BAFAFF">
              <w:rPr>
                <w:rFonts w:eastAsia="Calibri" w:cs="Calibri"/>
                <w:color w:val="000000" w:themeColor="text1"/>
                <w:sz w:val="22"/>
                <w:szCs w:val="22"/>
              </w:rPr>
              <w:t>CASE if claims.compound_code = 2 set to claims.compound_ingredient_quantity_1 else set to claims.quantity_dispensed</w:t>
            </w:r>
          </w:p>
        </w:tc>
      </w:tr>
      <w:tr w:rsidR="21BAFAFF" w14:paraId="203955EC" w14:textId="77777777" w:rsidTr="00175FF4">
        <w:trPr>
          <w:trHeight w:val="585"/>
          <w:trPrChange w:id="2148"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4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4D1E026" w14:textId="2A6D8DF2" w:rsidR="21BAFAFF" w:rsidRDefault="21BAFAFF" w:rsidP="21BAFAFF">
            <w:r w:rsidRPr="21BAFAFF">
              <w:rPr>
                <w:rFonts w:eastAsia="Calibri" w:cs="Calibri"/>
                <w:color w:val="000000" w:themeColor="text1"/>
                <w:sz w:val="22"/>
                <w:szCs w:val="22"/>
              </w:rPr>
              <w:t>Fill Number</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5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5E5DCDE" w14:textId="68125430" w:rsidR="21BAFAFF" w:rsidRDefault="21BAFAFF" w:rsidP="21BAFAFF">
            <w:r w:rsidRPr="21BAFAFF">
              <w:rPr>
                <w:rFonts w:ascii="Aptos Narrow" w:eastAsia="Aptos Narrow" w:hAnsi="Aptos Narrow" w:cs="Aptos Narrow"/>
                <w:color w:val="000000" w:themeColor="text1"/>
                <w:sz w:val="22"/>
                <w:szCs w:val="22"/>
              </w:rPr>
              <w:t>The code indicating whether the prescription is an original or a refill</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5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B9DF5AB" w14:textId="11E5749C" w:rsidR="21BAFAFF" w:rsidRDefault="21BAFAFF" w:rsidP="21BAFAFF">
            <w:r w:rsidRPr="21BAFAFF">
              <w:rPr>
                <w:rFonts w:eastAsia="Calibri" w:cs="Calibri"/>
                <w:color w:val="000000" w:themeColor="text1"/>
                <w:sz w:val="22"/>
                <w:szCs w:val="22"/>
              </w:rPr>
              <w:t>claims.fill_number</w:t>
            </w:r>
          </w:p>
        </w:tc>
      </w:tr>
      <w:tr w:rsidR="21BAFAFF" w14:paraId="3A120B20" w14:textId="77777777" w:rsidTr="00175FF4">
        <w:trPr>
          <w:trHeight w:val="585"/>
          <w:trPrChange w:id="2152"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5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0C72506" w14:textId="368F259C" w:rsidR="21BAFAFF" w:rsidRDefault="21BAFAFF" w:rsidP="21BAFAFF">
            <w:r w:rsidRPr="21BAFAFF">
              <w:rPr>
                <w:rFonts w:eastAsia="Calibri" w:cs="Calibri"/>
                <w:color w:val="000000" w:themeColor="text1"/>
                <w:sz w:val="22"/>
                <w:szCs w:val="22"/>
              </w:rPr>
              <w:t>Days Supply</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5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8ACADA3" w14:textId="2630D9EA" w:rsidR="21BAFAFF" w:rsidRDefault="21BAFAFF" w:rsidP="21BAFAFF">
            <w:r w:rsidRPr="21BAFAFF">
              <w:rPr>
                <w:rFonts w:ascii="Aptos Narrow" w:eastAsia="Aptos Narrow" w:hAnsi="Aptos Narrow" w:cs="Aptos Narrow"/>
                <w:color w:val="000000" w:themeColor="text1"/>
                <w:sz w:val="22"/>
                <w:szCs w:val="22"/>
              </w:rPr>
              <w:t>Estimated number of days that the prescription will last.</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5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5A054A76" w14:textId="638B86C0" w:rsidR="21BAFAFF" w:rsidRDefault="21BAFAFF" w:rsidP="21BAFAFF">
            <w:r w:rsidRPr="21BAFAFF">
              <w:rPr>
                <w:rFonts w:eastAsia="Calibri" w:cs="Calibri"/>
                <w:color w:val="000000" w:themeColor="text1"/>
                <w:sz w:val="22"/>
                <w:szCs w:val="22"/>
              </w:rPr>
              <w:t>claims.days_supply</w:t>
            </w:r>
          </w:p>
        </w:tc>
      </w:tr>
      <w:tr w:rsidR="21BAFAFF" w14:paraId="1BDB0F04" w14:textId="77777777" w:rsidTr="00175FF4">
        <w:trPr>
          <w:trHeight w:val="585"/>
          <w:trPrChange w:id="2156"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5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3E8F416" w14:textId="629C3DEA" w:rsidR="21BAFAFF" w:rsidRDefault="21BAFAFF" w:rsidP="21BAFAFF">
            <w:r w:rsidRPr="21BAFAFF">
              <w:rPr>
                <w:rFonts w:eastAsia="Calibri" w:cs="Calibri"/>
                <w:color w:val="000000" w:themeColor="text1"/>
                <w:sz w:val="22"/>
                <w:szCs w:val="22"/>
              </w:rPr>
              <w:t>Date Prescription Written</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5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979086A" w14:textId="1177866E" w:rsidR="21BAFAFF" w:rsidRDefault="21BAFAFF" w:rsidP="21BAFAFF">
            <w:r w:rsidRPr="21BAFAFF">
              <w:rPr>
                <w:rFonts w:ascii="Aptos Narrow" w:eastAsia="Aptos Narrow" w:hAnsi="Aptos Narrow" w:cs="Aptos Narrow"/>
                <w:color w:val="000000" w:themeColor="text1"/>
                <w:sz w:val="22"/>
                <w:szCs w:val="22"/>
              </w:rPr>
              <w:t>Date Prescription was written Format - DD-MMM-YY</w:t>
            </w:r>
          </w:p>
        </w:tc>
        <w:tc>
          <w:tcPr>
            <w:tcW w:w="41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5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585B37DF" w14:textId="4B19782B" w:rsidR="21BAFAFF" w:rsidRDefault="21BAFAFF" w:rsidP="21BAFAFF">
            <w:r w:rsidRPr="21BAFAFF">
              <w:rPr>
                <w:rFonts w:eastAsia="Calibri" w:cs="Calibri"/>
                <w:color w:val="000000" w:themeColor="text1"/>
                <w:sz w:val="22"/>
                <w:szCs w:val="22"/>
              </w:rPr>
              <w:t>claims.date_prescription_written</w:t>
            </w:r>
          </w:p>
        </w:tc>
      </w:tr>
      <w:tr w:rsidR="21BAFAFF" w14:paraId="1D831A79" w14:textId="77777777" w:rsidTr="00175FF4">
        <w:trPr>
          <w:trHeight w:val="5805"/>
          <w:trPrChange w:id="2160" w:author="Anup Nair" w:date="2025-10-15T02:20:00Z" w16du:dateUtc="2025-10-15T06:20:00Z">
            <w:trPr>
              <w:gridAfter w:val="0"/>
              <w:trHeight w:val="580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6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05D4B62" w14:textId="1E752933" w:rsidR="21BAFAFF" w:rsidRDefault="21BAFAFF" w:rsidP="21BAFAFF">
            <w:r w:rsidRPr="21BAFAFF">
              <w:rPr>
                <w:rFonts w:eastAsia="Calibri" w:cs="Calibri"/>
                <w:color w:val="000000" w:themeColor="text1"/>
                <w:sz w:val="22"/>
                <w:szCs w:val="22"/>
              </w:rPr>
              <w:t xml:space="preserve">Daw </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6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EB3C02D" w14:textId="4667400F" w:rsidR="21BAFAFF" w:rsidRDefault="21BAFAFF" w:rsidP="21BAFAFF">
            <w:r w:rsidRPr="21BAFAFF">
              <w:rPr>
                <w:rFonts w:ascii="Aptos Narrow" w:eastAsia="Aptos Narrow" w:hAnsi="Aptos Narrow" w:cs="Aptos Narrow"/>
                <w:color w:val="000000" w:themeColor="text1"/>
                <w:sz w:val="22"/>
                <w:szCs w:val="22"/>
              </w:rPr>
              <w:t>Code indicating whether or not the prescriber's instructions regarding</w:t>
            </w:r>
            <w:r>
              <w:br/>
            </w:r>
            <w:r w:rsidRPr="21BAFAFF">
              <w:rPr>
                <w:rFonts w:ascii="Aptos Narrow" w:eastAsia="Aptos Narrow" w:hAnsi="Aptos Narrow" w:cs="Aptos Narrow"/>
                <w:color w:val="000000" w:themeColor="text1"/>
                <w:sz w:val="22"/>
                <w:szCs w:val="22"/>
              </w:rPr>
              <w:t xml:space="preserve"> generic substitution were followed.</w:t>
            </w:r>
            <w:r>
              <w:br/>
            </w:r>
            <w:r w:rsidRPr="21BAFAFF">
              <w:rPr>
                <w:rFonts w:ascii="Aptos Narrow" w:eastAsia="Aptos Narrow" w:hAnsi="Aptos Narrow" w:cs="Aptos Narrow"/>
                <w:color w:val="000000" w:themeColor="text1"/>
                <w:sz w:val="22"/>
                <w:szCs w:val="22"/>
              </w:rPr>
              <w:t xml:space="preserve">  0 = No product selection indicated</w:t>
            </w:r>
            <w:r>
              <w:br/>
            </w:r>
            <w:r w:rsidRPr="21BAFAFF">
              <w:rPr>
                <w:rFonts w:ascii="Aptos Narrow" w:eastAsia="Aptos Narrow" w:hAnsi="Aptos Narrow" w:cs="Aptos Narrow"/>
                <w:color w:val="000000" w:themeColor="text1"/>
                <w:sz w:val="22"/>
                <w:szCs w:val="22"/>
              </w:rPr>
              <w:t xml:space="preserve"> 1 = Substitution not allowed by Prescriber.</w:t>
            </w:r>
            <w:r>
              <w:br/>
            </w:r>
            <w:r w:rsidRPr="21BAFAFF">
              <w:rPr>
                <w:rFonts w:ascii="Aptos Narrow" w:eastAsia="Aptos Narrow" w:hAnsi="Aptos Narrow" w:cs="Aptos Narrow"/>
                <w:color w:val="000000" w:themeColor="text1"/>
                <w:sz w:val="22"/>
                <w:szCs w:val="22"/>
              </w:rPr>
              <w:t xml:space="preserve"> 2 = Substitution allowed.  Patient requested product  dispensed.</w:t>
            </w:r>
            <w:r>
              <w:br/>
            </w:r>
            <w:r w:rsidRPr="21BAFAFF">
              <w:rPr>
                <w:rFonts w:ascii="Aptos Narrow" w:eastAsia="Aptos Narrow" w:hAnsi="Aptos Narrow" w:cs="Aptos Narrow"/>
                <w:color w:val="000000" w:themeColor="text1"/>
                <w:sz w:val="22"/>
                <w:szCs w:val="22"/>
              </w:rPr>
              <w:t xml:space="preserve"> 3 = Substitution allowed.  Pharmacy requested product  dispensed.</w:t>
            </w:r>
            <w:r>
              <w:br/>
            </w:r>
            <w:r w:rsidRPr="21BAFAFF">
              <w:rPr>
                <w:rFonts w:ascii="Aptos Narrow" w:eastAsia="Aptos Narrow" w:hAnsi="Aptos Narrow" w:cs="Aptos Narrow"/>
                <w:color w:val="000000" w:themeColor="text1"/>
                <w:sz w:val="22"/>
                <w:szCs w:val="22"/>
              </w:rPr>
              <w:t xml:space="preserve"> 4 = Substitution allowed. Generic drug not in stock.</w:t>
            </w:r>
            <w:r>
              <w:br/>
            </w:r>
            <w:r w:rsidRPr="21BAFAFF">
              <w:rPr>
                <w:rFonts w:ascii="Aptos Narrow" w:eastAsia="Aptos Narrow" w:hAnsi="Aptos Narrow" w:cs="Aptos Narrow"/>
                <w:color w:val="000000" w:themeColor="text1"/>
                <w:sz w:val="22"/>
                <w:szCs w:val="22"/>
              </w:rPr>
              <w:t xml:space="preserve"> 5 = Substitution allowed. Brand drug dispensed as generic.</w:t>
            </w:r>
            <w:r>
              <w:br/>
            </w:r>
            <w:r w:rsidRPr="21BAFAFF">
              <w:rPr>
                <w:rFonts w:ascii="Aptos Narrow" w:eastAsia="Aptos Narrow" w:hAnsi="Aptos Narrow" w:cs="Aptos Narrow"/>
                <w:color w:val="000000" w:themeColor="text1"/>
                <w:sz w:val="22"/>
                <w:szCs w:val="22"/>
              </w:rPr>
              <w:t xml:space="preserve"> 6 = Override</w:t>
            </w:r>
            <w:r>
              <w:br/>
            </w:r>
            <w:r w:rsidRPr="21BAFAFF">
              <w:rPr>
                <w:rFonts w:ascii="Aptos Narrow" w:eastAsia="Aptos Narrow" w:hAnsi="Aptos Narrow" w:cs="Aptos Narrow"/>
                <w:color w:val="000000" w:themeColor="text1"/>
                <w:sz w:val="22"/>
                <w:szCs w:val="22"/>
              </w:rPr>
              <w:t xml:space="preserve"> 7 = Substitution not allowed.  Brand drug mandated by law.</w:t>
            </w:r>
            <w:r>
              <w:br/>
            </w:r>
            <w:r w:rsidRPr="21BAFAFF">
              <w:rPr>
                <w:rFonts w:ascii="Aptos Narrow" w:eastAsia="Aptos Narrow" w:hAnsi="Aptos Narrow" w:cs="Aptos Narrow"/>
                <w:color w:val="000000" w:themeColor="text1"/>
                <w:sz w:val="22"/>
                <w:szCs w:val="22"/>
              </w:rPr>
              <w:t xml:space="preserve"> 8 = Substitution allowed.  Generic drug not available in  marketplace.</w:t>
            </w:r>
            <w:r>
              <w:br/>
            </w:r>
            <w:r w:rsidRPr="21BAFAFF">
              <w:rPr>
                <w:rFonts w:ascii="Aptos Narrow" w:eastAsia="Aptos Narrow" w:hAnsi="Aptos Narrow" w:cs="Aptos Narrow"/>
                <w:color w:val="000000" w:themeColor="text1"/>
                <w:sz w:val="22"/>
                <w:szCs w:val="22"/>
              </w:rPr>
              <w:t xml:space="preserve"> 9 = Other</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6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219FC16D" w14:textId="68328651" w:rsidR="21BAFAFF" w:rsidRDefault="21BAFAFF" w:rsidP="21BAFAFF">
            <w:r w:rsidRPr="21BAFAFF">
              <w:rPr>
                <w:rFonts w:eastAsia="Calibri" w:cs="Calibri"/>
                <w:color w:val="000000" w:themeColor="text1"/>
                <w:sz w:val="22"/>
                <w:szCs w:val="22"/>
              </w:rPr>
              <w:t>claims.daw</w:t>
            </w:r>
          </w:p>
        </w:tc>
      </w:tr>
      <w:tr w:rsidR="21BAFAFF" w14:paraId="3F2B1373" w14:textId="77777777" w:rsidTr="00175FF4">
        <w:trPr>
          <w:trHeight w:val="585"/>
          <w:trPrChange w:id="2164"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6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52F18E0" w14:textId="29EB659D" w:rsidR="21BAFAFF" w:rsidRDefault="21BAFAFF" w:rsidP="21BAFAFF">
            <w:r w:rsidRPr="21BAFAFF">
              <w:rPr>
                <w:rFonts w:eastAsia="Calibri" w:cs="Calibri"/>
                <w:color w:val="000000" w:themeColor="text1"/>
                <w:sz w:val="22"/>
                <w:szCs w:val="22"/>
              </w:rPr>
              <w:t>Refills Authorized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6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A0D9772" w14:textId="3ED81CF8" w:rsidR="21BAFAFF" w:rsidRDefault="21BAFAFF" w:rsidP="21BAFAFF">
            <w:r w:rsidRPr="21BAFAFF">
              <w:rPr>
                <w:rFonts w:ascii="Aptos Narrow" w:eastAsia="Aptos Narrow" w:hAnsi="Aptos Narrow" w:cs="Aptos Narrow"/>
                <w:color w:val="000000" w:themeColor="text1"/>
                <w:sz w:val="22"/>
                <w:szCs w:val="22"/>
              </w:rPr>
              <w:t>Number of refills authorized by the prescriber</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6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AD850FB" w14:textId="40865E3C" w:rsidR="21BAFAFF" w:rsidRDefault="21BAFAFF" w:rsidP="21BAFAFF">
            <w:r w:rsidRPr="21BAFAFF">
              <w:rPr>
                <w:rFonts w:eastAsia="Calibri" w:cs="Calibri"/>
                <w:color w:val="000000" w:themeColor="text1"/>
                <w:sz w:val="22"/>
                <w:szCs w:val="22"/>
              </w:rPr>
              <w:t>claims.number_of_refills_authorized</w:t>
            </w:r>
          </w:p>
        </w:tc>
      </w:tr>
      <w:tr w:rsidR="21BAFAFF" w14:paraId="59F5C5F7" w14:textId="77777777" w:rsidTr="00175FF4">
        <w:trPr>
          <w:trHeight w:val="1155"/>
          <w:trPrChange w:id="2168" w:author="Anup Nair" w:date="2025-10-15T02:20:00Z" w16du:dateUtc="2025-10-15T06:20:00Z">
            <w:trPr>
              <w:gridAfter w:val="0"/>
              <w:trHeight w:val="115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6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5222CE2" w14:textId="5EA11168" w:rsidR="21BAFAFF" w:rsidRDefault="21BAFAFF" w:rsidP="21BAFAFF">
            <w:r w:rsidRPr="21BAFAFF">
              <w:rPr>
                <w:rFonts w:eastAsia="Calibri" w:cs="Calibri"/>
                <w:color w:val="000000" w:themeColor="text1"/>
                <w:sz w:val="22"/>
                <w:szCs w:val="22"/>
              </w:rPr>
              <w:t>Uom</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7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70584CE" w14:textId="7BE2890A" w:rsidR="21BAFAFF" w:rsidRDefault="21BAFAFF" w:rsidP="21BAFAFF">
            <w:r w:rsidRPr="21BAFAFF">
              <w:rPr>
                <w:rFonts w:ascii="Aptos Narrow" w:eastAsia="Aptos Narrow" w:hAnsi="Aptos Narrow" w:cs="Aptos Narrow"/>
                <w:color w:val="000000" w:themeColor="text1"/>
                <w:sz w:val="22"/>
                <w:szCs w:val="22"/>
              </w:rPr>
              <w:t>NCPDP standard product billing codes (EA = each</w:t>
            </w:r>
            <w:r>
              <w:br/>
            </w:r>
            <w:r w:rsidRPr="21BAFAFF">
              <w:rPr>
                <w:rFonts w:ascii="Aptos Narrow" w:eastAsia="Aptos Narrow" w:hAnsi="Aptos Narrow" w:cs="Aptos Narrow"/>
                <w:color w:val="000000" w:themeColor="text1"/>
                <w:sz w:val="22"/>
                <w:szCs w:val="22"/>
              </w:rPr>
              <w:t xml:space="preserve"> GM = grams</w:t>
            </w:r>
            <w:r>
              <w:br/>
            </w:r>
            <w:r w:rsidRPr="21BAFAFF">
              <w:rPr>
                <w:rFonts w:ascii="Aptos Narrow" w:eastAsia="Aptos Narrow" w:hAnsi="Aptos Narrow" w:cs="Aptos Narrow"/>
                <w:color w:val="000000" w:themeColor="text1"/>
                <w:sz w:val="22"/>
                <w:szCs w:val="22"/>
              </w:rPr>
              <w:t xml:space="preserve"> ML = milliliters)</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7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894AD98" w14:textId="2DD47FE9" w:rsidR="21BAFAFF" w:rsidRDefault="21BAFAFF" w:rsidP="21BAFAFF">
            <w:r w:rsidRPr="21BAFAFF">
              <w:rPr>
                <w:rFonts w:eastAsia="Calibri" w:cs="Calibri"/>
                <w:color w:val="000000" w:themeColor="text1"/>
                <w:sz w:val="22"/>
                <w:szCs w:val="22"/>
              </w:rPr>
              <w:t>mddb_gppc.package_size_unit_of_measure</w:t>
            </w:r>
          </w:p>
        </w:tc>
      </w:tr>
      <w:tr w:rsidR="21BAFAFF" w14:paraId="2FA09A93" w14:textId="77777777" w:rsidTr="00175FF4">
        <w:trPr>
          <w:trHeight w:val="870"/>
          <w:trPrChange w:id="2172" w:author="Anup Nair" w:date="2025-10-15T02:20:00Z" w16du:dateUtc="2025-10-15T06:20:00Z">
            <w:trPr>
              <w:gridAfter w:val="0"/>
              <w:trHeight w:val="87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7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9382417" w14:textId="3846F464" w:rsidR="21BAFAFF" w:rsidRDefault="21BAFAFF" w:rsidP="21BAFAFF">
            <w:r w:rsidRPr="21BAFAFF">
              <w:rPr>
                <w:rFonts w:eastAsia="Calibri" w:cs="Calibri"/>
                <w:color w:val="000000" w:themeColor="text1"/>
                <w:sz w:val="22"/>
                <w:szCs w:val="22"/>
              </w:rPr>
              <w:t>Drug Type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7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2A06B44" w14:textId="1F612596" w:rsidR="21BAFAFF" w:rsidRDefault="21BAFAFF" w:rsidP="21BAFAFF">
            <w:r w:rsidRPr="21BAFAFF">
              <w:rPr>
                <w:rFonts w:ascii="Aptos Narrow" w:eastAsia="Aptos Narrow" w:hAnsi="Aptos Narrow" w:cs="Aptos Narrow"/>
                <w:color w:val="000000" w:themeColor="text1"/>
                <w:sz w:val="22"/>
                <w:szCs w:val="22"/>
              </w:rPr>
              <w:t>NDC Drug Code</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7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56AC79E5" w14:textId="7F465190" w:rsidR="21BAFAFF" w:rsidRDefault="21BAFAFF" w:rsidP="21BAFAFF">
            <w:r w:rsidRPr="21BAFAFF">
              <w:rPr>
                <w:rFonts w:eastAsia="Calibri" w:cs="Calibri"/>
                <w:color w:val="000000" w:themeColor="text1"/>
                <w:sz w:val="22"/>
                <w:szCs w:val="22"/>
              </w:rPr>
              <w:t>CASE if claims.compound_code = 2 set to claims.compound_product_id_1 else set to claims.ndc</w:t>
            </w:r>
          </w:p>
        </w:tc>
      </w:tr>
      <w:tr w:rsidR="21BAFAFF" w14:paraId="3A0CE499" w14:textId="77777777" w:rsidTr="00175FF4">
        <w:trPr>
          <w:trHeight w:val="416"/>
          <w:trPrChange w:id="2176" w:author="Anup Nair" w:date="2025-10-15T02:20:00Z" w16du:dateUtc="2025-10-15T06:20:00Z">
            <w:trPr>
              <w:gridAfter w:val="0"/>
              <w:trHeight w:val="3116"/>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7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6959005" w14:textId="4736065B" w:rsidR="21BAFAFF" w:rsidRDefault="21BAFAFF" w:rsidP="21BAFAFF">
            <w:r w:rsidRPr="21BAFAFF">
              <w:rPr>
                <w:rFonts w:eastAsia="Calibri" w:cs="Calibri"/>
                <w:color w:val="000000" w:themeColor="text1"/>
                <w:sz w:val="22"/>
                <w:szCs w:val="22"/>
              </w:rPr>
              <w:t>Ingredient Costpaid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7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401FB916" w14:textId="3A9D16CC" w:rsidR="21BAFAFF" w:rsidRDefault="21BAFAFF" w:rsidP="21BAFAFF">
            <w:r w:rsidRPr="21BAFAFF">
              <w:rPr>
                <w:rFonts w:ascii="Aptos Narrow" w:eastAsia="Aptos Narrow" w:hAnsi="Aptos Narrow" w:cs="Aptos Narrow"/>
                <w:color w:val="000000" w:themeColor="text1"/>
                <w:sz w:val="22"/>
                <w:szCs w:val="22"/>
              </w:rPr>
              <w:t>Ingredient cost of the durg</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7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054A515" w14:textId="7BA65C51" w:rsidR="21BAFAFF" w:rsidRDefault="21BAFAFF" w:rsidP="21BAFAFF">
            <w:r w:rsidRPr="21BAFAFF">
              <w:rPr>
                <w:rFonts w:eastAsia="Calibri" w:cs="Calibri"/>
                <w:color w:val="000000" w:themeColor="text1"/>
                <w:sz w:val="22"/>
                <w:szCs w:val="22"/>
              </w:rPr>
              <w:t>claims.ingredient_cost_charged_level_1</w:t>
            </w:r>
          </w:p>
        </w:tc>
      </w:tr>
      <w:tr w:rsidR="21BAFAFF" w14:paraId="3289A34E" w14:textId="77777777" w:rsidTr="00175FF4">
        <w:trPr>
          <w:trHeight w:val="335"/>
          <w:trPrChange w:id="2180" w:author="Anup Nair" w:date="2025-10-15T02:20:00Z" w16du:dateUtc="2025-10-15T06:20:00Z">
            <w:trPr>
              <w:gridAfter w:val="0"/>
              <w:trHeight w:val="3116"/>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8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202781D" w14:textId="2625F0F2" w:rsidR="21BAFAFF" w:rsidRDefault="21BAFAFF" w:rsidP="21BAFAFF">
            <w:r w:rsidRPr="21BAFAFF">
              <w:rPr>
                <w:rFonts w:eastAsia="Calibri" w:cs="Calibri"/>
                <w:color w:val="000000" w:themeColor="text1"/>
                <w:sz w:val="22"/>
                <w:szCs w:val="22"/>
              </w:rPr>
              <w:t>Dispensing Feepaid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8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6170CB5" w14:textId="0EF8521A" w:rsidR="21BAFAFF" w:rsidRDefault="21BAFAFF" w:rsidP="21BAFAFF">
            <w:r w:rsidRPr="21BAFAFF">
              <w:rPr>
                <w:rFonts w:ascii="Aptos Narrow" w:eastAsia="Aptos Narrow" w:hAnsi="Aptos Narrow" w:cs="Aptos Narrow"/>
                <w:color w:val="000000" w:themeColor="text1"/>
                <w:sz w:val="22"/>
                <w:szCs w:val="22"/>
              </w:rPr>
              <w:t>Dispensing fee submitted by pharmacy</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8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672E2EF" w14:textId="5EF65749" w:rsidR="21BAFAFF" w:rsidRDefault="21BAFAFF" w:rsidP="21BAFAFF">
            <w:r w:rsidRPr="21BAFAFF">
              <w:rPr>
                <w:rFonts w:eastAsia="Calibri" w:cs="Calibri"/>
                <w:color w:val="000000" w:themeColor="text1"/>
                <w:sz w:val="22"/>
                <w:szCs w:val="22"/>
              </w:rPr>
              <w:t>claims.dispensing_fee_charged_level_1</w:t>
            </w:r>
          </w:p>
        </w:tc>
      </w:tr>
      <w:tr w:rsidR="21BAFAFF" w14:paraId="4FF4868F" w14:textId="77777777" w:rsidTr="00175FF4">
        <w:trPr>
          <w:trHeight w:val="285"/>
          <w:trPrChange w:id="2184"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8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886318C" w14:textId="3B7A990D" w:rsidR="21BAFAFF" w:rsidRDefault="21BAFAFF" w:rsidP="21BAFAFF">
            <w:r w:rsidRPr="21BAFAFF">
              <w:rPr>
                <w:rFonts w:eastAsia="Calibri" w:cs="Calibri"/>
                <w:color w:val="000000" w:themeColor="text1"/>
                <w:sz w:val="22"/>
                <w:szCs w:val="22"/>
              </w:rPr>
              <w:t>Total Amt Paid Sources</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8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vAlign w:val="bottom"/>
              </w:tcPr>
            </w:tcPrChange>
          </w:tcPr>
          <w:p w14:paraId="6777CBB3" w14:textId="3FA4B085" w:rsidR="21BAFAFF" w:rsidRDefault="21BAFAFF" w:rsidP="21BAFAFF">
            <w:r w:rsidRPr="21BAFAFF">
              <w:rPr>
                <w:rFonts w:ascii="Aptos Narrow" w:eastAsia="Aptos Narrow" w:hAnsi="Aptos Narrow" w:cs="Aptos Narrow"/>
                <w:color w:val="000000" w:themeColor="text1"/>
                <w:sz w:val="22"/>
                <w:szCs w:val="22"/>
              </w:rPr>
              <w:t>Total Amount paid</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87" w:author="Anup Nair" w:date="2025-10-15T02:20:00Z" w16du:dateUtc="2025-10-15T06:20:00Z">
              <w:tcPr>
                <w:tcW w:w="2580" w:type="dxa"/>
                <w:gridSpan w:val="2"/>
                <w:tcBorders>
                  <w:top w:val="single" w:sz="4" w:space="0" w:color="auto"/>
                  <w:left w:val="single" w:sz="4" w:space="0" w:color="auto"/>
                  <w:bottom w:val="single" w:sz="4" w:space="0" w:color="auto"/>
                  <w:right w:val="nil"/>
                </w:tcBorders>
                <w:shd w:val="clear" w:color="auto" w:fill="FF0000"/>
                <w:tcMar>
                  <w:top w:w="15" w:type="dxa"/>
                  <w:left w:w="15" w:type="dxa"/>
                  <w:right w:w="15" w:type="dxa"/>
                </w:tcMar>
                <w:vAlign w:val="bottom"/>
              </w:tcPr>
            </w:tcPrChange>
          </w:tcPr>
          <w:p w14:paraId="480B8BCA" w14:textId="0C448253" w:rsidR="21BAFAFF" w:rsidRDefault="21BAFAFF" w:rsidP="21BAFAFF">
            <w:r w:rsidRPr="21BAFAFF">
              <w:rPr>
                <w:rFonts w:ascii="Aptos Narrow" w:eastAsia="Aptos Narrow" w:hAnsi="Aptos Narrow" w:cs="Aptos Narrow"/>
                <w:color w:val="000000" w:themeColor="text1"/>
                <w:sz w:val="22"/>
                <w:szCs w:val="22"/>
              </w:rPr>
              <w:t>Calculation Field</w:t>
            </w:r>
          </w:p>
        </w:tc>
      </w:tr>
      <w:tr w:rsidR="21BAFAFF" w14:paraId="5D3BE240" w14:textId="77777777" w:rsidTr="00175FF4">
        <w:trPr>
          <w:trHeight w:val="285"/>
          <w:trPrChange w:id="2188"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8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4E164DB" w14:textId="2F3D746C" w:rsidR="21BAFAFF" w:rsidRDefault="21BAFAFF" w:rsidP="21BAFAFF">
            <w:r w:rsidRPr="21BAFAFF">
              <w:rPr>
                <w:rFonts w:eastAsia="Calibri" w:cs="Calibri"/>
                <w:color w:val="000000" w:themeColor="text1"/>
                <w:sz w:val="22"/>
                <w:szCs w:val="22"/>
              </w:rPr>
              <w:t>Patient Pay Amount</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9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EDBE096" w14:textId="5CF661CF" w:rsidR="21BAFAFF" w:rsidRDefault="21BAFAFF" w:rsidP="21BAFAFF">
            <w:r w:rsidRPr="21BAFAFF">
              <w:rPr>
                <w:rFonts w:ascii="Aptos Narrow" w:eastAsia="Aptos Narrow" w:hAnsi="Aptos Narrow" w:cs="Aptos Narrow"/>
                <w:color w:val="000000" w:themeColor="text1"/>
                <w:sz w:val="22"/>
                <w:szCs w:val="22"/>
              </w:rPr>
              <w:t>Amount of Copay for plan billed</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9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2AC30CFD" w14:textId="17680909" w:rsidR="21BAFAFF" w:rsidRDefault="21BAFAFF" w:rsidP="21BAFAFF">
            <w:r w:rsidRPr="21BAFAFF">
              <w:rPr>
                <w:rFonts w:ascii="Aptos Narrow" w:eastAsia="Aptos Narrow" w:hAnsi="Aptos Narrow" w:cs="Aptos Narrow"/>
                <w:color w:val="000000" w:themeColor="text1"/>
                <w:sz w:val="22"/>
                <w:szCs w:val="22"/>
              </w:rPr>
              <w:t>claims.patient_pay_amount</w:t>
            </w:r>
          </w:p>
        </w:tc>
      </w:tr>
      <w:tr w:rsidR="21BAFAFF" w14:paraId="4E66C86B" w14:textId="77777777" w:rsidTr="00175FF4">
        <w:trPr>
          <w:trHeight w:val="285"/>
          <w:trPrChange w:id="2192"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9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F2B6FC2" w14:textId="4BF38DDD" w:rsidR="21BAFAFF" w:rsidRDefault="21BAFAFF" w:rsidP="21BAFAFF">
            <w:r w:rsidRPr="21BAFAFF">
              <w:rPr>
                <w:rFonts w:eastAsia="Calibri" w:cs="Calibri"/>
                <w:color w:val="000000" w:themeColor="text1"/>
                <w:sz w:val="22"/>
                <w:szCs w:val="22"/>
              </w:rPr>
              <w:t>OtherPayerResponsibility</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9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C9AE6D5" w14:textId="004FE057" w:rsidR="21BAFAFF" w:rsidRDefault="21BAFAFF" w:rsidP="21BAFAFF">
            <w:r w:rsidRPr="21BAFAFF">
              <w:rPr>
                <w:rFonts w:ascii="Aptos Narrow" w:eastAsia="Aptos Narrow" w:hAnsi="Aptos Narrow" w:cs="Aptos Narrow"/>
                <w:color w:val="000000" w:themeColor="text1"/>
                <w:sz w:val="22"/>
                <w:szCs w:val="22"/>
              </w:rPr>
              <w:t>Other Payers Payment Amount</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9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A04A4EE" w14:textId="2A35DD96" w:rsidR="21BAFAFF" w:rsidRDefault="21BAFAFF" w:rsidP="21BAFAFF">
            <w:r w:rsidRPr="21BAFAFF">
              <w:rPr>
                <w:rFonts w:ascii="Aptos Narrow" w:eastAsia="Aptos Narrow" w:hAnsi="Aptos Narrow" w:cs="Aptos Narrow"/>
                <w:color w:val="000000" w:themeColor="text1"/>
                <w:sz w:val="22"/>
                <w:szCs w:val="22"/>
              </w:rPr>
              <w:t>claims.other_payer_amount_recognized</w:t>
            </w:r>
          </w:p>
        </w:tc>
      </w:tr>
      <w:tr w:rsidR="21BAFAFF" w14:paraId="1F0629EF" w14:textId="77777777" w:rsidTr="00175FF4">
        <w:trPr>
          <w:trHeight w:val="585"/>
          <w:trPrChange w:id="2196"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9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7FDEA746" w14:textId="5CC3401F" w:rsidR="21BAFAFF" w:rsidRDefault="21BAFAFF" w:rsidP="21BAFAFF">
            <w:r w:rsidRPr="21BAFAFF">
              <w:rPr>
                <w:rFonts w:eastAsia="Calibri" w:cs="Calibri"/>
                <w:color w:val="000000" w:themeColor="text1"/>
                <w:sz w:val="22"/>
                <w:szCs w:val="22"/>
              </w:rPr>
              <w:t>Sales Tax Amtpaid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19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56EBB26D" w14:textId="519058A8" w:rsidR="21BAFAFF" w:rsidRDefault="21BAFAFF" w:rsidP="21BAFAFF">
            <w:r w:rsidRPr="21BAFAFF">
              <w:rPr>
                <w:rFonts w:ascii="Aptos Narrow" w:eastAsia="Aptos Narrow" w:hAnsi="Aptos Narrow" w:cs="Aptos Narrow"/>
                <w:color w:val="000000" w:themeColor="text1"/>
                <w:sz w:val="22"/>
                <w:szCs w:val="22"/>
              </w:rPr>
              <w:t xml:space="preserve">Sales tax amount paid  for prescription. </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19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3D8A9037" w14:textId="61B927B5" w:rsidR="21BAFAFF" w:rsidRDefault="21BAFAFF" w:rsidP="21BAFAFF">
            <w:r w:rsidRPr="21BAFAFF">
              <w:rPr>
                <w:rFonts w:eastAsia="Calibri" w:cs="Calibri"/>
                <w:color w:val="000000" w:themeColor="text1"/>
                <w:sz w:val="22"/>
                <w:szCs w:val="22"/>
              </w:rPr>
              <w:t>claims.percentage_tax_amount_paid + claims.regulatory_fee_amount_paid</w:t>
            </w:r>
          </w:p>
        </w:tc>
      </w:tr>
      <w:tr w:rsidR="21BAFAFF" w14:paraId="2032E2E3" w14:textId="77777777" w:rsidTr="00175FF4">
        <w:trPr>
          <w:trHeight w:val="1455"/>
          <w:trPrChange w:id="2200" w:author="Anup Nair" w:date="2025-10-15T02:20:00Z" w16du:dateUtc="2025-10-15T06:20:00Z">
            <w:trPr>
              <w:gridAfter w:val="0"/>
              <w:trHeight w:val="145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0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3AF05A8" w14:textId="7167590A" w:rsidR="21BAFAFF" w:rsidRDefault="21BAFAFF" w:rsidP="21BAFAFF">
            <w:r w:rsidRPr="21BAFAFF">
              <w:rPr>
                <w:rFonts w:eastAsia="Calibri" w:cs="Calibri"/>
                <w:color w:val="000000" w:themeColor="text1"/>
                <w:sz w:val="22"/>
                <w:szCs w:val="22"/>
              </w:rPr>
              <w:t>Admin Fee Amount</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0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33CD4E5" w14:textId="59187E21" w:rsidR="21BAFAFF" w:rsidRDefault="21BAFAFF" w:rsidP="21BAFAFF">
            <w:r w:rsidRPr="21BAFAFF">
              <w:rPr>
                <w:rFonts w:ascii="Aptos Narrow" w:eastAsia="Aptos Narrow" w:hAnsi="Aptos Narrow" w:cs="Aptos Narrow"/>
                <w:color w:val="000000" w:themeColor="text1"/>
                <w:sz w:val="22"/>
                <w:szCs w:val="22"/>
              </w:rPr>
              <w:t>Admin fee to be charged  for claim.</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20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2D692323" w14:textId="1507FB3C" w:rsidR="21BAFAFF" w:rsidRDefault="21BAFAFF" w:rsidP="21BAFAFF">
            <w:r w:rsidRPr="21BAFAFF">
              <w:rPr>
                <w:rFonts w:ascii="Aptos Narrow" w:eastAsia="Aptos Narrow" w:hAnsi="Aptos Narrow" w:cs="Aptos Narrow"/>
                <w:color w:val="000000" w:themeColor="text1"/>
                <w:sz w:val="22"/>
                <w:szCs w:val="22"/>
              </w:rPr>
              <w:t>CONSTANT</w:t>
            </w:r>
          </w:p>
        </w:tc>
      </w:tr>
      <w:tr w:rsidR="21BAFAFF" w14:paraId="1042735F" w14:textId="77777777" w:rsidTr="00175FF4">
        <w:trPr>
          <w:trHeight w:val="2025"/>
          <w:trPrChange w:id="2204" w:author="Anup Nair" w:date="2025-10-15T02:20:00Z" w16du:dateUtc="2025-10-15T06:20:00Z">
            <w:trPr>
              <w:gridAfter w:val="0"/>
              <w:trHeight w:val="202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0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6436774" w14:textId="6112D28C" w:rsidR="21BAFAFF" w:rsidRDefault="21BAFAFF" w:rsidP="21BAFAFF">
            <w:r w:rsidRPr="21BAFAFF">
              <w:rPr>
                <w:rFonts w:eastAsia="Calibri" w:cs="Calibri"/>
                <w:color w:val="000000" w:themeColor="text1"/>
                <w:sz w:val="22"/>
                <w:szCs w:val="22"/>
              </w:rPr>
              <w:t>Invoice Amount</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0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B215B97" w14:textId="6F31FA73" w:rsidR="21BAFAFF" w:rsidRDefault="21BAFAFF" w:rsidP="21BAFAFF">
            <w:r w:rsidRPr="21BAFAFF">
              <w:rPr>
                <w:rFonts w:ascii="Aptos Narrow" w:eastAsia="Aptos Narrow" w:hAnsi="Aptos Narrow" w:cs="Aptos Narrow"/>
                <w:color w:val="000000" w:themeColor="text1"/>
                <w:sz w:val="22"/>
                <w:szCs w:val="22"/>
              </w:rPr>
              <w:t xml:space="preserve">Amount Billed for the claim </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20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A822029" w14:textId="10934088" w:rsidR="21BAFAFF" w:rsidRDefault="21BAFAFF" w:rsidP="21BAFAFF">
            <w:r w:rsidRPr="21BAFAFF">
              <w:rPr>
                <w:rFonts w:eastAsia="Calibri" w:cs="Calibri"/>
                <w:color w:val="000000" w:themeColor="text1"/>
                <w:sz w:val="22"/>
                <w:szCs w:val="22"/>
              </w:rPr>
              <w:t>claims.ingredient_cost_charged_level_1 +</w:t>
            </w:r>
            <w:r>
              <w:br/>
            </w:r>
            <w:r w:rsidRPr="21BAFAFF">
              <w:rPr>
                <w:rFonts w:eastAsia="Calibri" w:cs="Calibri"/>
                <w:color w:val="000000" w:themeColor="text1"/>
                <w:sz w:val="22"/>
                <w:szCs w:val="22"/>
              </w:rPr>
              <w:t xml:space="preserve"> claims.dispensing_fee_charged_level_1 +</w:t>
            </w:r>
            <w:r>
              <w:br/>
            </w:r>
            <w:r w:rsidRPr="21BAFAFF">
              <w:rPr>
                <w:rFonts w:eastAsia="Calibri" w:cs="Calibri"/>
                <w:color w:val="000000" w:themeColor="text1"/>
                <w:sz w:val="22"/>
                <w:szCs w:val="22"/>
              </w:rPr>
              <w:t xml:space="preserve"> claims.patient_percentage_tax_amount +</w:t>
            </w:r>
            <w:r>
              <w:br/>
            </w:r>
            <w:r w:rsidRPr="21BAFAFF">
              <w:rPr>
                <w:rFonts w:eastAsia="Calibri" w:cs="Calibri"/>
                <w:color w:val="000000" w:themeColor="text1"/>
                <w:sz w:val="22"/>
                <w:szCs w:val="22"/>
              </w:rPr>
              <w:t xml:space="preserve"> claims.regulatory_fee_amount_paid -</w:t>
            </w:r>
            <w:r>
              <w:br/>
            </w:r>
            <w:r w:rsidRPr="21BAFAFF">
              <w:rPr>
                <w:rFonts w:eastAsia="Calibri" w:cs="Calibri"/>
                <w:color w:val="000000" w:themeColor="text1"/>
                <w:sz w:val="22"/>
                <w:szCs w:val="22"/>
              </w:rPr>
              <w:t xml:space="preserve"> claims.amount_of_copay -</w:t>
            </w:r>
            <w:r>
              <w:br/>
            </w:r>
            <w:r w:rsidRPr="21BAFAFF">
              <w:rPr>
                <w:rFonts w:eastAsia="Calibri" w:cs="Calibri"/>
                <w:color w:val="000000" w:themeColor="text1"/>
                <w:sz w:val="22"/>
                <w:szCs w:val="22"/>
              </w:rPr>
              <w:t xml:space="preserve"> claims.amount_of_coinsurance</w:t>
            </w:r>
            <w:r>
              <w:br/>
            </w:r>
            <w:r w:rsidRPr="21BAFAFF">
              <w:rPr>
                <w:rFonts w:eastAsia="Calibri" w:cs="Calibri"/>
                <w:color w:val="000000" w:themeColor="text1"/>
                <w:sz w:val="22"/>
                <w:szCs w:val="22"/>
              </w:rPr>
              <w:t xml:space="preserve"> (PROCESSOR FEE ONCE THIS IS MAPPED)</w:t>
            </w:r>
          </w:p>
        </w:tc>
      </w:tr>
      <w:tr w:rsidR="21BAFAFF" w14:paraId="4E13ABFD" w14:textId="77777777" w:rsidTr="00175FF4">
        <w:trPr>
          <w:trHeight w:val="585"/>
          <w:trPrChange w:id="2208"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09"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513C630" w14:textId="6C76DC47" w:rsidR="21BAFAFF" w:rsidRDefault="21BAFAFF" w:rsidP="21BAFAFF">
            <w:r w:rsidRPr="21BAFAFF">
              <w:rPr>
                <w:rFonts w:eastAsia="Calibri" w:cs="Calibri"/>
                <w:color w:val="000000" w:themeColor="text1"/>
                <w:sz w:val="22"/>
                <w:szCs w:val="22"/>
              </w:rPr>
              <w:t>Reverse ID</w:t>
            </w:r>
          </w:p>
        </w:tc>
        <w:tc>
          <w:tcPr>
            <w:tcW w:w="351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Change w:id="2210"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tcPrChange>
          </w:tcPr>
          <w:p w14:paraId="0804B23E" w14:textId="7B491952" w:rsidR="21BAFAFF" w:rsidRDefault="21BAFAFF" w:rsidP="21BAFAFF">
            <w:r w:rsidRPr="21BAFAFF">
              <w:rPr>
                <w:rFonts w:ascii="Aptos Narrow" w:eastAsia="Aptos Narrow" w:hAnsi="Aptos Narrow" w:cs="Aptos Narrow"/>
                <w:color w:val="000000" w:themeColor="text1"/>
                <w:sz w:val="22"/>
                <w:szCs w:val="22"/>
              </w:rPr>
              <w:t>Parent Claim  details in case of  reversal Claim</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211"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5933F62A" w14:textId="3EBFBC94" w:rsidR="21BAFAFF" w:rsidRDefault="21BAFAFF" w:rsidP="21BAFAFF">
            <w:r w:rsidRPr="21BAFAFF">
              <w:rPr>
                <w:rFonts w:eastAsia="Calibri" w:cs="Calibri"/>
                <w:color w:val="000000" w:themeColor="text1"/>
                <w:sz w:val="22"/>
                <w:szCs w:val="22"/>
              </w:rPr>
              <w:t>claims.reverses_id</w:t>
            </w:r>
          </w:p>
        </w:tc>
      </w:tr>
      <w:tr w:rsidR="21BAFAFF" w14:paraId="5949010E" w14:textId="77777777" w:rsidTr="00175FF4">
        <w:trPr>
          <w:trHeight w:val="1560"/>
          <w:trPrChange w:id="2212" w:author="Anup Nair" w:date="2025-10-15T02:20:00Z" w16du:dateUtc="2025-10-15T06:20:00Z">
            <w:trPr>
              <w:gridAfter w:val="0"/>
              <w:trHeight w:val="1560"/>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13"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8B6FBEA" w14:textId="157AB490" w:rsidR="21BAFAFF" w:rsidRDefault="21BAFAFF" w:rsidP="21BAFAFF">
            <w:r w:rsidRPr="21BAFAFF">
              <w:rPr>
                <w:rFonts w:eastAsia="Calibri" w:cs="Calibri"/>
                <w:color w:val="000000" w:themeColor="text1"/>
                <w:sz w:val="22"/>
                <w:szCs w:val="22"/>
              </w:rPr>
              <w:t>Reverse ID Item No</w:t>
            </w:r>
          </w:p>
        </w:tc>
        <w:tc>
          <w:tcPr>
            <w:tcW w:w="351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Change w:id="2214"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tcPr>
            </w:tcPrChange>
          </w:tcPr>
          <w:p w14:paraId="40EC6DEC" w14:textId="2F8D461C" w:rsidR="21BAFAFF" w:rsidRDefault="21BAFAFF" w:rsidP="21BAFAFF">
            <w:r w:rsidRPr="21BAFAFF">
              <w:rPr>
                <w:rFonts w:ascii="Aptos Narrow" w:eastAsia="Aptos Narrow" w:hAnsi="Aptos Narrow" w:cs="Aptos Narrow"/>
                <w:color w:val="000000" w:themeColor="text1"/>
                <w:sz w:val="22"/>
                <w:szCs w:val="22"/>
              </w:rPr>
              <w:t>Parent Claim  details in case of  reversal Claim</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215"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08B931F" w14:textId="46AD6704" w:rsidR="21BAFAFF" w:rsidRDefault="21BAFAFF" w:rsidP="21BAFAFF">
            <w:r w:rsidRPr="21BAFAFF">
              <w:rPr>
                <w:rFonts w:ascii="Aptos Narrow" w:eastAsia="Aptos Narrow" w:hAnsi="Aptos Narrow" w:cs="Aptos Narrow"/>
                <w:color w:val="000000" w:themeColor="text1"/>
                <w:sz w:val="22"/>
                <w:szCs w:val="22"/>
              </w:rPr>
              <w:t>Same as HS_ITEM_NO , pass "1" for the reversal claims (when LINK_HS_ID is populated)</w:t>
            </w:r>
          </w:p>
        </w:tc>
      </w:tr>
      <w:tr w:rsidR="21BAFAFF" w14:paraId="6835C7FF" w14:textId="77777777" w:rsidTr="00175FF4">
        <w:trPr>
          <w:trHeight w:val="585"/>
          <w:trPrChange w:id="2216" w:author="Anup Nair" w:date="2025-10-15T02:20:00Z" w16du:dateUtc="2025-10-15T06:20:00Z">
            <w:trPr>
              <w:gridAfter w:val="0"/>
              <w:trHeight w:val="5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17"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372238A9" w14:textId="12B73836" w:rsidR="21BAFAFF" w:rsidRDefault="21BAFAFF" w:rsidP="21BAFAFF">
            <w:r w:rsidRPr="21BAFAFF">
              <w:rPr>
                <w:rFonts w:eastAsia="Calibri" w:cs="Calibri"/>
                <w:color w:val="000000" w:themeColor="text1"/>
                <w:sz w:val="22"/>
                <w:szCs w:val="22"/>
              </w:rPr>
              <w:t>Service Reference No</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18"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7F26DCB" w14:textId="7EA6395F" w:rsidR="21BAFAFF" w:rsidRDefault="21BAFAFF" w:rsidP="21BAFAFF">
            <w:r w:rsidRPr="21BAFAFF">
              <w:rPr>
                <w:rFonts w:ascii="Aptos Narrow" w:eastAsia="Aptos Narrow" w:hAnsi="Aptos Narrow" w:cs="Aptos Narrow"/>
                <w:color w:val="000000" w:themeColor="text1"/>
                <w:sz w:val="22"/>
                <w:szCs w:val="22"/>
              </w:rPr>
              <w:t>RX_NUMBER</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219"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7ABE85BA" w14:textId="6F5DFF50" w:rsidR="21BAFAFF" w:rsidRDefault="21BAFAFF" w:rsidP="21BAFAFF">
            <w:r w:rsidRPr="21BAFAFF">
              <w:rPr>
                <w:rFonts w:eastAsia="Calibri" w:cs="Calibri"/>
                <w:color w:val="000000" w:themeColor="text1"/>
                <w:sz w:val="22"/>
                <w:szCs w:val="22"/>
              </w:rPr>
              <w:t>claims.prescription_service_reference_number</w:t>
            </w:r>
          </w:p>
        </w:tc>
      </w:tr>
      <w:tr w:rsidR="21BAFAFF" w14:paraId="655FC3A8" w14:textId="77777777" w:rsidTr="00175FF4">
        <w:trPr>
          <w:trHeight w:val="285"/>
          <w:trPrChange w:id="2220" w:author="Anup Nair" w:date="2025-10-15T02:20:00Z" w16du:dateUtc="2025-10-15T06:20:00Z">
            <w:trPr>
              <w:gridAfter w:val="0"/>
              <w:trHeight w:val="28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21"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6DE6F8F0" w14:textId="0153E3E1" w:rsidR="21BAFAFF" w:rsidRDefault="21BAFAFF" w:rsidP="21BAFAFF">
            <w:r w:rsidRPr="21BAFAFF">
              <w:rPr>
                <w:rFonts w:eastAsia="Calibri" w:cs="Calibri"/>
                <w:color w:val="000000" w:themeColor="text1"/>
                <w:sz w:val="22"/>
                <w:szCs w:val="22"/>
              </w:rPr>
              <w:t>Billed Date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22"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10EDEFA3" w14:textId="72DA605D" w:rsidR="21BAFAFF" w:rsidRDefault="21BAFAFF" w:rsidP="21BAFAFF">
            <w:r w:rsidRPr="21BAFAFF">
              <w:rPr>
                <w:rFonts w:ascii="Aptos Narrow" w:eastAsia="Aptos Narrow" w:hAnsi="Aptos Narrow" w:cs="Aptos Narrow"/>
                <w:color w:val="000000" w:themeColor="text1"/>
                <w:sz w:val="22"/>
                <w:szCs w:val="22"/>
              </w:rPr>
              <w:t>Invoice Billed Date</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223"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0571AD36" w14:textId="5AD48980" w:rsidR="21BAFAFF" w:rsidRDefault="21BAFAFF" w:rsidP="21BAFAFF">
            <w:r w:rsidRPr="21BAFAFF">
              <w:rPr>
                <w:rFonts w:ascii="Aptos Narrow" w:eastAsia="Aptos Narrow" w:hAnsi="Aptos Narrow" w:cs="Aptos Narrow"/>
                <w:color w:val="000000" w:themeColor="text1"/>
                <w:sz w:val="22"/>
                <w:szCs w:val="22"/>
              </w:rPr>
              <w:t>Claims Billed Date (Every Tuesday)</w:t>
            </w:r>
          </w:p>
        </w:tc>
      </w:tr>
      <w:tr w:rsidR="21BAFAFF" w14:paraId="36B65F78" w14:textId="77777777" w:rsidTr="00175FF4">
        <w:trPr>
          <w:trHeight w:val="1455"/>
          <w:trPrChange w:id="2224" w:author="Anup Nair" w:date="2025-10-15T02:20:00Z" w16du:dateUtc="2025-10-15T06:20:00Z">
            <w:trPr>
              <w:gridAfter w:val="0"/>
              <w:trHeight w:val="1455"/>
            </w:trPr>
          </w:trPrChange>
        </w:trPr>
        <w:tc>
          <w:tcPr>
            <w:tcW w:w="20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25" w:author="Anup Nair" w:date="2025-10-15T02:20:00Z" w16du:dateUtc="2025-10-15T06:20:00Z">
              <w:tcPr>
                <w:tcW w:w="10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0F949C97" w14:textId="4163F953" w:rsidR="21BAFAFF" w:rsidRDefault="21BAFAFF" w:rsidP="21BAFAFF">
            <w:r w:rsidRPr="21BAFAFF">
              <w:rPr>
                <w:rFonts w:eastAsia="Calibri" w:cs="Calibri"/>
                <w:color w:val="000000" w:themeColor="text1"/>
                <w:sz w:val="22"/>
                <w:szCs w:val="22"/>
              </w:rPr>
              <w:t>Split Invoice Date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Change w:id="2226" w:author="Anup Nair" w:date="2025-10-15T02:20:00Z" w16du:dateUtc="2025-10-15T06:20:00Z">
              <w:tcPr>
                <w:tcW w:w="2490" w:type="dxa"/>
                <w:gridSpan w:val="2"/>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tcPrChange>
          </w:tcPr>
          <w:p w14:paraId="20B5C4DB" w14:textId="5A321C18" w:rsidR="21BAFAFF" w:rsidRDefault="21BAFAFF" w:rsidP="21BAFAFF">
            <w:r w:rsidRPr="21BAFAFF">
              <w:rPr>
                <w:rFonts w:ascii="Aptos Narrow" w:eastAsia="Aptos Narrow" w:hAnsi="Aptos Narrow" w:cs="Aptos Narrow"/>
                <w:color w:val="000000" w:themeColor="text1"/>
                <w:sz w:val="22"/>
                <w:szCs w:val="22"/>
              </w:rPr>
              <w:t>If the billed date month and  adjud date month are  not the same , it shows the last of day of the adjud date month, otherwise billed date and split invoice should be same.</w:t>
            </w:r>
          </w:p>
        </w:tc>
        <w:tc>
          <w:tcPr>
            <w:tcW w:w="4140" w:type="dxa"/>
            <w:tcBorders>
              <w:top w:val="single" w:sz="4" w:space="0" w:color="auto"/>
              <w:left w:val="single" w:sz="4" w:space="0" w:color="auto"/>
              <w:bottom w:val="single" w:sz="4" w:space="0" w:color="auto"/>
              <w:right w:val="nil"/>
            </w:tcBorders>
            <w:tcMar>
              <w:top w:w="15" w:type="dxa"/>
              <w:left w:w="15" w:type="dxa"/>
              <w:right w:w="15" w:type="dxa"/>
            </w:tcMar>
            <w:vAlign w:val="bottom"/>
            <w:tcPrChange w:id="2227" w:author="Anup Nair" w:date="2025-10-15T02:20:00Z" w16du:dateUtc="2025-10-15T06:20:00Z">
              <w:tcPr>
                <w:tcW w:w="2580" w:type="dxa"/>
                <w:gridSpan w:val="2"/>
                <w:tcBorders>
                  <w:top w:val="single" w:sz="4" w:space="0" w:color="auto"/>
                  <w:left w:val="single" w:sz="4" w:space="0" w:color="auto"/>
                  <w:bottom w:val="single" w:sz="4" w:space="0" w:color="auto"/>
                  <w:right w:val="nil"/>
                </w:tcBorders>
                <w:tcMar>
                  <w:top w:w="15" w:type="dxa"/>
                  <w:left w:w="15" w:type="dxa"/>
                  <w:right w:w="15" w:type="dxa"/>
                </w:tcMar>
                <w:vAlign w:val="bottom"/>
              </w:tcPr>
            </w:tcPrChange>
          </w:tcPr>
          <w:p w14:paraId="4A245C63" w14:textId="4185DB11" w:rsidR="21BAFAFF" w:rsidRDefault="21BAFAFF" w:rsidP="21BAFAFF">
            <w:r w:rsidRPr="21BAFAFF">
              <w:rPr>
                <w:rFonts w:ascii="Aptos Narrow" w:eastAsia="Aptos Narrow" w:hAnsi="Aptos Narrow" w:cs="Aptos Narrow"/>
                <w:color w:val="000000" w:themeColor="text1"/>
                <w:sz w:val="22"/>
                <w:szCs w:val="22"/>
              </w:rPr>
              <w:t>Claims Billed Date (Every Tuesday)</w:t>
            </w:r>
          </w:p>
        </w:tc>
      </w:tr>
    </w:tbl>
    <w:p w14:paraId="57CDC148" w14:textId="1F8E3411" w:rsidR="21BAFAFF" w:rsidRDefault="21BAFAFF" w:rsidP="21BAFAFF">
      <w:pPr>
        <w:pStyle w:val="BodyText"/>
        <w:rPr>
          <w:u w:val="single"/>
        </w:rPr>
      </w:pPr>
    </w:p>
    <w:p w14:paraId="0E12AE4B" w14:textId="0283F632" w:rsidR="76108D7C" w:rsidRPr="00003393" w:rsidRDefault="76108D7C" w:rsidP="00003393">
      <w:pPr>
        <w:pStyle w:val="Heading3"/>
        <w:numPr>
          <w:ilvl w:val="3"/>
          <w:numId w:val="16"/>
        </w:numPr>
        <w:rPr>
          <w:rFonts w:eastAsia="Century Gothic"/>
        </w:rPr>
      </w:pPr>
      <w:bookmarkStart w:id="2228" w:name="_Toc1217540576"/>
      <w:bookmarkStart w:id="2229" w:name="_Toc1229208383"/>
      <w:bookmarkStart w:id="2230" w:name="_Toc826236096"/>
      <w:r w:rsidRPr="00003393">
        <w:t>Executive Report (Summary by Group Report) -</w:t>
      </w:r>
      <w:bookmarkEnd w:id="2228"/>
      <w:bookmarkEnd w:id="2229"/>
      <w:bookmarkEnd w:id="2230"/>
    </w:p>
    <w:p w14:paraId="2B459DFD" w14:textId="09D28297" w:rsidR="786152F2" w:rsidRDefault="786152F2" w:rsidP="796503B0">
      <w:pPr>
        <w:pStyle w:val="Heading5"/>
        <w:rPr>
          <w:rFonts w:ascii="Century Gothic" w:eastAsia="Century Gothic" w:hAnsi="Century Gothic" w:cs="Century Gothic"/>
          <w:color w:val="auto"/>
        </w:rPr>
      </w:pPr>
      <w:bookmarkStart w:id="2231" w:name="_Toc752963538"/>
      <w:bookmarkStart w:id="2232" w:name="_Toc425114969"/>
      <w:bookmarkStart w:id="2233" w:name="_Toc1010645449"/>
      <w:r>
        <w:rPr>
          <w:rFonts w:eastAsia="Century Gothic"/>
        </w:rPr>
        <w:t>For Claims identification -</w:t>
      </w:r>
      <w:bookmarkEnd w:id="2231"/>
      <w:bookmarkEnd w:id="2232"/>
      <w:bookmarkEnd w:id="2233"/>
    </w:p>
    <w:p w14:paraId="71111623" w14:textId="7AF15E84" w:rsidR="76BD6B87" w:rsidRPr="00DB444D" w:rsidRDefault="76BD6B87" w:rsidP="21BAFAFF">
      <w:pPr>
        <w:pStyle w:val="BodyText"/>
        <w:rPr>
          <w:rFonts w:ascii="Calibri" w:eastAsia="Century Gothic" w:hAnsi="Calibri"/>
        </w:rPr>
      </w:pPr>
      <w:r w:rsidRPr="00DB444D">
        <w:rPr>
          <w:rFonts w:ascii="Calibri" w:eastAsia="Century Gothic" w:hAnsi="Calibri"/>
        </w:rPr>
        <w:t>For Claims</w:t>
      </w:r>
      <w:r w:rsidR="39E5EE6B" w:rsidRPr="00DB444D">
        <w:rPr>
          <w:rFonts w:ascii="Calibri" w:eastAsia="Century Gothic" w:hAnsi="Calibri"/>
        </w:rPr>
        <w:t xml:space="preserve"> executive file</w:t>
      </w:r>
      <w:r w:rsidRPr="00DB444D">
        <w:rPr>
          <w:rFonts w:ascii="Calibri" w:eastAsia="Century Gothic" w:hAnsi="Calibri"/>
        </w:rPr>
        <w:t>, we already insert row, as part of supplemental file insert logic – Section</w:t>
      </w:r>
      <w:r w:rsidR="7A30EA38" w:rsidRPr="00DB444D">
        <w:rPr>
          <w:rFonts w:ascii="Calibri" w:eastAsia="Century Gothic" w:hAnsi="Calibri"/>
        </w:rPr>
        <w:t xml:space="preserve"> – 4.2.5.3 - </w:t>
      </w:r>
      <w:r w:rsidR="2DF3727D" w:rsidRPr="00DB444D">
        <w:rPr>
          <w:rFonts w:ascii="Calibri" w:eastAsia="Century Gothic" w:hAnsi="Calibri"/>
        </w:rPr>
        <w:t>Algorithm - CM-SUPFILE - Client Billing - Identify for Supplemental File</w:t>
      </w:r>
    </w:p>
    <w:p w14:paraId="6B2E592C" w14:textId="4E69973D" w:rsidR="1B6F1700" w:rsidRDefault="1B6F1700" w:rsidP="796503B0">
      <w:pPr>
        <w:pStyle w:val="Heading5"/>
        <w:spacing w:line="259" w:lineRule="auto"/>
        <w:rPr>
          <w:rFonts w:eastAsia="Century Gothic"/>
        </w:rPr>
      </w:pPr>
      <w:bookmarkStart w:id="2234" w:name="_Toc1789234054"/>
      <w:bookmarkStart w:id="2235" w:name="_Toc1684665166"/>
      <w:bookmarkStart w:id="2236" w:name="_Toc2036517082"/>
      <w:r>
        <w:rPr>
          <w:rFonts w:eastAsia="Century Gothic"/>
        </w:rPr>
        <w:t xml:space="preserve">For Ancillary and Medical Pharmacy Invoices </w:t>
      </w:r>
      <w:r w:rsidR="16A56FA7">
        <w:t>Identification</w:t>
      </w:r>
      <w:r>
        <w:t xml:space="preserve"> -</w:t>
      </w:r>
      <w:bookmarkEnd w:id="2234"/>
      <w:bookmarkEnd w:id="2235"/>
      <w:bookmarkEnd w:id="2236"/>
    </w:p>
    <w:p w14:paraId="4AABD6D3" w14:textId="0AFB705C" w:rsidR="00385752" w:rsidRPr="00DB444D" w:rsidRDefault="00385752" w:rsidP="00385752">
      <w:pPr>
        <w:pStyle w:val="BodyText"/>
        <w:rPr>
          <w:rFonts w:ascii="Calibri" w:eastAsia="Century Gothic" w:hAnsi="Calibri"/>
        </w:rPr>
      </w:pPr>
      <w:r w:rsidRPr="00DB444D">
        <w:rPr>
          <w:rFonts w:ascii="Calibri" w:eastAsia="Century Gothic" w:hAnsi="Calibri"/>
        </w:rPr>
        <w:t xml:space="preserve">For </w:t>
      </w:r>
      <w:r w:rsidR="00DD3E36" w:rsidRPr="00DB444D">
        <w:rPr>
          <w:rFonts w:ascii="Calibri" w:eastAsia="Century Gothic" w:hAnsi="Calibri"/>
        </w:rPr>
        <w:t>Ancillary/Medical Pharmacy</w:t>
      </w:r>
      <w:r w:rsidRPr="00DB444D">
        <w:rPr>
          <w:rFonts w:ascii="Calibri" w:eastAsia="Century Gothic" w:hAnsi="Calibri"/>
        </w:rPr>
        <w:t xml:space="preserve"> executive file, we already insert row, as part of supplemental file insert logic – Section – 4.2.5.3 - Algorithm - CM-SUPFILE - Client Billing - Identify for Supplemental File</w:t>
      </w:r>
      <w:r w:rsidR="001C7569" w:rsidRPr="00DB444D">
        <w:rPr>
          <w:rFonts w:ascii="Calibri" w:eastAsia="Century Gothic" w:hAnsi="Calibri"/>
        </w:rPr>
        <w:t>.</w:t>
      </w:r>
    </w:p>
    <w:p w14:paraId="731B0A26" w14:textId="77777777" w:rsidR="475A911A" w:rsidRDefault="475A911A" w:rsidP="475A911A">
      <w:pPr>
        <w:pStyle w:val="BodyText"/>
        <w:rPr>
          <w:del w:id="2237" w:author="Anup Nair" w:date="2025-10-02T14:39:00Z" w16du:dateUtc="2025-10-02T18:39:00Z"/>
          <w:rFonts w:ascii="Century Gothic" w:eastAsia="Century Gothic" w:hAnsi="Century Gothic" w:cs="Century Gothic"/>
        </w:rPr>
      </w:pPr>
    </w:p>
    <w:p w14:paraId="57933D2D" w14:textId="33BE1F4C" w:rsidR="007776F9" w:rsidRDefault="007776F9">
      <w:pPr>
        <w:pStyle w:val="Heading5"/>
      </w:pPr>
      <w:bookmarkStart w:id="2238" w:name="_Toc983262845"/>
      <w:bookmarkStart w:id="2239" w:name="_Toc1755315806"/>
      <w:bookmarkStart w:id="2240" w:name="_Toc2080202295"/>
      <w:r>
        <w:t xml:space="preserve">File Naming Convention </w:t>
      </w:r>
    </w:p>
    <w:p w14:paraId="16B85ACA" w14:textId="77777777" w:rsidR="002A34E5" w:rsidRPr="00760D33" w:rsidRDefault="002A34E5" w:rsidP="002A34E5">
      <w:pPr>
        <w:spacing w:before="100" w:beforeAutospacing="1" w:after="100" w:afterAutospacing="1"/>
      </w:pPr>
      <w:r w:rsidRPr="00760D33">
        <w:t>The logic to derive the file naming convention is consistent for both Emblem Health and Gold Coast.</w:t>
      </w:r>
    </w:p>
    <w:p w14:paraId="397FB533" w14:textId="77777777" w:rsidR="002A34E5" w:rsidRPr="00760D33" w:rsidRDefault="002A34E5" w:rsidP="00E059FE">
      <w:pPr>
        <w:numPr>
          <w:ilvl w:val="0"/>
          <w:numId w:val="24"/>
        </w:numPr>
        <w:spacing w:before="100" w:beforeAutospacing="1" w:after="100" w:afterAutospacing="1"/>
      </w:pPr>
      <w:r w:rsidRPr="00760D33">
        <w:t>Retrieve Parent Person ID</w:t>
      </w:r>
    </w:p>
    <w:p w14:paraId="735739BE" w14:textId="77777777" w:rsidR="002A34E5" w:rsidRPr="00760D33" w:rsidRDefault="002A34E5" w:rsidP="00E059FE">
      <w:pPr>
        <w:numPr>
          <w:ilvl w:val="1"/>
          <w:numId w:val="24"/>
        </w:numPr>
        <w:spacing w:before="100" w:beforeAutospacing="1" w:after="100" w:afterAutospacing="1"/>
      </w:pPr>
      <w:r w:rsidRPr="00760D33">
        <w:t>Extract the Parent Person ID from the associated work unit.</w:t>
      </w:r>
    </w:p>
    <w:p w14:paraId="744F3484" w14:textId="77777777" w:rsidR="002A34E5" w:rsidRPr="00760D33" w:rsidRDefault="002A34E5" w:rsidP="00E059FE">
      <w:pPr>
        <w:numPr>
          <w:ilvl w:val="0"/>
          <w:numId w:val="24"/>
        </w:numPr>
        <w:spacing w:before="100" w:beforeAutospacing="1" w:after="100" w:afterAutospacing="1"/>
      </w:pPr>
      <w:r w:rsidRPr="00760D33">
        <w:t>Access File Naming Configuration</w:t>
      </w:r>
    </w:p>
    <w:p w14:paraId="1D9EADF5" w14:textId="0CA1750F" w:rsidR="002A34E5" w:rsidRDefault="002A34E5" w:rsidP="00E059FE">
      <w:pPr>
        <w:numPr>
          <w:ilvl w:val="1"/>
          <w:numId w:val="24"/>
        </w:numPr>
        <w:spacing w:before="100" w:beforeAutospacing="1" w:after="100" w:afterAutospacing="1"/>
      </w:pPr>
      <w:r w:rsidRPr="00760D33">
        <w:t xml:space="preserve">Use the Parent Person Characteristic </w:t>
      </w:r>
      <w:r w:rsidR="005D38B1">
        <w:t>CM-COAID</w:t>
      </w:r>
      <w:r w:rsidRPr="00760D33">
        <w:t xml:space="preserve"> to identify the relevant extendable lookup name.</w:t>
      </w:r>
    </w:p>
    <w:p w14:paraId="7DE68E8B" w14:textId="11EF2F21" w:rsidR="00821938" w:rsidRPr="00760D33" w:rsidRDefault="00821938" w:rsidP="00821938">
      <w:pPr>
        <w:numPr>
          <w:ilvl w:val="1"/>
          <w:numId w:val="24"/>
        </w:numPr>
        <w:spacing w:before="100" w:beforeAutospacing="1" w:after="100" w:afterAutospacing="1"/>
      </w:pPr>
      <w:r>
        <w:t>If extendable lookup parent code is not found for given coalition id, then default to STRD (Standard) extendable lookup</w:t>
      </w:r>
    </w:p>
    <w:p w14:paraId="6B84492C" w14:textId="77777777" w:rsidR="002A34E5" w:rsidRPr="00760D33" w:rsidRDefault="002A34E5" w:rsidP="00E059FE">
      <w:pPr>
        <w:numPr>
          <w:ilvl w:val="0"/>
          <w:numId w:val="24"/>
        </w:numPr>
        <w:spacing w:before="100" w:beforeAutospacing="1" w:after="100" w:afterAutospacing="1"/>
      </w:pPr>
      <w:r w:rsidRPr="00760D33">
        <w:t>Fetch Naming Format</w:t>
      </w:r>
    </w:p>
    <w:p w14:paraId="4CF80D87" w14:textId="5F3B7465" w:rsidR="002A34E5" w:rsidRPr="00760D33" w:rsidRDefault="002A34E5" w:rsidP="00E059FE">
      <w:pPr>
        <w:numPr>
          <w:ilvl w:val="1"/>
          <w:numId w:val="24"/>
        </w:numPr>
        <w:spacing w:before="100" w:beforeAutospacing="1" w:after="100" w:afterAutospacing="1"/>
      </w:pPr>
      <w:r w:rsidRPr="00760D33">
        <w:t>Query the identified extendable lookup to retrieve the value for "</w:t>
      </w:r>
      <w:r w:rsidRPr="00C368A2">
        <w:t>Executive File Naming Format</w:t>
      </w:r>
      <w:r w:rsidRPr="00760D33">
        <w:t>".</w:t>
      </w:r>
    </w:p>
    <w:p w14:paraId="632BC749" w14:textId="48F615C5" w:rsidR="002A34E5" w:rsidRPr="00760D33" w:rsidRDefault="002A34E5" w:rsidP="00E059FE">
      <w:pPr>
        <w:numPr>
          <w:ilvl w:val="1"/>
          <w:numId w:val="24"/>
        </w:numPr>
        <w:spacing w:before="100" w:beforeAutospacing="1" w:after="100" w:afterAutospacing="1"/>
      </w:pPr>
      <w:r w:rsidRPr="00760D33">
        <w:t>Store this value in a string variable, e.g., fileName</w:t>
      </w:r>
      <w:r>
        <w:t>Executive</w:t>
      </w:r>
      <w:r w:rsidRPr="00760D33">
        <w:t>.</w:t>
      </w:r>
    </w:p>
    <w:p w14:paraId="21893428" w14:textId="7305E28F" w:rsidR="002A34E5" w:rsidRPr="00760D33" w:rsidRDefault="002A34E5" w:rsidP="00E059FE">
      <w:pPr>
        <w:numPr>
          <w:ilvl w:val="0"/>
          <w:numId w:val="24"/>
        </w:numPr>
        <w:spacing w:before="100" w:beforeAutospacing="1" w:after="100" w:afterAutospacing="1"/>
      </w:pPr>
      <w:r w:rsidRPr="00760D33">
        <w:t>Dynamic Placeholder Replacement Logic</w:t>
      </w:r>
      <w:r w:rsidRPr="00760D33">
        <w:br/>
        <w:t>Based on the contents of fileName</w:t>
      </w:r>
      <w:r>
        <w:t>Executive</w:t>
      </w:r>
      <w:r w:rsidRPr="00760D33">
        <w:t>, apply the following transformations:</w:t>
      </w:r>
    </w:p>
    <w:p w14:paraId="27A2A6F1" w14:textId="26D2E8D6" w:rsidR="002A34E5" w:rsidRPr="00760D33" w:rsidRDefault="002A34E5" w:rsidP="00E059FE">
      <w:pPr>
        <w:numPr>
          <w:ilvl w:val="1"/>
          <w:numId w:val="24"/>
        </w:numPr>
        <w:spacing w:before="100" w:beforeAutospacing="1" w:after="100" w:afterAutospacing="1"/>
      </w:pPr>
      <w:r w:rsidRPr="00760D33">
        <w:t>If</w:t>
      </w:r>
      <w:r>
        <w:t xml:space="preserve"> </w:t>
      </w:r>
      <w:r w:rsidRPr="00760D33">
        <w:t>fileName</w:t>
      </w:r>
      <w:r>
        <w:t xml:space="preserve">Executive contains </w:t>
      </w:r>
      <w:r w:rsidRPr="00760D33">
        <w:t>&lt;ClientID&gt;</w:t>
      </w:r>
    </w:p>
    <w:p w14:paraId="25EB3F2C" w14:textId="77777777" w:rsidR="002A34E5" w:rsidRPr="00760D33" w:rsidRDefault="002A34E5" w:rsidP="00E059FE">
      <w:pPr>
        <w:numPr>
          <w:ilvl w:val="2"/>
          <w:numId w:val="24"/>
        </w:numPr>
        <w:spacing w:before="100" w:beforeAutospacing="1" w:after="100" w:afterAutospacing="1"/>
      </w:pPr>
      <w:r w:rsidRPr="00760D33">
        <w:t>Retrieve the Carrier ID from the work unit.</w:t>
      </w:r>
    </w:p>
    <w:p w14:paraId="4CE349BC" w14:textId="740E252B" w:rsidR="002A34E5" w:rsidRPr="00760D33" w:rsidRDefault="002A34E5" w:rsidP="00E059FE">
      <w:pPr>
        <w:numPr>
          <w:ilvl w:val="2"/>
          <w:numId w:val="24"/>
        </w:numPr>
        <w:spacing w:before="100" w:beforeAutospacing="1" w:after="100" w:afterAutospacing="1"/>
      </w:pPr>
      <w:r w:rsidRPr="00760D33">
        <w:t>Replace &lt;ClientID&gt; in fileName</w:t>
      </w:r>
      <w:r>
        <w:t>Executive</w:t>
      </w:r>
      <w:r w:rsidRPr="00760D33">
        <w:t xml:space="preserve"> with the Carrier ID.</w:t>
      </w:r>
    </w:p>
    <w:p w14:paraId="46908777" w14:textId="002C65B4" w:rsidR="002A34E5" w:rsidRPr="00760D33" w:rsidRDefault="002A34E5" w:rsidP="00E059FE">
      <w:pPr>
        <w:numPr>
          <w:ilvl w:val="1"/>
          <w:numId w:val="24"/>
        </w:numPr>
        <w:spacing w:before="100" w:beforeAutospacing="1" w:after="100" w:afterAutospacing="1"/>
      </w:pPr>
      <w:r>
        <w:t xml:space="preserve">Else </w:t>
      </w:r>
      <w:r w:rsidRPr="00760D33">
        <w:t>If fileName</w:t>
      </w:r>
      <w:r>
        <w:t xml:space="preserve">Executive contains </w:t>
      </w:r>
      <w:r w:rsidRPr="00760D33">
        <w:t>&lt;ENV</w:t>
      </w:r>
      <w:r w:rsidR="009B0CB4" w:rsidRPr="00760D33">
        <w:t>&gt;</w:t>
      </w:r>
      <w:r w:rsidR="009B0CB4">
        <w:t>:</w:t>
      </w:r>
    </w:p>
    <w:p w14:paraId="31A9B5BA" w14:textId="2B0983AB" w:rsidR="002A34E5" w:rsidRPr="00760D33" w:rsidRDefault="002A34E5" w:rsidP="00E059FE">
      <w:pPr>
        <w:numPr>
          <w:ilvl w:val="2"/>
          <w:numId w:val="24"/>
        </w:numPr>
        <w:spacing w:before="100" w:beforeAutospacing="1" w:after="100" w:afterAutospacing="1"/>
      </w:pPr>
      <w:r w:rsidRPr="00760D33">
        <w:t xml:space="preserve">Retrieve the Environment value from </w:t>
      </w:r>
      <w:r w:rsidR="00B73B69">
        <w:t>batch parameter</w:t>
      </w:r>
      <w:r w:rsidRPr="00760D33">
        <w:t>.</w:t>
      </w:r>
    </w:p>
    <w:p w14:paraId="56AD5DB6" w14:textId="00D53B96" w:rsidR="002A34E5" w:rsidRPr="00760D33" w:rsidRDefault="002A34E5" w:rsidP="00E059FE">
      <w:pPr>
        <w:numPr>
          <w:ilvl w:val="2"/>
          <w:numId w:val="24"/>
        </w:numPr>
        <w:spacing w:before="100" w:beforeAutospacing="1" w:after="100" w:afterAutospacing="1"/>
      </w:pPr>
      <w:r w:rsidRPr="00760D33">
        <w:t>Replace &lt;ENV&gt; in fileName</w:t>
      </w:r>
      <w:r>
        <w:t>Executive</w:t>
      </w:r>
      <w:r w:rsidRPr="00760D33">
        <w:t xml:space="preserve"> with the actual environment string.</w:t>
      </w:r>
    </w:p>
    <w:p w14:paraId="4DED87DD" w14:textId="4707073B" w:rsidR="002A34E5" w:rsidRPr="00760D33" w:rsidRDefault="002A34E5" w:rsidP="00E059FE">
      <w:pPr>
        <w:numPr>
          <w:ilvl w:val="1"/>
          <w:numId w:val="24"/>
        </w:numPr>
        <w:spacing w:before="100" w:beforeAutospacing="1" w:after="100" w:afterAutospacing="1"/>
      </w:pPr>
      <w:r>
        <w:t xml:space="preserve">Else </w:t>
      </w:r>
      <w:r w:rsidRPr="00760D33">
        <w:t>If fileName</w:t>
      </w:r>
      <w:r>
        <w:t xml:space="preserve">Executive contains </w:t>
      </w:r>
      <w:r w:rsidRPr="00760D33">
        <w:t>&lt;YYYYMMDDHHmmSS</w:t>
      </w:r>
      <w:r w:rsidR="009B0CB4" w:rsidRPr="00760D33">
        <w:t>&gt;</w:t>
      </w:r>
      <w:r w:rsidR="009B0CB4">
        <w:t>:</w:t>
      </w:r>
    </w:p>
    <w:p w14:paraId="2C82018D" w14:textId="77777777" w:rsidR="002A34E5" w:rsidRPr="00760D33" w:rsidRDefault="002A34E5" w:rsidP="00E059FE">
      <w:pPr>
        <w:numPr>
          <w:ilvl w:val="2"/>
          <w:numId w:val="24"/>
        </w:numPr>
        <w:spacing w:before="100" w:beforeAutospacing="1" w:after="100" w:afterAutospacing="1"/>
      </w:pPr>
      <w:r w:rsidRPr="00760D33">
        <w:t>Get the current system date and format it as YYYYMMDDHHmmSS.</w:t>
      </w:r>
    </w:p>
    <w:p w14:paraId="12825704" w14:textId="3AC6D6F2" w:rsidR="002A34E5" w:rsidRPr="00760D33" w:rsidRDefault="002A34E5" w:rsidP="00E059FE">
      <w:pPr>
        <w:numPr>
          <w:ilvl w:val="2"/>
          <w:numId w:val="24"/>
        </w:numPr>
        <w:spacing w:before="100" w:beforeAutospacing="1" w:after="100" w:afterAutospacing="1"/>
      </w:pPr>
      <w:r w:rsidRPr="00760D33">
        <w:t>Replace &lt;YYYYMMDDHHmmSS&gt; in fileName</w:t>
      </w:r>
      <w:r>
        <w:t>Executive</w:t>
      </w:r>
      <w:r w:rsidRPr="00760D33">
        <w:t xml:space="preserve"> with the formatted timestamp.</w:t>
      </w:r>
    </w:p>
    <w:p w14:paraId="2D50F14C" w14:textId="323D8C66" w:rsidR="002A34E5" w:rsidRPr="00760D33" w:rsidRDefault="002A34E5" w:rsidP="00E059FE">
      <w:pPr>
        <w:numPr>
          <w:ilvl w:val="1"/>
          <w:numId w:val="24"/>
        </w:numPr>
        <w:spacing w:before="100" w:beforeAutospacing="1" w:after="100" w:afterAutospacing="1"/>
      </w:pPr>
      <w:r>
        <w:t xml:space="preserve">Else </w:t>
      </w:r>
      <w:r w:rsidRPr="00760D33">
        <w:t>If fileName</w:t>
      </w:r>
      <w:r>
        <w:t>Executive contains</w:t>
      </w:r>
      <w:r w:rsidRPr="00760D33">
        <w:t xml:space="preserve"> &lt;YYYYMMDD&gt;:</w:t>
      </w:r>
    </w:p>
    <w:p w14:paraId="1545B6F8" w14:textId="77777777" w:rsidR="002A34E5" w:rsidRPr="00760D33" w:rsidRDefault="002A34E5" w:rsidP="00E059FE">
      <w:pPr>
        <w:numPr>
          <w:ilvl w:val="2"/>
          <w:numId w:val="24"/>
        </w:numPr>
        <w:spacing w:before="100" w:beforeAutospacing="1" w:after="100" w:afterAutospacing="1"/>
      </w:pPr>
      <w:r w:rsidRPr="00760D33">
        <w:t>Get the current system date and format it as YYYYMMDD.</w:t>
      </w:r>
    </w:p>
    <w:p w14:paraId="2E891113" w14:textId="4BC78222" w:rsidR="002A34E5" w:rsidRPr="00760D33" w:rsidRDefault="002A34E5" w:rsidP="00E059FE">
      <w:pPr>
        <w:numPr>
          <w:ilvl w:val="2"/>
          <w:numId w:val="24"/>
        </w:numPr>
        <w:spacing w:before="100" w:beforeAutospacing="1" w:after="100" w:afterAutospacing="1"/>
      </w:pPr>
      <w:r w:rsidRPr="00760D33">
        <w:t>Replace &lt;YYYYMMDD&gt; in fileName</w:t>
      </w:r>
      <w:r>
        <w:t>Executive</w:t>
      </w:r>
      <w:r w:rsidRPr="00760D33">
        <w:t xml:space="preserve"> with the formatted date.</w:t>
      </w:r>
    </w:p>
    <w:p w14:paraId="5B60DC98" w14:textId="77777777" w:rsidR="002A34E5" w:rsidRPr="00760D33" w:rsidRDefault="002A34E5" w:rsidP="00E059FE">
      <w:pPr>
        <w:numPr>
          <w:ilvl w:val="0"/>
          <w:numId w:val="24"/>
        </w:numPr>
        <w:spacing w:before="100" w:beforeAutospacing="1" w:after="100" w:afterAutospacing="1"/>
      </w:pPr>
      <w:r w:rsidRPr="00760D33">
        <w:t>Final Output</w:t>
      </w:r>
    </w:p>
    <w:p w14:paraId="2DFB9321" w14:textId="02EF8CF8" w:rsidR="002A34E5" w:rsidRDefault="002A34E5" w:rsidP="00E059FE">
      <w:pPr>
        <w:numPr>
          <w:ilvl w:val="1"/>
          <w:numId w:val="24"/>
        </w:numPr>
        <w:spacing w:before="100" w:beforeAutospacing="1" w:after="100" w:afterAutospacing="1"/>
      </w:pPr>
      <w:r w:rsidRPr="00760D33">
        <w:t>The resulting value of fileName</w:t>
      </w:r>
      <w:r>
        <w:t>Executive</w:t>
      </w:r>
      <w:r w:rsidRPr="00760D33">
        <w:t xml:space="preserve"> after all substitutions will be used as the final file name for the extract.</w:t>
      </w:r>
    </w:p>
    <w:p w14:paraId="3A6C6ED5" w14:textId="2E230077" w:rsidR="005F03FB" w:rsidRDefault="005F03FB" w:rsidP="005F03FB">
      <w:pPr>
        <w:numPr>
          <w:ilvl w:val="0"/>
          <w:numId w:val="24"/>
        </w:numPr>
        <w:spacing w:before="100" w:beforeAutospacing="1" w:after="100" w:afterAutospacing="1"/>
        <w:rPr>
          <w:ins w:id="2241" w:author="Anup Nair" w:date="2025-10-23T01:21:00Z" w16du:dateUtc="2025-10-23T05:21:00Z"/>
        </w:rPr>
      </w:pPr>
      <w:r>
        <w:t>Folder path – Retrieve from extendable lookup – value for “</w:t>
      </w:r>
      <w:r w:rsidRPr="00C368A2">
        <w:t>OCI Folder Path</w:t>
      </w:r>
      <w:r>
        <w:t>”</w:t>
      </w:r>
    </w:p>
    <w:p w14:paraId="18EAE110" w14:textId="542C1E72" w:rsidR="00973B07" w:rsidRPr="00760D33" w:rsidRDefault="00973B07">
      <w:pPr>
        <w:numPr>
          <w:ilvl w:val="1"/>
          <w:numId w:val="24"/>
        </w:numPr>
        <w:spacing w:before="100" w:beforeAutospacing="1" w:after="100" w:afterAutospacing="1"/>
        <w:pPrChange w:id="2242" w:author="Anup Nair" w:date="2025-10-23T01:21:00Z" w16du:dateUtc="2025-10-23T05:21:00Z">
          <w:pPr>
            <w:numPr>
              <w:numId w:val="24"/>
            </w:numPr>
            <w:tabs>
              <w:tab w:val="num" w:pos="720"/>
            </w:tabs>
            <w:spacing w:before="100" w:beforeAutospacing="1" w:after="100" w:afterAutospacing="1"/>
            <w:ind w:left="720" w:hanging="360"/>
          </w:pPr>
        </w:pPrChange>
      </w:pPr>
      <w:ins w:id="2243" w:author="Anup Nair" w:date="2025-10-23T01:21:00Z" w16du:dateUtc="2025-10-23T05:21:00Z">
        <w:r>
          <w:t>Add logic based on C1-CFS feature configuration value – Local Vs OCI</w:t>
        </w:r>
      </w:ins>
    </w:p>
    <w:p w14:paraId="0352EE9E" w14:textId="13142B11" w:rsidR="007776F9" w:rsidRDefault="007776F9" w:rsidP="007776F9">
      <w:pPr>
        <w:pStyle w:val="Heading6"/>
      </w:pPr>
      <w:r>
        <w:t>Emblem Health</w:t>
      </w:r>
    </w:p>
    <w:p w14:paraId="7B72C03B" w14:textId="21AB304B" w:rsidR="00BF6AF9" w:rsidRDefault="00802EF8" w:rsidP="00802EF8">
      <w:pPr>
        <w:spacing w:before="100" w:beforeAutospacing="1"/>
      </w:pPr>
      <w:r>
        <w:t>Sample file name –</w:t>
      </w:r>
    </w:p>
    <w:p w14:paraId="38316AE3" w14:textId="2BFC1FC8" w:rsidR="00802EF8" w:rsidRDefault="00802EF8" w:rsidP="00802EF8">
      <w:pPr>
        <w:spacing w:before="100" w:beforeAutospacing="1"/>
      </w:pPr>
      <w:r w:rsidRPr="00802EF8">
        <w:rPr>
          <w:noProof/>
        </w:rPr>
        <w:drawing>
          <wp:inline distT="0" distB="0" distL="0" distR="0" wp14:anchorId="025C17E6" wp14:editId="2BFAB923">
            <wp:extent cx="6151169" cy="1799539"/>
            <wp:effectExtent l="0" t="0" r="2540" b="0"/>
            <wp:docPr id="1203400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0356" name="Picture 1" descr="A screenshot of a computer&#10;&#10;AI-generated content may be incorrect."/>
                    <pic:cNvPicPr/>
                  </pic:nvPicPr>
                  <pic:blipFill>
                    <a:blip r:embed="rId32"/>
                    <a:stretch>
                      <a:fillRect/>
                    </a:stretch>
                  </pic:blipFill>
                  <pic:spPr>
                    <a:xfrm>
                      <a:off x="0" y="0"/>
                      <a:ext cx="6174851" cy="1806467"/>
                    </a:xfrm>
                    <a:prstGeom prst="rect">
                      <a:avLst/>
                    </a:prstGeom>
                  </pic:spPr>
                </pic:pic>
              </a:graphicData>
            </a:graphic>
          </wp:inline>
        </w:drawing>
      </w:r>
    </w:p>
    <w:p w14:paraId="1B6EEFEF" w14:textId="0600BFB0" w:rsidR="007776F9" w:rsidRDefault="007776F9" w:rsidP="007776F9">
      <w:pPr>
        <w:pStyle w:val="Heading6"/>
      </w:pPr>
      <w:r>
        <w:t>Gold Coast</w:t>
      </w:r>
    </w:p>
    <w:p w14:paraId="3FEE42E8" w14:textId="2B05A47C" w:rsidR="00B454C4" w:rsidRPr="00B454C4" w:rsidRDefault="00B454C4" w:rsidP="00B454C4">
      <w:pPr>
        <w:pStyle w:val="BodyText"/>
        <w:rPr>
          <w:rFonts w:ascii="Calibri" w:hAnsi="Calibri"/>
        </w:rPr>
      </w:pPr>
      <w:r w:rsidRPr="00B454C4">
        <w:rPr>
          <w:rFonts w:ascii="Calibri" w:hAnsi="Calibri"/>
        </w:rPr>
        <w:t>Sample file name –</w:t>
      </w:r>
    </w:p>
    <w:p w14:paraId="10892917" w14:textId="587B8AB6" w:rsidR="00B454C4" w:rsidRPr="00B454C4" w:rsidRDefault="00B454C4" w:rsidP="00B454C4">
      <w:pPr>
        <w:pStyle w:val="BodyText"/>
      </w:pPr>
      <w:r w:rsidRPr="00B454C4">
        <w:rPr>
          <w:noProof/>
        </w:rPr>
        <w:drawing>
          <wp:inline distT="0" distB="0" distL="0" distR="0" wp14:anchorId="168550F2" wp14:editId="2C94361C">
            <wp:extent cx="6629400" cy="628650"/>
            <wp:effectExtent l="0" t="0" r="0" b="0"/>
            <wp:docPr id="69989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98299" name=""/>
                    <pic:cNvPicPr/>
                  </pic:nvPicPr>
                  <pic:blipFill>
                    <a:blip r:embed="rId33"/>
                    <a:stretch>
                      <a:fillRect/>
                    </a:stretch>
                  </pic:blipFill>
                  <pic:spPr>
                    <a:xfrm>
                      <a:off x="0" y="0"/>
                      <a:ext cx="6629400" cy="628650"/>
                    </a:xfrm>
                    <a:prstGeom prst="rect">
                      <a:avLst/>
                    </a:prstGeom>
                  </pic:spPr>
                </pic:pic>
              </a:graphicData>
            </a:graphic>
          </wp:inline>
        </w:drawing>
      </w:r>
    </w:p>
    <w:p w14:paraId="156F2998" w14:textId="7529532C" w:rsidR="1EC38FFC" w:rsidRDefault="5491E2E0" w:rsidP="3859F712">
      <w:pPr>
        <w:pStyle w:val="Heading5"/>
        <w:spacing w:line="259" w:lineRule="auto"/>
        <w:rPr>
          <w:rFonts w:ascii="Aptos Narrow" w:eastAsia="Aptos Narrow" w:hAnsi="Aptos Narrow" w:cs="Aptos Narrow"/>
          <w:color w:val="000000" w:themeColor="text1"/>
          <w:sz w:val="22"/>
          <w:szCs w:val="22"/>
          <w:u w:val="single"/>
        </w:rPr>
      </w:pPr>
      <w:r w:rsidRPr="3859F712">
        <w:rPr>
          <w:rFonts w:ascii="Aptos Narrow" w:eastAsia="Aptos Narrow" w:hAnsi="Aptos Narrow" w:cs="Aptos Narrow"/>
          <w:color w:val="000000" w:themeColor="text1"/>
          <w:sz w:val="22"/>
          <w:szCs w:val="22"/>
          <w:u w:val="single"/>
        </w:rPr>
        <w:t>CM-EXECR - New batch to generate Claim Executive report</w:t>
      </w:r>
      <w:bookmarkEnd w:id="2238"/>
      <w:bookmarkEnd w:id="2239"/>
      <w:bookmarkEnd w:id="2240"/>
    </w:p>
    <w:p w14:paraId="15AC0677" w14:textId="7D09494B" w:rsidR="5491E2E0" w:rsidRDefault="5491E2E0" w:rsidP="7F46B54F">
      <w:pPr>
        <w:spacing w:before="240" w:after="120"/>
        <w:rPr>
          <w:rFonts w:ascii="Century Gothic" w:eastAsia="Century Gothic" w:hAnsi="Century Gothic" w:cs="Century Gothic"/>
        </w:rPr>
      </w:pPr>
      <w:r w:rsidRPr="61BDDABE">
        <w:rPr>
          <w:rFonts w:ascii="Century Gothic" w:eastAsia="Century Gothic" w:hAnsi="Century Gothic" w:cs="Century Gothic"/>
        </w:rPr>
        <w:t xml:space="preserve">As part of this batch, we need to get all the </w:t>
      </w:r>
      <w:r w:rsidR="00D36B87">
        <w:rPr>
          <w:rFonts w:ascii="Century Gothic" w:eastAsia="Century Gothic" w:hAnsi="Century Gothic" w:cs="Century Gothic"/>
        </w:rPr>
        <w:t>parent person</w:t>
      </w:r>
      <w:r w:rsidRPr="61BDDABE">
        <w:rPr>
          <w:rFonts w:ascii="Century Gothic" w:eastAsia="Century Gothic" w:hAnsi="Century Gothic" w:cs="Century Gothic"/>
        </w:rPr>
        <w:t xml:space="preserve"> id’s</w:t>
      </w:r>
      <w:r w:rsidR="18043475" w:rsidRPr="7F46B54F">
        <w:rPr>
          <w:rFonts w:ascii="Century Gothic" w:eastAsia="Century Gothic" w:hAnsi="Century Gothic" w:cs="Century Gothic"/>
        </w:rPr>
        <w:t>.</w:t>
      </w:r>
    </w:p>
    <w:p w14:paraId="00917856" w14:textId="402F1F68" w:rsidR="5491E2E0" w:rsidRDefault="5491E2E0" w:rsidP="61BDDABE">
      <w:pPr>
        <w:spacing w:before="240" w:after="120"/>
        <w:rPr>
          <w:rFonts w:ascii="Century Gothic" w:eastAsia="Century Gothic" w:hAnsi="Century Gothic" w:cs="Century Gothic"/>
        </w:rPr>
      </w:pPr>
      <w:r w:rsidRPr="61BDDABE">
        <w:rPr>
          <w:rFonts w:ascii="Century Gothic" w:eastAsia="Century Gothic" w:hAnsi="Century Gothic" w:cs="Century Gothic"/>
        </w:rPr>
        <w:t>Query -</w:t>
      </w:r>
    </w:p>
    <w:p w14:paraId="5EF2E3CE" w14:textId="2B9E31C6" w:rsidR="00A4443C" w:rsidRDefault="00A4443C" w:rsidP="62BFAB4A">
      <w:pPr>
        <w:spacing w:before="240" w:after="120"/>
        <w:rPr>
          <w:rFonts w:ascii="Century Gothic" w:eastAsia="Century Gothic" w:hAnsi="Century Gothic" w:cs="Century Gothic"/>
          <w:i/>
          <w:highlight w:val="yellow"/>
        </w:rPr>
      </w:pPr>
      <w:r w:rsidRPr="00A4443C">
        <w:rPr>
          <w:rFonts w:ascii="Century Gothic" w:eastAsia="Century Gothic" w:hAnsi="Century Gothic" w:cs="Century Gothic"/>
          <w:i/>
          <w:highlight w:val="yellow"/>
          <w:lang w:val="en-IN"/>
        </w:rPr>
        <w:t>SELECT DISTINCT PK_VALUE1 FROM F1_GEN_PROC</w:t>
      </w:r>
      <w:r w:rsidRPr="00A4443C">
        <w:rPr>
          <w:rFonts w:ascii="Century Gothic" w:eastAsia="Century Gothic" w:hAnsi="Century Gothic" w:cs="Century Gothic"/>
          <w:i/>
          <w:highlight w:val="yellow"/>
        </w:rPr>
        <w:t> </w:t>
      </w:r>
      <w:r w:rsidRPr="00A4443C">
        <w:rPr>
          <w:rFonts w:ascii="Century Gothic" w:eastAsia="Century Gothic" w:hAnsi="Century Gothic" w:cs="Century Gothic"/>
          <w:i/>
          <w:highlight w:val="yellow"/>
        </w:rPr>
        <w:br/>
      </w:r>
      <w:r w:rsidRPr="00A4443C">
        <w:rPr>
          <w:rFonts w:ascii="Century Gothic" w:eastAsia="Century Gothic" w:hAnsi="Century Gothic" w:cs="Century Gothic"/>
          <w:i/>
          <w:highlight w:val="yellow"/>
          <w:lang w:val="en-IN"/>
        </w:rPr>
        <w:t>WHERE MAINT_OBJ_CD IN (RPAD(:maintainenceObjCd, 12, ' '))</w:t>
      </w:r>
      <w:r w:rsidRPr="00A4443C">
        <w:rPr>
          <w:rFonts w:ascii="Century Gothic" w:eastAsia="Century Gothic" w:hAnsi="Century Gothic" w:cs="Century Gothic"/>
          <w:i/>
          <w:highlight w:val="yellow"/>
        </w:rPr>
        <w:t> </w:t>
      </w:r>
      <w:r w:rsidRPr="00A4443C">
        <w:rPr>
          <w:rFonts w:ascii="Century Gothic" w:eastAsia="Century Gothic" w:hAnsi="Century Gothic" w:cs="Century Gothic"/>
          <w:i/>
          <w:highlight w:val="yellow"/>
        </w:rPr>
        <w:br/>
      </w:r>
      <w:r w:rsidRPr="00A4443C">
        <w:rPr>
          <w:rFonts w:ascii="Century Gothic" w:eastAsia="Century Gothic" w:hAnsi="Century Gothic" w:cs="Century Gothic"/>
          <w:i/>
          <w:highlight w:val="yellow"/>
          <w:lang w:val="en-IN"/>
        </w:rPr>
        <w:t>AND PK_VALUE4 = TRIM(:pending)</w:t>
      </w:r>
      <w:r w:rsidRPr="00A4443C">
        <w:rPr>
          <w:rFonts w:ascii="Century Gothic" w:eastAsia="Century Gothic" w:hAnsi="Century Gothic" w:cs="Century Gothic"/>
          <w:i/>
          <w:highlight w:val="yellow"/>
        </w:rPr>
        <w:t> </w:t>
      </w:r>
      <w:r w:rsidRPr="00A4443C">
        <w:rPr>
          <w:rFonts w:ascii="Century Gothic" w:eastAsia="Century Gothic" w:hAnsi="Century Gothic" w:cs="Century Gothic"/>
          <w:i/>
          <w:highlight w:val="yellow"/>
        </w:rPr>
        <w:br/>
      </w:r>
      <w:r w:rsidRPr="00A4443C">
        <w:rPr>
          <w:rFonts w:ascii="Century Gothic" w:eastAsia="Century Gothic" w:hAnsi="Century Gothic" w:cs="Century Gothic"/>
          <w:i/>
          <w:highlight w:val="yellow"/>
          <w:lang w:val="en-IN"/>
        </w:rPr>
        <w:t>AND BATCH_CD = :batchCode</w:t>
      </w:r>
      <w:r w:rsidRPr="00A4443C">
        <w:rPr>
          <w:rFonts w:ascii="Century Gothic" w:eastAsia="Century Gothic" w:hAnsi="Century Gothic" w:cs="Century Gothic"/>
          <w:i/>
          <w:highlight w:val="yellow"/>
        </w:rPr>
        <w:t> </w:t>
      </w:r>
      <w:r w:rsidRPr="00A4443C">
        <w:rPr>
          <w:rFonts w:ascii="Century Gothic" w:eastAsia="Century Gothic" w:hAnsi="Century Gothic" w:cs="Century Gothic"/>
          <w:i/>
          <w:highlight w:val="yellow"/>
        </w:rPr>
        <w:br/>
      </w:r>
      <w:r w:rsidRPr="00A4443C">
        <w:rPr>
          <w:rFonts w:ascii="Century Gothic" w:eastAsia="Century Gothic" w:hAnsi="Century Gothic" w:cs="Century Gothic"/>
          <w:i/>
          <w:highlight w:val="yellow"/>
          <w:lang w:val="en-IN"/>
        </w:rPr>
        <w:t>AND BATCH_NBR = :batchRunNumber</w:t>
      </w:r>
      <w:r w:rsidRPr="00A4443C">
        <w:rPr>
          <w:rFonts w:ascii="Century Gothic" w:eastAsia="Century Gothic" w:hAnsi="Century Gothic" w:cs="Century Gothic"/>
          <w:i/>
          <w:highlight w:val="yellow"/>
        </w:rPr>
        <w:t> </w:t>
      </w:r>
    </w:p>
    <w:p w14:paraId="6FA826B1" w14:textId="543E1E26" w:rsidR="5491E2E0" w:rsidRPr="004D02C1" w:rsidRDefault="5A5CFCA3" w:rsidP="21D60990">
      <w:pPr>
        <w:spacing w:before="240" w:after="120"/>
        <w:rPr>
          <w:rFonts w:eastAsia="Century Gothic"/>
        </w:rPr>
      </w:pPr>
      <w:r w:rsidRPr="004D02C1">
        <w:rPr>
          <w:rFonts w:eastAsia="Century Gothic"/>
        </w:rPr>
        <w:t xml:space="preserve">Each thread would be </w:t>
      </w:r>
      <w:r w:rsidR="4FF08595" w:rsidRPr="004D02C1">
        <w:rPr>
          <w:rFonts w:eastAsia="Century Gothic"/>
        </w:rPr>
        <w:t xml:space="preserve">for </w:t>
      </w:r>
      <w:r w:rsidRPr="004D02C1">
        <w:rPr>
          <w:rFonts w:eastAsia="Century Gothic"/>
        </w:rPr>
        <w:t xml:space="preserve">a </w:t>
      </w:r>
      <w:r w:rsidR="00CF571A" w:rsidRPr="004D02C1">
        <w:rPr>
          <w:rFonts w:eastAsia="Century Gothic"/>
        </w:rPr>
        <w:t>parent person Id</w:t>
      </w:r>
      <w:r w:rsidR="4FF08595" w:rsidRPr="004D02C1">
        <w:rPr>
          <w:rFonts w:eastAsia="Century Gothic"/>
        </w:rPr>
        <w:t xml:space="preserve"> (</w:t>
      </w:r>
      <w:r w:rsidRPr="004D02C1">
        <w:rPr>
          <w:rFonts w:eastAsia="Century Gothic"/>
        </w:rPr>
        <w:t>PK_VALUE1</w:t>
      </w:r>
      <w:r w:rsidR="4FF08595" w:rsidRPr="004D02C1">
        <w:rPr>
          <w:rFonts w:eastAsia="Century Gothic"/>
        </w:rPr>
        <w:t>).</w:t>
      </w:r>
    </w:p>
    <w:p w14:paraId="71A2A827" w14:textId="7DBD7DBA" w:rsidR="0CC19080" w:rsidRPr="004D02C1" w:rsidRDefault="081D0814" w:rsidP="21BAFAFF">
      <w:pPr>
        <w:spacing w:before="240" w:after="120"/>
        <w:rPr>
          <w:rFonts w:eastAsia="Century Gothic"/>
        </w:rPr>
      </w:pPr>
      <w:r w:rsidRPr="004D02C1">
        <w:rPr>
          <w:rFonts w:eastAsia="Century Gothic"/>
        </w:rPr>
        <w:t>In execute thread, we need to add below logic -</w:t>
      </w:r>
    </w:p>
    <w:p w14:paraId="5C4CDF10" w14:textId="038B4AA2" w:rsidR="56E53453" w:rsidRPr="004D02C1" w:rsidRDefault="56E53453" w:rsidP="156640BA">
      <w:pPr>
        <w:spacing w:before="240" w:after="120"/>
        <w:rPr>
          <w:rFonts w:eastAsia="Century Gothic"/>
        </w:rPr>
      </w:pPr>
      <w:r w:rsidRPr="004D02C1">
        <w:rPr>
          <w:rFonts w:eastAsia="Century Gothic"/>
        </w:rPr>
        <w:t>For each thread, we will pass the Statement Id - F1_GEN_PROC.PK_VALUE1 (</w:t>
      </w:r>
      <w:r w:rsidR="00A2192F" w:rsidRPr="004D02C1">
        <w:rPr>
          <w:rFonts w:eastAsia="Century Gothic"/>
        </w:rPr>
        <w:t>Parent Person Id</w:t>
      </w:r>
      <w:r w:rsidRPr="004D02C1">
        <w:rPr>
          <w:rFonts w:eastAsia="Century Gothic"/>
        </w:rPr>
        <w:t>)</w:t>
      </w:r>
    </w:p>
    <w:p w14:paraId="037FEEDE" w14:textId="612A5613" w:rsidR="56E53453" w:rsidRDefault="00D6710B" w:rsidP="00D6710B">
      <w:pPr>
        <w:pStyle w:val="Heading6"/>
        <w:rPr>
          <w:rFonts w:eastAsia="Century Gothic"/>
        </w:rPr>
      </w:pPr>
      <w:r>
        <w:rPr>
          <w:rFonts w:eastAsia="Century Gothic"/>
        </w:rPr>
        <w:t xml:space="preserve">Extract Query </w:t>
      </w:r>
      <w:r w:rsidR="00230EE3">
        <w:rPr>
          <w:rFonts w:eastAsia="Century Gothic"/>
        </w:rPr>
        <w:t>–</w:t>
      </w:r>
    </w:p>
    <w:p w14:paraId="563EFD9E" w14:textId="436F0DAF" w:rsidR="004C0397" w:rsidRPr="004D02C1" w:rsidRDefault="0060451F" w:rsidP="69646622">
      <w:pPr>
        <w:spacing w:before="240" w:after="120"/>
        <w:rPr>
          <w:rFonts w:eastAsia="Century Gothic"/>
        </w:rPr>
      </w:pPr>
      <w:r w:rsidRPr="004D02C1">
        <w:rPr>
          <w:rFonts w:eastAsia="Century Gothic"/>
        </w:rPr>
        <w:t xml:space="preserve">Query to extract </w:t>
      </w:r>
      <w:r w:rsidR="004C0397" w:rsidRPr="004D02C1">
        <w:rPr>
          <w:rFonts w:eastAsia="Century Gothic"/>
        </w:rPr>
        <w:t>Claim level executive report is below –</w:t>
      </w:r>
    </w:p>
    <w:p w14:paraId="58B323DE" w14:textId="77777777" w:rsidR="00B54BE3" w:rsidRPr="00B54BE3" w:rsidRDefault="00B54BE3" w:rsidP="00B54BE3">
      <w:pPr>
        <w:rPr>
          <w:rFonts w:ascii="Century Gothic" w:eastAsia="Century Gothic" w:hAnsi="Century Gothic" w:cs="Century Gothic"/>
        </w:rPr>
      </w:pPr>
      <w:r w:rsidRPr="00B54BE3">
        <w:rPr>
          <w:rFonts w:ascii="Century Gothic" w:eastAsia="Century Gothic" w:hAnsi="Century Gothic" w:cs="Century Gothic"/>
        </w:rPr>
        <w:t>SELECT</w:t>
      </w:r>
      <w:r w:rsidRPr="00B54BE3">
        <w:rPr>
          <w:rFonts w:ascii="Arial" w:eastAsia="Century Gothic" w:hAnsi="Arial" w:cs="Arial"/>
        </w:rPr>
        <w:t>  </w:t>
      </w:r>
      <w:r w:rsidRPr="00B54BE3">
        <w:rPr>
          <w:rFonts w:ascii="Century Gothic" w:eastAsia="Century Gothic" w:hAnsi="Century Gothic" w:cs="Century Gothic"/>
        </w:rPr>
        <w:t xml:space="preserve"> </w:t>
      </w:r>
    </w:p>
    <w:p w14:paraId="6B73E1A0"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bseg.start_dt AS BEGIN_PERIOD,</w:t>
      </w:r>
      <w:r w:rsidRPr="00B54BE3">
        <w:rPr>
          <w:rFonts w:ascii="Arial" w:eastAsia="Century Gothic" w:hAnsi="Arial" w:cs="Arial"/>
        </w:rPr>
        <w:t> </w:t>
      </w:r>
      <w:r w:rsidRPr="00B54BE3">
        <w:rPr>
          <w:rFonts w:ascii="Century Gothic" w:eastAsia="Century Gothic" w:hAnsi="Century Gothic" w:cs="Century Gothic"/>
        </w:rPr>
        <w:t xml:space="preserve"> </w:t>
      </w:r>
    </w:p>
    <w:p w14:paraId="57A39921"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bseg.end_dt AS END_PERIOD,</w:t>
      </w:r>
      <w:r w:rsidRPr="00B54BE3">
        <w:rPr>
          <w:rFonts w:ascii="Arial" w:eastAsia="Century Gothic" w:hAnsi="Arial" w:cs="Arial"/>
        </w:rPr>
        <w:t> </w:t>
      </w:r>
      <w:r w:rsidRPr="00B54BE3">
        <w:rPr>
          <w:rFonts w:ascii="Century Gothic" w:eastAsia="Century Gothic" w:hAnsi="Century Gothic" w:cs="Century Gothic"/>
        </w:rPr>
        <w:t xml:space="preserve"> </w:t>
      </w:r>
    </w:p>
    <w:p w14:paraId="3A36774E"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perid.per_id_nbr AS CLIENT_ID,</w:t>
      </w:r>
      <w:r w:rsidRPr="00B54BE3">
        <w:rPr>
          <w:rFonts w:ascii="Arial" w:eastAsia="Century Gothic" w:hAnsi="Arial" w:cs="Arial"/>
        </w:rPr>
        <w:t> </w:t>
      </w:r>
      <w:r w:rsidRPr="00B54BE3">
        <w:rPr>
          <w:rFonts w:ascii="Century Gothic" w:eastAsia="Century Gothic" w:hAnsi="Century Gothic" w:cs="Century Gothic"/>
        </w:rPr>
        <w:t xml:space="preserve"> </w:t>
      </w:r>
    </w:p>
    <w:p w14:paraId="568BCFE3"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txndtl.udf_char_3 AS CARRIER_ID,</w:t>
      </w:r>
      <w:r w:rsidRPr="00B54BE3">
        <w:rPr>
          <w:rFonts w:ascii="Arial" w:eastAsia="Century Gothic" w:hAnsi="Arial" w:cs="Arial"/>
        </w:rPr>
        <w:t> </w:t>
      </w:r>
      <w:r w:rsidRPr="00B54BE3">
        <w:rPr>
          <w:rFonts w:ascii="Century Gothic" w:eastAsia="Century Gothic" w:hAnsi="Century Gothic" w:cs="Century Gothic"/>
        </w:rPr>
        <w:t xml:space="preserve"> </w:t>
      </w:r>
    </w:p>
    <w:p w14:paraId="4CB32E87"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txndtl.udf_char_4 AS ACCOUNT_ID,</w:t>
      </w:r>
      <w:r w:rsidRPr="00B54BE3">
        <w:rPr>
          <w:rFonts w:ascii="Arial" w:eastAsia="Century Gothic" w:hAnsi="Arial" w:cs="Arial"/>
        </w:rPr>
        <w:t> </w:t>
      </w:r>
      <w:r w:rsidRPr="00B54BE3">
        <w:rPr>
          <w:rFonts w:ascii="Century Gothic" w:eastAsia="Century Gothic" w:hAnsi="Century Gothic" w:cs="Century Gothic"/>
        </w:rPr>
        <w:t xml:space="preserve"> </w:t>
      </w:r>
    </w:p>
    <w:p w14:paraId="110CBC93"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cagref.bg_l2_identifier_descr AS ACCOUNT_NAME,</w:t>
      </w:r>
      <w:r w:rsidRPr="00B54BE3">
        <w:rPr>
          <w:rFonts w:ascii="Arial" w:eastAsia="Century Gothic" w:hAnsi="Arial" w:cs="Arial"/>
        </w:rPr>
        <w:t> </w:t>
      </w:r>
      <w:r w:rsidRPr="00B54BE3">
        <w:rPr>
          <w:rFonts w:ascii="Century Gothic" w:eastAsia="Century Gothic" w:hAnsi="Century Gothic" w:cs="Century Gothic"/>
        </w:rPr>
        <w:t xml:space="preserve"> </w:t>
      </w:r>
    </w:p>
    <w:p w14:paraId="30AB0A7A"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txndtl.udf_char_5 AS GROUP_ID,</w:t>
      </w:r>
      <w:r w:rsidRPr="00B54BE3">
        <w:rPr>
          <w:rFonts w:ascii="Arial" w:eastAsia="Century Gothic" w:hAnsi="Arial" w:cs="Arial"/>
        </w:rPr>
        <w:t> </w:t>
      </w:r>
      <w:r w:rsidRPr="00B54BE3">
        <w:rPr>
          <w:rFonts w:ascii="Century Gothic" w:eastAsia="Century Gothic" w:hAnsi="Century Gothic" w:cs="Century Gothic"/>
        </w:rPr>
        <w:t xml:space="preserve"> </w:t>
      </w:r>
    </w:p>
    <w:p w14:paraId="2CBDB134"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cagref.bg_l3_identifier_descr AS GROUP_NAME,</w:t>
      </w:r>
      <w:r w:rsidRPr="00B54BE3">
        <w:rPr>
          <w:rFonts w:ascii="Arial" w:eastAsia="Century Gothic" w:hAnsi="Arial" w:cs="Arial"/>
        </w:rPr>
        <w:t> </w:t>
      </w:r>
      <w:r w:rsidRPr="00B54BE3">
        <w:rPr>
          <w:rFonts w:ascii="Century Gothic" w:eastAsia="Century Gothic" w:hAnsi="Century Gothic" w:cs="Century Gothic"/>
        </w:rPr>
        <w:t xml:space="preserve"> </w:t>
      </w:r>
    </w:p>
    <w:p w14:paraId="0443EB4A"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bill.bill_id AS BILL_INV_NBR,</w:t>
      </w:r>
      <w:r w:rsidRPr="00B54BE3">
        <w:rPr>
          <w:rFonts w:ascii="Arial" w:eastAsia="Century Gothic" w:hAnsi="Arial" w:cs="Arial"/>
        </w:rPr>
        <w:t> </w:t>
      </w:r>
      <w:r w:rsidRPr="00B54BE3">
        <w:rPr>
          <w:rFonts w:ascii="Century Gothic" w:eastAsia="Century Gothic" w:hAnsi="Century Gothic" w:cs="Century Gothic"/>
        </w:rPr>
        <w:t xml:space="preserve"> </w:t>
      </w:r>
    </w:p>
    <w:p w14:paraId="3CA62FBA"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'CLAIM' AS CATEGORY,</w:t>
      </w:r>
      <w:r w:rsidRPr="00B54BE3">
        <w:rPr>
          <w:rFonts w:ascii="Arial" w:eastAsia="Century Gothic" w:hAnsi="Arial" w:cs="Arial"/>
        </w:rPr>
        <w:t> </w:t>
      </w:r>
      <w:r w:rsidRPr="00B54BE3">
        <w:rPr>
          <w:rFonts w:ascii="Century Gothic" w:eastAsia="Century Gothic" w:hAnsi="Century Gothic" w:cs="Century Gothic"/>
        </w:rPr>
        <w:t xml:space="preserve"> </w:t>
      </w:r>
    </w:p>
    <w:p w14:paraId="4E81D51A"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txndtl.udf_char_31 AS SUBCATEGORY,</w:t>
      </w:r>
      <w:r w:rsidRPr="00B54BE3">
        <w:rPr>
          <w:rFonts w:ascii="Arial" w:eastAsia="Century Gothic" w:hAnsi="Arial" w:cs="Arial"/>
        </w:rPr>
        <w:t>            </w:t>
      </w:r>
      <w:r w:rsidRPr="00B54BE3">
        <w:rPr>
          <w:rFonts w:ascii="Century Gothic" w:eastAsia="Century Gothic" w:hAnsi="Century Gothic" w:cs="Century Gothic"/>
        </w:rPr>
        <w:t xml:space="preserve"> </w:t>
      </w:r>
    </w:p>
    <w:p w14:paraId="65D91AD0" w14:textId="76465060"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w:t>
      </w:r>
      <w:ins w:id="2244" w:author="Anup Nair" w:date="2025-10-22T15:07:00Z" w16du:dateUtc="2025-10-22T19:07:00Z">
        <w:r w:rsidR="00627A50" w:rsidRPr="00627A50">
          <w:rPr>
            <w:rFonts w:ascii="Century Gothic" w:eastAsia="Century Gothic" w:hAnsi="Century Gothic" w:cs="Century Gothic"/>
          </w:rPr>
          <w:t>abs(sum(</w:t>
        </w:r>
        <w:r w:rsidR="00627A50" w:rsidRPr="00627A50" w:rsidDel="00627A50">
          <w:rPr>
            <w:rFonts w:ascii="Century Gothic" w:eastAsia="Century Gothic" w:hAnsi="Century Gothic" w:cs="Century Gothic"/>
          </w:rPr>
          <w:t xml:space="preserve"> </w:t>
        </w:r>
      </w:ins>
      <w:del w:id="2245" w:author="Anup Nair" w:date="2025-10-22T15:07:00Z" w16du:dateUtc="2025-10-22T19:07:00Z">
        <w:r w:rsidRPr="00B54BE3" w:rsidDel="00627A50">
          <w:rPr>
            <w:rFonts w:ascii="Century Gothic" w:eastAsia="Century Gothic" w:hAnsi="Century Gothic" w:cs="Century Gothic"/>
          </w:rPr>
          <w:delText>count(</w:delText>
        </w:r>
      </w:del>
      <w:r w:rsidRPr="00B54BE3">
        <w:rPr>
          <w:rFonts w:ascii="Century Gothic" w:eastAsia="Century Gothic" w:hAnsi="Century Gothic" w:cs="Century Gothic"/>
        </w:rPr>
        <w:t>txndtl.TXN_VOL)</w:t>
      </w:r>
      <w:ins w:id="2246" w:author="Anup Nair" w:date="2025-10-22T15:07:00Z" w16du:dateUtc="2025-10-22T19:07:00Z">
        <w:r w:rsidR="00156BAC">
          <w:rPr>
            <w:rFonts w:ascii="Century Gothic" w:eastAsia="Century Gothic" w:hAnsi="Century Gothic" w:cs="Century Gothic"/>
          </w:rPr>
          <w:t>)</w:t>
        </w:r>
      </w:ins>
      <w:r w:rsidRPr="00B54BE3">
        <w:rPr>
          <w:rFonts w:ascii="Arial" w:eastAsia="Century Gothic" w:hAnsi="Arial" w:cs="Arial"/>
        </w:rPr>
        <w:t>  </w:t>
      </w:r>
      <w:r w:rsidRPr="00B54BE3">
        <w:rPr>
          <w:rFonts w:ascii="Century Gothic" w:eastAsia="Century Gothic" w:hAnsi="Century Gothic" w:cs="Century Gothic"/>
        </w:rPr>
        <w:t xml:space="preserve"> AS TXN_COUNT,</w:t>
      </w:r>
      <w:r w:rsidRPr="00B54BE3">
        <w:rPr>
          <w:rFonts w:ascii="Arial" w:eastAsia="Century Gothic" w:hAnsi="Arial" w:cs="Arial"/>
        </w:rPr>
        <w:t> </w:t>
      </w:r>
      <w:r w:rsidRPr="00B54BE3">
        <w:rPr>
          <w:rFonts w:ascii="Century Gothic" w:eastAsia="Century Gothic" w:hAnsi="Century Gothic" w:cs="Century Gothic"/>
        </w:rPr>
        <w:t xml:space="preserve"> </w:t>
      </w:r>
    </w:p>
    <w:p w14:paraId="54E68BA2"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sum((select tcalc.calc_amt from</w:t>
      </w:r>
      <w:r w:rsidRPr="00B54BE3">
        <w:rPr>
          <w:rFonts w:ascii="Arial" w:eastAsia="Century Gothic" w:hAnsi="Arial" w:cs="Arial"/>
        </w:rPr>
        <w:t>  </w:t>
      </w:r>
      <w:r w:rsidRPr="00B54BE3">
        <w:rPr>
          <w:rFonts w:ascii="Century Gothic" w:eastAsia="Century Gothic" w:hAnsi="Century Gothic" w:cs="Century Gothic"/>
        </w:rPr>
        <w:t xml:space="preserve"> ci_txn_calc</w:t>
      </w:r>
      <w:r w:rsidRPr="00B54BE3">
        <w:rPr>
          <w:rFonts w:ascii="Arial" w:eastAsia="Century Gothic" w:hAnsi="Arial" w:cs="Arial"/>
        </w:rPr>
        <w:t>   </w:t>
      </w:r>
      <w:r w:rsidRPr="00B54BE3">
        <w:rPr>
          <w:rFonts w:ascii="Century Gothic" w:eastAsia="Century Gothic" w:hAnsi="Century Gothic" w:cs="Century Gothic"/>
        </w:rPr>
        <w:t xml:space="preserve"> tcalc where txndtl.txn_detail_id = tcalc.txn_detail_id</w:t>
      </w:r>
      <w:r w:rsidRPr="00B54BE3">
        <w:rPr>
          <w:rFonts w:ascii="Arial" w:eastAsia="Century Gothic" w:hAnsi="Arial" w:cs="Arial"/>
        </w:rPr>
        <w:t>      </w:t>
      </w:r>
      <w:r w:rsidRPr="00B54BE3">
        <w:rPr>
          <w:rFonts w:ascii="Century Gothic" w:eastAsia="Century Gothic" w:hAnsi="Century Gothic" w:cs="Century Gothic"/>
        </w:rPr>
        <w:t xml:space="preserve"> and tcalc.rs_cd = 'CLAADMFE'))</w:t>
      </w:r>
      <w:r w:rsidRPr="00B54BE3">
        <w:rPr>
          <w:rFonts w:ascii="Arial" w:eastAsia="Century Gothic" w:hAnsi="Arial" w:cs="Arial"/>
        </w:rPr>
        <w:t> </w:t>
      </w:r>
      <w:r w:rsidRPr="00B54BE3">
        <w:rPr>
          <w:rFonts w:ascii="Century Gothic" w:eastAsia="Century Gothic" w:hAnsi="Century Gothic" w:cs="Century Gothic"/>
        </w:rPr>
        <w:t xml:space="preserve"> </w:t>
      </w:r>
    </w:p>
    <w:p w14:paraId="2B87992C"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AS ADMIN_FEE, </w:t>
      </w:r>
    </w:p>
    <w:p w14:paraId="0C0C063A"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SUM(txndtl.udf_amt_2) AS INGRED_COST,</w:t>
      </w:r>
      <w:r w:rsidRPr="00B54BE3">
        <w:rPr>
          <w:rFonts w:ascii="Arial" w:eastAsia="Century Gothic" w:hAnsi="Arial" w:cs="Arial"/>
        </w:rPr>
        <w:t> </w:t>
      </w:r>
      <w:r w:rsidRPr="00B54BE3">
        <w:rPr>
          <w:rFonts w:ascii="Century Gothic" w:eastAsia="Century Gothic" w:hAnsi="Century Gothic" w:cs="Century Gothic"/>
        </w:rPr>
        <w:t xml:space="preserve"> </w:t>
      </w:r>
    </w:p>
    <w:p w14:paraId="44579F5C"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SUM(txndtl.udf_amt_7) AS DISP_COST,</w:t>
      </w:r>
      <w:r w:rsidRPr="00B54BE3">
        <w:rPr>
          <w:rFonts w:ascii="Arial" w:eastAsia="Century Gothic" w:hAnsi="Arial" w:cs="Arial"/>
        </w:rPr>
        <w:t> </w:t>
      </w:r>
      <w:r w:rsidRPr="00B54BE3">
        <w:rPr>
          <w:rFonts w:ascii="Century Gothic" w:eastAsia="Century Gothic" w:hAnsi="Century Gothic" w:cs="Century Gothic"/>
        </w:rPr>
        <w:t xml:space="preserve"> </w:t>
      </w:r>
    </w:p>
    <w:p w14:paraId="7089606A"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SUM(txndtl.udf_amt_10) AS TAX,</w:t>
      </w:r>
      <w:r w:rsidRPr="00B54BE3">
        <w:rPr>
          <w:rFonts w:ascii="Arial" w:eastAsia="Century Gothic" w:hAnsi="Arial" w:cs="Arial"/>
        </w:rPr>
        <w:t> </w:t>
      </w:r>
      <w:r w:rsidRPr="00B54BE3">
        <w:rPr>
          <w:rFonts w:ascii="Century Gothic" w:eastAsia="Century Gothic" w:hAnsi="Century Gothic" w:cs="Century Gothic"/>
        </w:rPr>
        <w:t xml:space="preserve"> </w:t>
      </w:r>
    </w:p>
    <w:p w14:paraId="6144B419"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SUM(txndtl.udf_nbr_8) AS MEM_PAID,</w:t>
      </w:r>
      <w:r w:rsidRPr="00B54BE3">
        <w:rPr>
          <w:rFonts w:ascii="Arial" w:eastAsia="Century Gothic" w:hAnsi="Arial" w:cs="Arial"/>
        </w:rPr>
        <w:t> </w:t>
      </w:r>
      <w:r w:rsidRPr="00B54BE3">
        <w:rPr>
          <w:rFonts w:ascii="Century Gothic" w:eastAsia="Century Gothic" w:hAnsi="Century Gothic" w:cs="Century Gothic"/>
        </w:rPr>
        <w:t xml:space="preserve"> </w:t>
      </w:r>
    </w:p>
    <w:p w14:paraId="23BE0B02"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SUM(txndtl.udf_nbr_7) AS OTH_RESP,</w:t>
      </w:r>
      <w:r w:rsidRPr="00B54BE3">
        <w:rPr>
          <w:rFonts w:ascii="Arial" w:eastAsia="Century Gothic" w:hAnsi="Arial" w:cs="Arial"/>
        </w:rPr>
        <w:t> </w:t>
      </w:r>
      <w:r w:rsidRPr="00B54BE3">
        <w:rPr>
          <w:rFonts w:ascii="Century Gothic" w:eastAsia="Century Gothic" w:hAnsi="Century Gothic" w:cs="Century Gothic"/>
        </w:rPr>
        <w:t xml:space="preserve"> </w:t>
      </w:r>
    </w:p>
    <w:p w14:paraId="4CB92318"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SUM(</w:t>
      </w:r>
      <w:r w:rsidRPr="00B54BE3">
        <w:rPr>
          <w:rFonts w:ascii="Arial" w:eastAsia="Century Gothic" w:hAnsi="Arial" w:cs="Arial"/>
        </w:rPr>
        <w:t> </w:t>
      </w:r>
      <w:r w:rsidRPr="00B54BE3">
        <w:rPr>
          <w:rFonts w:ascii="Century Gothic" w:eastAsia="Century Gothic" w:hAnsi="Century Gothic" w:cs="Century Gothic"/>
        </w:rPr>
        <w:t xml:space="preserve"> </w:t>
      </w:r>
    </w:p>
    <w:p w14:paraId="7584219D"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NVL((select tcalc.calc_amt from</w:t>
      </w:r>
      <w:r w:rsidRPr="00B54BE3">
        <w:rPr>
          <w:rFonts w:ascii="Arial" w:eastAsia="Century Gothic" w:hAnsi="Arial" w:cs="Arial"/>
        </w:rPr>
        <w:t>  </w:t>
      </w:r>
      <w:r w:rsidRPr="00B54BE3">
        <w:rPr>
          <w:rFonts w:ascii="Century Gothic" w:eastAsia="Century Gothic" w:hAnsi="Century Gothic" w:cs="Century Gothic"/>
        </w:rPr>
        <w:t xml:space="preserve"> ci_txn_calc</w:t>
      </w:r>
      <w:r w:rsidRPr="00B54BE3">
        <w:rPr>
          <w:rFonts w:ascii="Arial" w:eastAsia="Century Gothic" w:hAnsi="Arial" w:cs="Arial"/>
        </w:rPr>
        <w:t>   </w:t>
      </w:r>
      <w:r w:rsidRPr="00B54BE3">
        <w:rPr>
          <w:rFonts w:ascii="Century Gothic" w:eastAsia="Century Gothic" w:hAnsi="Century Gothic" w:cs="Century Gothic"/>
        </w:rPr>
        <w:t xml:space="preserve"> tcalc where txndtl.txn_detail_id = tcalc.txn_detail_id</w:t>
      </w:r>
      <w:r w:rsidRPr="00B54BE3">
        <w:rPr>
          <w:rFonts w:ascii="Arial" w:eastAsia="Century Gothic" w:hAnsi="Arial" w:cs="Arial"/>
        </w:rPr>
        <w:t>      </w:t>
      </w:r>
      <w:r w:rsidRPr="00B54BE3">
        <w:rPr>
          <w:rFonts w:ascii="Century Gothic" w:eastAsia="Century Gothic" w:hAnsi="Century Gothic" w:cs="Century Gothic"/>
        </w:rPr>
        <w:t xml:space="preserve"> and tcalc.rs_cd = 'CLAADMFE'), 0) +</w:t>
      </w:r>
      <w:r w:rsidRPr="00B54BE3">
        <w:rPr>
          <w:rFonts w:ascii="Arial" w:eastAsia="Century Gothic" w:hAnsi="Arial" w:cs="Arial"/>
        </w:rPr>
        <w:t> </w:t>
      </w:r>
      <w:r w:rsidRPr="00B54BE3">
        <w:rPr>
          <w:rFonts w:ascii="Century Gothic" w:eastAsia="Century Gothic" w:hAnsi="Century Gothic" w:cs="Century Gothic"/>
        </w:rPr>
        <w:t xml:space="preserve"> </w:t>
      </w:r>
    </w:p>
    <w:p w14:paraId="690A7254"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NVL(txndtl.udf_amt_2, 0) +</w:t>
      </w:r>
      <w:r w:rsidRPr="00B54BE3">
        <w:rPr>
          <w:rFonts w:ascii="Arial" w:eastAsia="Century Gothic" w:hAnsi="Arial" w:cs="Arial"/>
        </w:rPr>
        <w:t> </w:t>
      </w:r>
      <w:r w:rsidRPr="00B54BE3">
        <w:rPr>
          <w:rFonts w:ascii="Century Gothic" w:eastAsia="Century Gothic" w:hAnsi="Century Gothic" w:cs="Century Gothic"/>
        </w:rPr>
        <w:t xml:space="preserve"> </w:t>
      </w:r>
    </w:p>
    <w:p w14:paraId="50D0E8BD"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NVL(txndtl.udf_amt_7, 0) +</w:t>
      </w:r>
      <w:r w:rsidRPr="00B54BE3">
        <w:rPr>
          <w:rFonts w:ascii="Arial" w:eastAsia="Century Gothic" w:hAnsi="Arial" w:cs="Arial"/>
        </w:rPr>
        <w:t> </w:t>
      </w:r>
      <w:r w:rsidRPr="00B54BE3">
        <w:rPr>
          <w:rFonts w:ascii="Century Gothic" w:eastAsia="Century Gothic" w:hAnsi="Century Gothic" w:cs="Century Gothic"/>
        </w:rPr>
        <w:t xml:space="preserve"> </w:t>
      </w:r>
    </w:p>
    <w:p w14:paraId="797D8DE6"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NVL(txndtl.udf_amt_10, 0) +</w:t>
      </w:r>
      <w:r w:rsidRPr="00B54BE3">
        <w:rPr>
          <w:rFonts w:ascii="Arial" w:eastAsia="Century Gothic" w:hAnsi="Arial" w:cs="Arial"/>
        </w:rPr>
        <w:t> </w:t>
      </w:r>
      <w:r w:rsidRPr="00B54BE3">
        <w:rPr>
          <w:rFonts w:ascii="Century Gothic" w:eastAsia="Century Gothic" w:hAnsi="Century Gothic" w:cs="Century Gothic"/>
        </w:rPr>
        <w:t xml:space="preserve"> </w:t>
      </w:r>
    </w:p>
    <w:p w14:paraId="60B99854"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NVL(txndtl.udf_nbr_8, 0) +</w:t>
      </w:r>
      <w:r w:rsidRPr="00B54BE3">
        <w:rPr>
          <w:rFonts w:ascii="Arial" w:eastAsia="Century Gothic" w:hAnsi="Arial" w:cs="Arial"/>
        </w:rPr>
        <w:t> </w:t>
      </w:r>
      <w:r w:rsidRPr="00B54BE3">
        <w:rPr>
          <w:rFonts w:ascii="Century Gothic" w:eastAsia="Century Gothic" w:hAnsi="Century Gothic" w:cs="Century Gothic"/>
        </w:rPr>
        <w:t xml:space="preserve"> </w:t>
      </w:r>
    </w:p>
    <w:p w14:paraId="4B15BE62"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NVL(txndtl.udf_nbr_7, 0)</w:t>
      </w:r>
      <w:r w:rsidRPr="00B54BE3">
        <w:rPr>
          <w:rFonts w:ascii="Arial" w:eastAsia="Century Gothic" w:hAnsi="Arial" w:cs="Arial"/>
        </w:rPr>
        <w:t> </w:t>
      </w:r>
      <w:r w:rsidRPr="00B54BE3">
        <w:rPr>
          <w:rFonts w:ascii="Century Gothic" w:eastAsia="Century Gothic" w:hAnsi="Century Gothic" w:cs="Century Gothic"/>
        </w:rPr>
        <w:t xml:space="preserve"> </w:t>
      </w:r>
    </w:p>
    <w:p w14:paraId="1C3596B6"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 AS PLAN_PAID</w:t>
      </w:r>
      <w:r w:rsidRPr="00B54BE3">
        <w:rPr>
          <w:rFonts w:ascii="Arial" w:eastAsia="Century Gothic" w:hAnsi="Arial" w:cs="Arial"/>
        </w:rPr>
        <w:t> </w:t>
      </w:r>
      <w:r w:rsidRPr="00B54BE3">
        <w:rPr>
          <w:rFonts w:ascii="Century Gothic" w:eastAsia="Century Gothic" w:hAnsi="Century Gothic" w:cs="Century Gothic"/>
        </w:rPr>
        <w:t xml:space="preserve"> </w:t>
      </w:r>
    </w:p>
    <w:p w14:paraId="4EE3872D"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FROM f1_gen_proc proc</w:t>
      </w:r>
      <w:r w:rsidRPr="00B54BE3">
        <w:rPr>
          <w:rFonts w:ascii="Arial" w:eastAsia="Century Gothic" w:hAnsi="Arial" w:cs="Arial"/>
        </w:rPr>
        <w:t> </w:t>
      </w:r>
      <w:r w:rsidRPr="00B54BE3">
        <w:rPr>
          <w:rFonts w:ascii="Century Gothic" w:eastAsia="Century Gothic" w:hAnsi="Century Gothic" w:cs="Century Gothic"/>
        </w:rPr>
        <w:t xml:space="preserve"> </w:t>
      </w:r>
    </w:p>
    <w:p w14:paraId="09C5B8FF"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JOIN ci_bill bill ON proc.pk_value2 = bill.bill_id</w:t>
      </w:r>
      <w:r w:rsidRPr="00B54BE3">
        <w:rPr>
          <w:rFonts w:ascii="Arial" w:eastAsia="Century Gothic" w:hAnsi="Arial" w:cs="Arial"/>
        </w:rPr>
        <w:t> </w:t>
      </w:r>
      <w:r w:rsidRPr="00B54BE3">
        <w:rPr>
          <w:rFonts w:ascii="Century Gothic" w:eastAsia="Century Gothic" w:hAnsi="Century Gothic" w:cs="Century Gothic"/>
        </w:rPr>
        <w:t xml:space="preserve"> </w:t>
      </w:r>
    </w:p>
    <w:p w14:paraId="6ED6168B"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JOIN ci_per_id perid ON proc.pk_value1 = perid.per_id AND perid.prim_sw = 'Y'</w:t>
      </w:r>
      <w:r w:rsidRPr="00B54BE3">
        <w:rPr>
          <w:rFonts w:ascii="Arial" w:eastAsia="Century Gothic" w:hAnsi="Arial" w:cs="Arial"/>
        </w:rPr>
        <w:t> </w:t>
      </w:r>
      <w:r w:rsidRPr="00B54BE3">
        <w:rPr>
          <w:rFonts w:ascii="Century Gothic" w:eastAsia="Century Gothic" w:hAnsi="Century Gothic" w:cs="Century Gothic"/>
        </w:rPr>
        <w:t xml:space="preserve"> </w:t>
      </w:r>
    </w:p>
    <w:p w14:paraId="262BB4E1"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JOIN ci_bseg bseg ON bill.bill_id = bseg.bill_id</w:t>
      </w:r>
      <w:r w:rsidRPr="00B54BE3">
        <w:rPr>
          <w:rFonts w:ascii="Arial" w:eastAsia="Century Gothic" w:hAnsi="Arial" w:cs="Arial"/>
        </w:rPr>
        <w:t> </w:t>
      </w:r>
      <w:r w:rsidRPr="00B54BE3">
        <w:rPr>
          <w:rFonts w:ascii="Century Gothic" w:eastAsia="Century Gothic" w:hAnsi="Century Gothic" w:cs="Century Gothic"/>
        </w:rPr>
        <w:t xml:space="preserve"> </w:t>
      </w:r>
    </w:p>
    <w:p w14:paraId="75C6E23E"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JOIN ci_bseg_calc bcalc ON bseg.bseg_id = bcalc.bseg_id</w:t>
      </w:r>
      <w:r w:rsidRPr="00B54BE3">
        <w:rPr>
          <w:rFonts w:ascii="Arial" w:eastAsia="Century Gothic" w:hAnsi="Arial" w:cs="Arial"/>
        </w:rPr>
        <w:t> </w:t>
      </w:r>
      <w:r w:rsidRPr="00B54BE3">
        <w:rPr>
          <w:rFonts w:ascii="Century Gothic" w:eastAsia="Century Gothic" w:hAnsi="Century Gothic" w:cs="Century Gothic"/>
        </w:rPr>
        <w:t xml:space="preserve"> </w:t>
      </w:r>
    </w:p>
    <w:p w14:paraId="69E261CD"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JOIN ci_bill_chg bchg ON bcalc.billable_chg_id = bchg.billable_chg_id</w:t>
      </w:r>
      <w:r w:rsidRPr="00B54BE3">
        <w:rPr>
          <w:rFonts w:ascii="Arial" w:eastAsia="Century Gothic" w:hAnsi="Arial" w:cs="Arial"/>
        </w:rPr>
        <w:t> </w:t>
      </w:r>
      <w:r w:rsidRPr="00B54BE3">
        <w:rPr>
          <w:rFonts w:ascii="Century Gothic" w:eastAsia="Century Gothic" w:hAnsi="Century Gothic" w:cs="Century Gothic"/>
        </w:rPr>
        <w:t xml:space="preserve"> </w:t>
      </w:r>
    </w:p>
    <w:p w14:paraId="18FED32E" w14:textId="5748B09E"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JOIN ci_txn_dtl_pritm pritm ON bchg.billable_chg_id = pritm.billable_chg_id AND bchg.priceitem_cd = </w:t>
      </w:r>
      <w:r w:rsidR="005B03D6">
        <w:rPr>
          <w:rFonts w:ascii="Century Gothic" w:eastAsia="Century Gothic" w:hAnsi="Century Gothic" w:cs="Century Gothic"/>
        </w:rPr>
        <w:t xml:space="preserve">  </w:t>
      </w:r>
      <w:r w:rsidRPr="00B54BE3">
        <w:rPr>
          <w:rFonts w:ascii="Century Gothic" w:eastAsia="Century Gothic" w:hAnsi="Century Gothic" w:cs="Century Gothic"/>
        </w:rPr>
        <w:t>pritm.initial_price_item_cd AND pritm.initial_price_item_cd = 'CAGCLAIM'</w:t>
      </w:r>
      <w:r w:rsidRPr="00B54BE3">
        <w:rPr>
          <w:rFonts w:ascii="Arial" w:eastAsia="Century Gothic" w:hAnsi="Arial" w:cs="Arial"/>
        </w:rPr>
        <w:t>   </w:t>
      </w:r>
      <w:r w:rsidRPr="00B54BE3">
        <w:rPr>
          <w:rFonts w:ascii="Century Gothic" w:eastAsia="Century Gothic" w:hAnsi="Century Gothic" w:cs="Century Gothic"/>
        </w:rPr>
        <w:t xml:space="preserve"> </w:t>
      </w:r>
    </w:p>
    <w:p w14:paraId="4EC39BDA" w14:textId="0EF12948" w:rsidR="00B54BE3" w:rsidRPr="00B54BE3" w:rsidRDefault="00B54BE3" w:rsidP="001C658E">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JOIN ci_txn_detail txndtl ON pritm.txn_detail_id = txndtl.txn_detail_id</w:t>
      </w:r>
      <w:r w:rsidRPr="00B54BE3">
        <w:rPr>
          <w:rFonts w:ascii="Arial" w:eastAsia="Century Gothic" w:hAnsi="Arial" w:cs="Arial"/>
        </w:rPr>
        <w:t> </w:t>
      </w:r>
      <w:r w:rsidRPr="00B54BE3">
        <w:rPr>
          <w:rFonts w:ascii="Century Gothic" w:eastAsia="Century Gothic" w:hAnsi="Century Gothic" w:cs="Century Gothic"/>
        </w:rPr>
        <w:t xml:space="preserve"> </w:t>
      </w:r>
    </w:p>
    <w:p w14:paraId="413ECF61"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JOIN</w:t>
      </w:r>
      <w:r w:rsidRPr="00B54BE3">
        <w:rPr>
          <w:rFonts w:ascii="Arial" w:eastAsia="Century Gothic" w:hAnsi="Arial" w:cs="Arial"/>
        </w:rPr>
        <w:t> </w:t>
      </w:r>
      <w:r w:rsidRPr="00B54BE3">
        <w:rPr>
          <w:rFonts w:ascii="Century Gothic" w:eastAsia="Century Gothic" w:hAnsi="Century Gothic" w:cs="Century Gothic"/>
        </w:rPr>
        <w:t xml:space="preserve"> cm_cag_ref_data cagref ON cagref.bg_l1_identifier = txndtl.udf_char_3</w:t>
      </w:r>
      <w:r w:rsidRPr="00B54BE3">
        <w:rPr>
          <w:rFonts w:ascii="Arial" w:eastAsia="Century Gothic" w:hAnsi="Arial" w:cs="Arial"/>
        </w:rPr>
        <w:t> </w:t>
      </w:r>
      <w:r w:rsidRPr="00B54BE3">
        <w:rPr>
          <w:rFonts w:ascii="Century Gothic" w:eastAsia="Century Gothic" w:hAnsi="Century Gothic" w:cs="Century Gothic"/>
        </w:rPr>
        <w:t xml:space="preserve"> </w:t>
      </w:r>
    </w:p>
    <w:p w14:paraId="21A69AF3"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AND cagref.bg_l2_identifier = txndtl.udf_char_4</w:t>
      </w:r>
      <w:r w:rsidRPr="00B54BE3">
        <w:rPr>
          <w:rFonts w:ascii="Arial" w:eastAsia="Century Gothic" w:hAnsi="Arial" w:cs="Arial"/>
        </w:rPr>
        <w:t> </w:t>
      </w:r>
      <w:r w:rsidRPr="00B54BE3">
        <w:rPr>
          <w:rFonts w:ascii="Century Gothic" w:eastAsia="Century Gothic" w:hAnsi="Century Gothic" w:cs="Century Gothic"/>
        </w:rPr>
        <w:t xml:space="preserve"> </w:t>
      </w:r>
    </w:p>
    <w:p w14:paraId="0F932689"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AND cagref.bg_l3_identifier = txndtl.udf_char_5</w:t>
      </w:r>
      <w:r w:rsidRPr="00B54BE3">
        <w:rPr>
          <w:rFonts w:ascii="Arial" w:eastAsia="Century Gothic" w:hAnsi="Arial" w:cs="Arial"/>
        </w:rPr>
        <w:t> </w:t>
      </w:r>
      <w:r w:rsidRPr="00B54BE3">
        <w:rPr>
          <w:rFonts w:ascii="Century Gothic" w:eastAsia="Century Gothic" w:hAnsi="Century Gothic" w:cs="Century Gothic"/>
        </w:rPr>
        <w:t xml:space="preserve"> </w:t>
      </w:r>
    </w:p>
    <w:p w14:paraId="1B3A0979" w14:textId="14DF18E0"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WHERE proc.pk_value1 = </w:t>
      </w:r>
      <w:r w:rsidR="00F00DF4" w:rsidRPr="00F00DF4">
        <w:rPr>
          <w:rFonts w:ascii="Century Gothic" w:eastAsia="Century Gothic" w:hAnsi="Century Gothic" w:cs="Century Gothic"/>
        </w:rPr>
        <w:t>:parentPerId</w:t>
      </w:r>
    </w:p>
    <w:p w14:paraId="1C8A272C"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AND proc.maint_obj_cd = 'F1-GENPROC'</w:t>
      </w:r>
      <w:r w:rsidRPr="00B54BE3">
        <w:rPr>
          <w:rFonts w:ascii="Arial" w:eastAsia="Century Gothic" w:hAnsi="Arial" w:cs="Arial"/>
        </w:rPr>
        <w:t> </w:t>
      </w:r>
      <w:r w:rsidRPr="00B54BE3">
        <w:rPr>
          <w:rFonts w:ascii="Century Gothic" w:eastAsia="Century Gothic" w:hAnsi="Century Gothic" w:cs="Century Gothic"/>
        </w:rPr>
        <w:t xml:space="preserve"> </w:t>
      </w:r>
    </w:p>
    <w:p w14:paraId="7B0D9002"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AND proc.pk_value3 = 'EXECUTIVE'</w:t>
      </w:r>
      <w:r w:rsidRPr="00B54BE3">
        <w:rPr>
          <w:rFonts w:ascii="Arial" w:eastAsia="Century Gothic" w:hAnsi="Arial" w:cs="Arial"/>
        </w:rPr>
        <w:t> </w:t>
      </w:r>
      <w:r w:rsidRPr="00B54BE3">
        <w:rPr>
          <w:rFonts w:ascii="Century Gothic" w:eastAsia="Century Gothic" w:hAnsi="Century Gothic" w:cs="Century Gothic"/>
        </w:rPr>
        <w:t xml:space="preserve"> </w:t>
      </w:r>
    </w:p>
    <w:p w14:paraId="525A9270" w14:textId="77777777" w:rsidR="00B54BE3" w:rsidRDefault="00B54BE3" w:rsidP="00B54BE3">
      <w:pPr>
        <w:rPr>
          <w:ins w:id="2247" w:author="Anup Nair" w:date="2025-10-22T15:20:00Z" w16du:dateUtc="2025-10-22T19:20:00Z"/>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AND proc.pk_value4 = 'COMPLETE'</w:t>
      </w:r>
      <w:r w:rsidRPr="00B54BE3">
        <w:rPr>
          <w:rFonts w:ascii="Arial" w:eastAsia="Century Gothic" w:hAnsi="Arial" w:cs="Arial"/>
        </w:rPr>
        <w:t> </w:t>
      </w:r>
      <w:r w:rsidRPr="00B54BE3">
        <w:rPr>
          <w:rFonts w:ascii="Century Gothic" w:eastAsia="Century Gothic" w:hAnsi="Century Gothic" w:cs="Century Gothic"/>
        </w:rPr>
        <w:t xml:space="preserve"> </w:t>
      </w:r>
    </w:p>
    <w:p w14:paraId="76400180" w14:textId="02E76FB8" w:rsidR="00B634C2" w:rsidRPr="00B54BE3" w:rsidRDefault="00B634C2" w:rsidP="00B54BE3">
      <w:pPr>
        <w:rPr>
          <w:rFonts w:ascii="Century Gothic" w:eastAsia="Century Gothic" w:hAnsi="Century Gothic" w:cs="Century Gothic"/>
        </w:rPr>
      </w:pPr>
      <w:ins w:id="2248" w:author="Anup Nair" w:date="2025-10-22T15:20:00Z" w16du:dateUtc="2025-10-22T19:20:00Z">
        <w:r>
          <w:rPr>
            <w:rFonts w:ascii="Century Gothic" w:eastAsia="Century Gothic" w:hAnsi="Century Gothic" w:cs="Century Gothic"/>
          </w:rPr>
          <w:t xml:space="preserve">And </w:t>
        </w:r>
        <w:r>
          <w:t>txndtl.UDF_CHAR_18 &lt;&gt; ‘R’ – to exclude rejected claims</w:t>
        </w:r>
      </w:ins>
    </w:p>
    <w:p w14:paraId="77B0BA4F"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GROUP BY</w:t>
      </w:r>
      <w:r w:rsidRPr="00B54BE3">
        <w:rPr>
          <w:rFonts w:ascii="Arial" w:eastAsia="Century Gothic" w:hAnsi="Arial" w:cs="Arial"/>
        </w:rPr>
        <w:t>  </w:t>
      </w:r>
      <w:r w:rsidRPr="00B54BE3">
        <w:rPr>
          <w:rFonts w:ascii="Century Gothic" w:eastAsia="Century Gothic" w:hAnsi="Century Gothic" w:cs="Century Gothic"/>
        </w:rPr>
        <w:t xml:space="preserve"> </w:t>
      </w:r>
    </w:p>
    <w:p w14:paraId="51E870EB"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bseg.start_dt,</w:t>
      </w:r>
      <w:r w:rsidRPr="00B54BE3">
        <w:rPr>
          <w:rFonts w:ascii="Arial" w:eastAsia="Century Gothic" w:hAnsi="Arial" w:cs="Arial"/>
        </w:rPr>
        <w:t> </w:t>
      </w:r>
      <w:r w:rsidRPr="00B54BE3">
        <w:rPr>
          <w:rFonts w:ascii="Century Gothic" w:eastAsia="Century Gothic" w:hAnsi="Century Gothic" w:cs="Century Gothic"/>
        </w:rPr>
        <w:t xml:space="preserve"> </w:t>
      </w:r>
    </w:p>
    <w:p w14:paraId="5D40C9E6"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bseg.end_dt,</w:t>
      </w:r>
      <w:r w:rsidRPr="00B54BE3">
        <w:rPr>
          <w:rFonts w:ascii="Arial" w:eastAsia="Century Gothic" w:hAnsi="Arial" w:cs="Arial"/>
        </w:rPr>
        <w:t> </w:t>
      </w:r>
      <w:r w:rsidRPr="00B54BE3">
        <w:rPr>
          <w:rFonts w:ascii="Century Gothic" w:eastAsia="Century Gothic" w:hAnsi="Century Gothic" w:cs="Century Gothic"/>
        </w:rPr>
        <w:t xml:space="preserve"> </w:t>
      </w:r>
    </w:p>
    <w:p w14:paraId="198E774A"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perid.per_id_nbr,</w:t>
      </w:r>
      <w:r w:rsidRPr="00B54BE3">
        <w:rPr>
          <w:rFonts w:ascii="Arial" w:eastAsia="Century Gothic" w:hAnsi="Arial" w:cs="Arial"/>
        </w:rPr>
        <w:t> </w:t>
      </w:r>
      <w:r w:rsidRPr="00B54BE3">
        <w:rPr>
          <w:rFonts w:ascii="Century Gothic" w:eastAsia="Century Gothic" w:hAnsi="Century Gothic" w:cs="Century Gothic"/>
        </w:rPr>
        <w:t xml:space="preserve"> </w:t>
      </w:r>
    </w:p>
    <w:p w14:paraId="09831998"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txndtl.udf_char_3,</w:t>
      </w:r>
      <w:r w:rsidRPr="00B54BE3">
        <w:rPr>
          <w:rFonts w:ascii="Arial" w:eastAsia="Century Gothic" w:hAnsi="Arial" w:cs="Arial"/>
        </w:rPr>
        <w:t> </w:t>
      </w:r>
      <w:r w:rsidRPr="00B54BE3">
        <w:rPr>
          <w:rFonts w:ascii="Century Gothic" w:eastAsia="Century Gothic" w:hAnsi="Century Gothic" w:cs="Century Gothic"/>
        </w:rPr>
        <w:t xml:space="preserve"> </w:t>
      </w:r>
    </w:p>
    <w:p w14:paraId="0579892E"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txndtl.udf_char_4,</w:t>
      </w:r>
      <w:r w:rsidRPr="00B54BE3">
        <w:rPr>
          <w:rFonts w:ascii="Arial" w:eastAsia="Century Gothic" w:hAnsi="Arial" w:cs="Arial"/>
        </w:rPr>
        <w:t> </w:t>
      </w:r>
      <w:r w:rsidRPr="00B54BE3">
        <w:rPr>
          <w:rFonts w:ascii="Century Gothic" w:eastAsia="Century Gothic" w:hAnsi="Century Gothic" w:cs="Century Gothic"/>
        </w:rPr>
        <w:t xml:space="preserve"> </w:t>
      </w:r>
    </w:p>
    <w:p w14:paraId="22905C97"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cagref.bg_l2_identifier_descr,</w:t>
      </w:r>
      <w:r w:rsidRPr="00B54BE3">
        <w:rPr>
          <w:rFonts w:ascii="Arial" w:eastAsia="Century Gothic" w:hAnsi="Arial" w:cs="Arial"/>
        </w:rPr>
        <w:t> </w:t>
      </w:r>
      <w:r w:rsidRPr="00B54BE3">
        <w:rPr>
          <w:rFonts w:ascii="Century Gothic" w:eastAsia="Century Gothic" w:hAnsi="Century Gothic" w:cs="Century Gothic"/>
        </w:rPr>
        <w:t xml:space="preserve"> </w:t>
      </w:r>
    </w:p>
    <w:p w14:paraId="173CCD26"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txndtl.udf_char_5,</w:t>
      </w:r>
      <w:r w:rsidRPr="00B54BE3">
        <w:rPr>
          <w:rFonts w:ascii="Arial" w:eastAsia="Century Gothic" w:hAnsi="Arial" w:cs="Arial"/>
        </w:rPr>
        <w:t> </w:t>
      </w:r>
      <w:r w:rsidRPr="00B54BE3">
        <w:rPr>
          <w:rFonts w:ascii="Century Gothic" w:eastAsia="Century Gothic" w:hAnsi="Century Gothic" w:cs="Century Gothic"/>
        </w:rPr>
        <w:t xml:space="preserve"> </w:t>
      </w:r>
    </w:p>
    <w:p w14:paraId="1296D870"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cagref.bg_l3_identifier_descr,</w:t>
      </w:r>
      <w:r w:rsidRPr="00B54BE3">
        <w:rPr>
          <w:rFonts w:ascii="Arial" w:eastAsia="Century Gothic" w:hAnsi="Arial" w:cs="Arial"/>
        </w:rPr>
        <w:t> </w:t>
      </w:r>
      <w:r w:rsidRPr="00B54BE3">
        <w:rPr>
          <w:rFonts w:ascii="Century Gothic" w:eastAsia="Century Gothic" w:hAnsi="Century Gothic" w:cs="Century Gothic"/>
        </w:rPr>
        <w:t xml:space="preserve"> </w:t>
      </w:r>
    </w:p>
    <w:p w14:paraId="3FFA0BEA" w14:textId="77777777" w:rsidR="00B54BE3" w:rsidRP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bill.bill_id,</w:t>
      </w:r>
      <w:r w:rsidRPr="00B54BE3">
        <w:rPr>
          <w:rFonts w:ascii="Arial" w:eastAsia="Century Gothic" w:hAnsi="Arial" w:cs="Arial"/>
        </w:rPr>
        <w:t> </w:t>
      </w:r>
      <w:r w:rsidRPr="00B54BE3">
        <w:rPr>
          <w:rFonts w:ascii="Century Gothic" w:eastAsia="Century Gothic" w:hAnsi="Century Gothic" w:cs="Century Gothic"/>
        </w:rPr>
        <w:t xml:space="preserve"> </w:t>
      </w:r>
    </w:p>
    <w:p w14:paraId="1833F999" w14:textId="76A7F7EE" w:rsidR="00B54BE3" w:rsidRDefault="00B54BE3" w:rsidP="00B54BE3">
      <w:pPr>
        <w:rPr>
          <w:rFonts w:ascii="Century Gothic" w:eastAsia="Century Gothic" w:hAnsi="Century Gothic" w:cs="Century Gothic"/>
        </w:rPr>
      </w:pPr>
      <w:r w:rsidRPr="00B54BE3">
        <w:rPr>
          <w:rFonts w:ascii="Arial" w:eastAsia="Century Gothic" w:hAnsi="Arial" w:cs="Arial"/>
        </w:rPr>
        <w:t>          </w:t>
      </w:r>
      <w:r w:rsidRPr="00B54BE3">
        <w:rPr>
          <w:rFonts w:ascii="Century Gothic" w:eastAsia="Century Gothic" w:hAnsi="Century Gothic" w:cs="Century Gothic"/>
        </w:rPr>
        <w:t xml:space="preserve"> txndtl.udf_char_31 ;</w:t>
      </w:r>
    </w:p>
    <w:p w14:paraId="6BBA3EE1" w14:textId="77777777" w:rsidR="00B54BE3" w:rsidRDefault="00B54BE3" w:rsidP="69646622">
      <w:pPr>
        <w:spacing w:before="240" w:after="120"/>
        <w:rPr>
          <w:rFonts w:ascii="Century Gothic" w:eastAsia="Century Gothic" w:hAnsi="Century Gothic" w:cs="Century Gothic"/>
        </w:rPr>
      </w:pPr>
    </w:p>
    <w:p w14:paraId="40DE3DAD" w14:textId="77777777" w:rsidR="00B54BE3" w:rsidRDefault="00B54BE3" w:rsidP="69646622">
      <w:pPr>
        <w:spacing w:before="240" w:after="120"/>
        <w:rPr>
          <w:rFonts w:ascii="Century Gothic" w:eastAsia="Century Gothic" w:hAnsi="Century Gothic" w:cs="Century Gothic"/>
        </w:rPr>
      </w:pPr>
    </w:p>
    <w:p w14:paraId="1FABE1D7" w14:textId="4556EA52" w:rsidR="443D6CF5" w:rsidRDefault="443D6CF5" w:rsidP="1E4ACECD">
      <w:pPr>
        <w:spacing w:before="240" w:after="120"/>
        <w:rPr>
          <w:rFonts w:ascii="Century Gothic" w:eastAsia="Century Gothic" w:hAnsi="Century Gothic" w:cs="Century Gothic"/>
          <w:i/>
          <w:highlight w:val="yellow"/>
        </w:rPr>
      </w:pPr>
      <w:r w:rsidRPr="6D40B372">
        <w:rPr>
          <w:rFonts w:ascii="Century Gothic" w:eastAsia="Century Gothic" w:hAnsi="Century Gothic" w:cs="Century Gothic"/>
          <w:i/>
          <w:highlight w:val="yellow"/>
        </w:rPr>
        <w:t>UPDATE F1_GEN_PROC SET PK_VALUE</w:t>
      </w:r>
      <w:r w:rsidR="009130C3">
        <w:rPr>
          <w:rFonts w:ascii="Century Gothic" w:eastAsia="Century Gothic" w:hAnsi="Century Gothic" w:cs="Century Gothic"/>
          <w:i/>
          <w:highlight w:val="yellow"/>
        </w:rPr>
        <w:t>4</w:t>
      </w:r>
      <w:r w:rsidRPr="6D40B372">
        <w:rPr>
          <w:rFonts w:ascii="Century Gothic" w:eastAsia="Century Gothic" w:hAnsi="Century Gothic" w:cs="Century Gothic"/>
          <w:i/>
          <w:highlight w:val="yellow"/>
        </w:rPr>
        <w:t xml:space="preserve"> = ‘COMPLETE’ WHERE PK_VALUE1 = :</w:t>
      </w:r>
      <w:r w:rsidR="00843BB2">
        <w:rPr>
          <w:rFonts w:ascii="Century Gothic" w:eastAsia="Century Gothic" w:hAnsi="Century Gothic" w:cs="Century Gothic"/>
          <w:i/>
          <w:highlight w:val="yellow"/>
        </w:rPr>
        <w:t>parentPerId</w:t>
      </w:r>
      <w:r w:rsidRPr="6D40B372">
        <w:rPr>
          <w:rFonts w:ascii="Century Gothic" w:eastAsia="Century Gothic" w:hAnsi="Century Gothic" w:cs="Century Gothic"/>
          <w:i/>
          <w:highlight w:val="yellow"/>
        </w:rPr>
        <w:t xml:space="preserve"> and MAINT_OBJ_CD = </w:t>
      </w:r>
      <w:r w:rsidR="00AF1727" w:rsidRPr="00AF1727">
        <w:rPr>
          <w:rFonts w:ascii="Century Gothic" w:eastAsia="Century Gothic" w:hAnsi="Century Gothic" w:cs="Century Gothic"/>
          <w:i/>
          <w:highlight w:val="yellow"/>
        </w:rPr>
        <w:t>IN (RPAD(:maintainenceObjCd, 12, ' '))</w:t>
      </w:r>
      <w:r w:rsidRPr="6D40B372">
        <w:rPr>
          <w:rFonts w:ascii="Century Gothic" w:eastAsia="Century Gothic" w:hAnsi="Century Gothic" w:cs="Century Gothic"/>
          <w:i/>
          <w:highlight w:val="yellow"/>
        </w:rPr>
        <w:t xml:space="preserve"> and PK_VALUE</w:t>
      </w:r>
      <w:r w:rsidR="00843BB2">
        <w:rPr>
          <w:rFonts w:ascii="Century Gothic" w:eastAsia="Century Gothic" w:hAnsi="Century Gothic" w:cs="Century Gothic"/>
          <w:i/>
          <w:highlight w:val="yellow"/>
        </w:rPr>
        <w:t>4</w:t>
      </w:r>
      <w:r w:rsidRPr="6D40B372">
        <w:rPr>
          <w:rFonts w:ascii="Century Gothic" w:eastAsia="Century Gothic" w:hAnsi="Century Gothic" w:cs="Century Gothic"/>
          <w:i/>
          <w:highlight w:val="yellow"/>
        </w:rPr>
        <w:t xml:space="preserve"> = ‘PENDING’</w:t>
      </w:r>
      <w:ins w:id="2249" w:author="Ramachandran Ananthapadmanabhan" w:date="2025-10-03T18:32:00Z" w16du:dateUtc="2025-10-03T13:02:00Z">
        <w:r w:rsidR="008D03C6" w:rsidRPr="008D03C6">
          <w:rPr>
            <w:rFonts w:ascii="Century Gothic" w:eastAsia="Century Gothic" w:hAnsi="Century Gothic" w:cs="Century Gothic"/>
          </w:rPr>
          <w:t xml:space="preserve"> </w:t>
        </w:r>
        <w:r w:rsidR="008D03C6">
          <w:rPr>
            <w:rFonts w:ascii="Century Gothic" w:eastAsia="Century Gothic" w:hAnsi="Century Gothic" w:cs="Century Gothic"/>
          </w:rPr>
          <w:t>And batch_cd = :batchCd and batch_nbr = :batchNbr</w:t>
        </w:r>
      </w:ins>
      <w:ins w:id="2250" w:author="Ramachandran Ananthapadmanabhan" w:date="2025-10-03T18:31:00Z" w16du:dateUtc="2025-10-03T13:01:00Z">
        <w:r w:rsidR="00B561D9">
          <w:rPr>
            <w:rFonts w:ascii="Century Gothic" w:eastAsia="Century Gothic" w:hAnsi="Century Gothic" w:cs="Century Gothic"/>
            <w:i/>
            <w:highlight w:val="yellow"/>
          </w:rPr>
          <w:t xml:space="preserve"> </w:t>
        </w:r>
      </w:ins>
      <w:r w:rsidRPr="6D40B372">
        <w:rPr>
          <w:rFonts w:ascii="Century Gothic" w:eastAsia="Century Gothic" w:hAnsi="Century Gothic" w:cs="Century Gothic"/>
          <w:i/>
          <w:highlight w:val="yellow"/>
        </w:rPr>
        <w:t>;</w:t>
      </w:r>
    </w:p>
    <w:p w14:paraId="6E7CAEF1" w14:textId="524EE75D" w:rsidR="00D6710B" w:rsidRPr="00D6710B" w:rsidRDefault="00D6710B" w:rsidP="00D6710B">
      <w:pPr>
        <w:pStyle w:val="Heading6"/>
        <w:rPr>
          <w:rFonts w:eastAsia="Century Gothic"/>
        </w:rPr>
      </w:pPr>
      <w:r>
        <w:rPr>
          <w:rFonts w:eastAsia="Century Gothic"/>
        </w:rPr>
        <w:t xml:space="preserve">File </w:t>
      </w:r>
      <w:r w:rsidRPr="00D6710B">
        <w:rPr>
          <w:rFonts w:eastAsia="Century Gothic"/>
        </w:rPr>
        <w:t xml:space="preserve">Layout </w:t>
      </w:r>
      <w:r>
        <w:rPr>
          <w:rFonts w:eastAsia="Century Gothic"/>
        </w:rPr>
        <w:t>for reference -</w:t>
      </w:r>
    </w:p>
    <w:tbl>
      <w:tblPr>
        <w:tblW w:w="5840" w:type="dxa"/>
        <w:tblInd w:w="10" w:type="dxa"/>
        <w:tblLayout w:type="fixed"/>
        <w:tblLook w:val="06A0" w:firstRow="1" w:lastRow="0" w:firstColumn="1" w:lastColumn="0" w:noHBand="1" w:noVBand="1"/>
      </w:tblPr>
      <w:tblGrid>
        <w:gridCol w:w="2330"/>
        <w:gridCol w:w="3510"/>
      </w:tblGrid>
      <w:tr w:rsidR="6C25B0C4" w14:paraId="5F421791" w14:textId="77777777" w:rsidTr="00061D3A">
        <w:trPr>
          <w:trHeight w:val="285"/>
        </w:trPr>
        <w:tc>
          <w:tcPr>
            <w:tcW w:w="2330" w:type="dxa"/>
            <w:tcBorders>
              <w:top w:val="nil"/>
              <w:left w:val="nil"/>
              <w:bottom w:val="nil"/>
              <w:right w:val="nil"/>
            </w:tcBorders>
            <w:tcMar>
              <w:top w:w="15" w:type="dxa"/>
              <w:left w:w="15" w:type="dxa"/>
              <w:right w:w="15" w:type="dxa"/>
            </w:tcMar>
            <w:vAlign w:val="bottom"/>
          </w:tcPr>
          <w:p w14:paraId="2E8A74F8" w14:textId="77777777" w:rsidR="6C25B0C4" w:rsidRDefault="6C25B0C4" w:rsidP="00474803"/>
          <w:p w14:paraId="0374509F" w14:textId="6B3FE53E" w:rsidR="6C25B0C4" w:rsidRDefault="6C25B0C4"/>
        </w:tc>
        <w:tc>
          <w:tcPr>
            <w:tcW w:w="3510" w:type="dxa"/>
            <w:tcBorders>
              <w:top w:val="nil"/>
              <w:left w:val="nil"/>
              <w:bottom w:val="nil"/>
              <w:right w:val="nil"/>
            </w:tcBorders>
            <w:tcMar>
              <w:top w:w="15" w:type="dxa"/>
              <w:left w:w="15" w:type="dxa"/>
              <w:right w:w="15" w:type="dxa"/>
            </w:tcMar>
            <w:vAlign w:val="bottom"/>
          </w:tcPr>
          <w:p w14:paraId="57862F55" w14:textId="0AC4E997" w:rsidR="6C25B0C4" w:rsidRDefault="6C25B0C4"/>
        </w:tc>
      </w:tr>
      <w:tr w:rsidR="6C25B0C4" w14:paraId="6B6066C2" w14:textId="77777777" w:rsidTr="00061D3A">
        <w:trPr>
          <w:trHeight w:val="285"/>
        </w:trPr>
        <w:tc>
          <w:tcPr>
            <w:tcW w:w="2330" w:type="dxa"/>
            <w:tcBorders>
              <w:top w:val="nil"/>
              <w:left w:val="nil"/>
              <w:bottom w:val="nil"/>
              <w:right w:val="nil"/>
            </w:tcBorders>
            <w:shd w:val="clear" w:color="auto" w:fill="FF0000"/>
            <w:tcMar>
              <w:top w:w="15" w:type="dxa"/>
              <w:left w:w="15" w:type="dxa"/>
              <w:right w:w="15" w:type="dxa"/>
            </w:tcMar>
            <w:vAlign w:val="bottom"/>
          </w:tcPr>
          <w:p w14:paraId="2CFF9FD8" w14:textId="0BE652B5" w:rsidR="6C25B0C4" w:rsidRDefault="6C25B0C4" w:rsidP="6C25B0C4">
            <w:r w:rsidRPr="6C25B0C4">
              <w:rPr>
                <w:rFonts w:ascii="Aptos Narrow" w:eastAsia="Aptos Narrow" w:hAnsi="Aptos Narrow" w:cs="Aptos Narrow"/>
                <w:b/>
                <w:bCs/>
                <w:color w:val="000000" w:themeColor="text1"/>
                <w:sz w:val="22"/>
                <w:szCs w:val="22"/>
              </w:rPr>
              <w:t>New layout from Tia</w:t>
            </w:r>
          </w:p>
        </w:tc>
        <w:tc>
          <w:tcPr>
            <w:tcW w:w="35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15" w:type="dxa"/>
              <w:left w:w="15" w:type="dxa"/>
              <w:right w:w="15" w:type="dxa"/>
            </w:tcMar>
            <w:vAlign w:val="bottom"/>
          </w:tcPr>
          <w:p w14:paraId="1C42520D" w14:textId="66D7B81E" w:rsidR="6C25B0C4" w:rsidRDefault="6C25B0C4" w:rsidP="6C25B0C4">
            <w:r w:rsidRPr="6C25B0C4">
              <w:rPr>
                <w:rFonts w:ascii="Aptos Narrow" w:eastAsia="Aptos Narrow" w:hAnsi="Aptos Narrow" w:cs="Aptos Narrow"/>
                <w:b/>
                <w:bCs/>
                <w:color w:val="000000" w:themeColor="text1"/>
                <w:sz w:val="22"/>
                <w:szCs w:val="22"/>
              </w:rPr>
              <w:t>Sample Data</w:t>
            </w:r>
          </w:p>
        </w:tc>
      </w:tr>
      <w:tr w:rsidR="6C25B0C4" w14:paraId="09DDF67C" w14:textId="77777777" w:rsidTr="00061D3A">
        <w:trPr>
          <w:trHeight w:val="34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B5870E" w14:textId="0F43FCF8" w:rsidR="6C25B0C4" w:rsidRDefault="6C25B0C4" w:rsidP="6C25B0C4">
            <w:r w:rsidRPr="6C25B0C4">
              <w:rPr>
                <w:rFonts w:eastAsia="Calibri" w:cs="Calibri"/>
                <w:color w:val="000000" w:themeColor="text1"/>
                <w:sz w:val="22"/>
                <w:szCs w:val="22"/>
              </w:rPr>
              <w:t>Begin Period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87F6243" w14:textId="493EB5A9" w:rsidR="6C25B0C4" w:rsidRDefault="6C25B0C4" w:rsidP="6C25B0C4">
            <w:pPr>
              <w:jc w:val="right"/>
            </w:pPr>
            <w:r w:rsidRPr="6C25B0C4">
              <w:rPr>
                <w:rFonts w:ascii="Aptos Narrow" w:eastAsia="Aptos Narrow" w:hAnsi="Aptos Narrow" w:cs="Aptos Narrow"/>
                <w:color w:val="000000" w:themeColor="text1"/>
                <w:sz w:val="22"/>
                <w:szCs w:val="22"/>
              </w:rPr>
              <w:t>2/17/2025</w:t>
            </w:r>
          </w:p>
        </w:tc>
      </w:tr>
      <w:tr w:rsidR="6C25B0C4" w14:paraId="4F4B525C" w14:textId="77777777" w:rsidTr="00061D3A">
        <w:trPr>
          <w:trHeight w:val="2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069B31" w14:textId="5B71A0F0" w:rsidR="6C25B0C4" w:rsidRDefault="6C25B0C4" w:rsidP="6C25B0C4">
            <w:r w:rsidRPr="6C25B0C4">
              <w:rPr>
                <w:rFonts w:eastAsia="Calibri" w:cs="Calibri"/>
                <w:color w:val="000000" w:themeColor="text1"/>
                <w:sz w:val="22"/>
                <w:szCs w:val="22"/>
              </w:rPr>
              <w:t>End Period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AE9770" w14:textId="38EFD850" w:rsidR="6C25B0C4" w:rsidRDefault="6C25B0C4" w:rsidP="6C25B0C4">
            <w:pPr>
              <w:jc w:val="right"/>
            </w:pPr>
            <w:r w:rsidRPr="6C25B0C4">
              <w:rPr>
                <w:rFonts w:ascii="Aptos Narrow" w:eastAsia="Aptos Narrow" w:hAnsi="Aptos Narrow" w:cs="Aptos Narrow"/>
                <w:color w:val="000000" w:themeColor="text1"/>
                <w:sz w:val="22"/>
                <w:szCs w:val="22"/>
              </w:rPr>
              <w:t>2/23/2025</w:t>
            </w:r>
          </w:p>
        </w:tc>
      </w:tr>
      <w:tr w:rsidR="6C25B0C4" w14:paraId="01F15D8F" w14:textId="77777777" w:rsidTr="00061D3A">
        <w:trPr>
          <w:trHeight w:val="2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4E488D" w14:textId="73A2ACA5" w:rsidR="6C25B0C4" w:rsidRDefault="6C25B0C4" w:rsidP="6C25B0C4">
            <w:r w:rsidRPr="6C25B0C4">
              <w:rPr>
                <w:rFonts w:eastAsia="Calibri" w:cs="Calibri"/>
                <w:color w:val="000000" w:themeColor="text1"/>
                <w:sz w:val="22"/>
                <w:szCs w:val="22"/>
              </w:rPr>
              <w:t>Client 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6AE35A7" w14:textId="3984B07A" w:rsidR="6C25B0C4" w:rsidRDefault="6C25B0C4" w:rsidP="6C25B0C4">
            <w:r w:rsidRPr="6C25B0C4">
              <w:rPr>
                <w:rFonts w:ascii="Aptos Narrow" w:eastAsia="Aptos Narrow" w:hAnsi="Aptos Narrow" w:cs="Aptos Narrow"/>
                <w:color w:val="000000" w:themeColor="text1"/>
                <w:sz w:val="22"/>
                <w:szCs w:val="22"/>
              </w:rPr>
              <w:t>ABC</w:t>
            </w:r>
          </w:p>
        </w:tc>
      </w:tr>
      <w:tr w:rsidR="6C25B0C4" w14:paraId="7EB5C860" w14:textId="77777777" w:rsidTr="004D02C1">
        <w:trPr>
          <w:trHeight w:val="407"/>
        </w:trPr>
        <w:tc>
          <w:tcPr>
            <w:tcW w:w="2330" w:type="dxa"/>
            <w:tcBorders>
              <w:top w:val="single" w:sz="4" w:space="0" w:color="auto"/>
              <w:left w:val="nil"/>
              <w:bottom w:val="nil"/>
              <w:right w:val="nil"/>
            </w:tcBorders>
            <w:tcMar>
              <w:top w:w="15" w:type="dxa"/>
              <w:left w:w="15" w:type="dxa"/>
              <w:right w:w="15" w:type="dxa"/>
            </w:tcMar>
            <w:vAlign w:val="bottom"/>
          </w:tcPr>
          <w:p w14:paraId="69312E9B" w14:textId="31EAEE6D" w:rsidR="6C25B0C4" w:rsidRDefault="00061D3A" w:rsidP="6C25B0C4">
            <w:r w:rsidRPr="6C25B0C4">
              <w:rPr>
                <w:rFonts w:ascii="Aptos Narrow" w:eastAsia="Aptos Narrow" w:hAnsi="Aptos Narrow" w:cs="Aptos Narrow"/>
                <w:color w:val="000000" w:themeColor="text1"/>
                <w:sz w:val="22"/>
                <w:szCs w:val="22"/>
              </w:rPr>
              <w:t xml:space="preserve"> </w:t>
            </w:r>
            <w:ins w:id="2251" w:author="Anup Nair" w:date="2025-10-15T02:21:00Z" w16du:dateUtc="2025-10-15T06:21:00Z">
              <w:r>
                <w:rPr>
                  <w:rFonts w:ascii="Aptos Narrow" w:eastAsia="Aptos Narrow" w:hAnsi="Aptos Narrow" w:cs="Aptos Narrow"/>
                  <w:color w:val="000000" w:themeColor="text1"/>
                  <w:sz w:val="22"/>
                  <w:szCs w:val="22"/>
                </w:rPr>
                <w:t>Carrier ID</w:t>
              </w:r>
            </w:ins>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178E47B" w14:textId="0DE3EE92" w:rsidR="6C25B0C4" w:rsidRDefault="6C25B0C4" w:rsidP="6C25B0C4">
            <w:r w:rsidRPr="6C25B0C4">
              <w:rPr>
                <w:rFonts w:ascii="Aptos Narrow" w:eastAsia="Aptos Narrow" w:hAnsi="Aptos Narrow" w:cs="Aptos Narrow"/>
                <w:color w:val="000000" w:themeColor="text1"/>
                <w:sz w:val="22"/>
                <w:szCs w:val="22"/>
              </w:rPr>
              <w:t xml:space="preserve"> </w:t>
            </w:r>
          </w:p>
        </w:tc>
      </w:tr>
      <w:tr w:rsidR="6C25B0C4" w14:paraId="3AD87D8B" w14:textId="77777777" w:rsidTr="004D02C1">
        <w:trPr>
          <w:trHeight w:val="42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348DC7B" w14:textId="2955EEF4" w:rsidR="6C25B0C4" w:rsidRDefault="6C25B0C4" w:rsidP="6C25B0C4">
            <w:r w:rsidRPr="6C25B0C4">
              <w:rPr>
                <w:rFonts w:eastAsia="Calibri" w:cs="Calibri"/>
                <w:color w:val="000000" w:themeColor="text1"/>
                <w:sz w:val="22"/>
                <w:szCs w:val="22"/>
              </w:rPr>
              <w:t>Account 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4FE487" w14:textId="1DAC4769" w:rsidR="6C25B0C4" w:rsidRDefault="6C25B0C4" w:rsidP="6C25B0C4">
            <w:r w:rsidRPr="6C25B0C4">
              <w:rPr>
                <w:rFonts w:ascii="Aptos Narrow" w:eastAsia="Aptos Narrow" w:hAnsi="Aptos Narrow" w:cs="Aptos Narrow"/>
                <w:color w:val="000000" w:themeColor="text1"/>
                <w:sz w:val="22"/>
                <w:szCs w:val="22"/>
              </w:rPr>
              <w:t>ABC123</w:t>
            </w:r>
          </w:p>
        </w:tc>
      </w:tr>
      <w:tr w:rsidR="6C25B0C4" w14:paraId="0622DB85" w14:textId="77777777" w:rsidTr="004D02C1">
        <w:trPr>
          <w:trHeight w:val="33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0322D6" w14:textId="69F66FF8" w:rsidR="6C25B0C4" w:rsidRDefault="6C25B0C4" w:rsidP="6C25B0C4">
            <w:r w:rsidRPr="6C25B0C4">
              <w:rPr>
                <w:rFonts w:eastAsia="Calibri" w:cs="Calibri"/>
                <w:color w:val="000000" w:themeColor="text1"/>
                <w:sz w:val="22"/>
                <w:szCs w:val="22"/>
              </w:rPr>
              <w:t>Account Name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F489855" w14:textId="28734D7E" w:rsidR="6C25B0C4" w:rsidRDefault="6C25B0C4" w:rsidP="6C25B0C4">
            <w:r w:rsidRPr="6C25B0C4">
              <w:rPr>
                <w:rFonts w:ascii="Aptos Narrow" w:eastAsia="Aptos Narrow" w:hAnsi="Aptos Narrow" w:cs="Aptos Narrow"/>
                <w:color w:val="000000" w:themeColor="text1"/>
                <w:sz w:val="22"/>
                <w:szCs w:val="22"/>
              </w:rPr>
              <w:t>ABC123 Account</w:t>
            </w:r>
          </w:p>
        </w:tc>
      </w:tr>
      <w:tr w:rsidR="6C25B0C4" w14:paraId="1497C451" w14:textId="77777777" w:rsidTr="004D02C1">
        <w:trPr>
          <w:trHeight w:val="344"/>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8266D5" w14:textId="2873B085" w:rsidR="6C25B0C4" w:rsidRDefault="6C25B0C4" w:rsidP="6C25B0C4">
            <w:r w:rsidRPr="6C25B0C4">
              <w:rPr>
                <w:rFonts w:eastAsia="Calibri" w:cs="Calibri"/>
                <w:color w:val="000000" w:themeColor="text1"/>
                <w:sz w:val="22"/>
                <w:szCs w:val="22"/>
              </w:rPr>
              <w:t>Group 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8E14386" w14:textId="4580444A" w:rsidR="6C25B0C4" w:rsidRDefault="6C25B0C4" w:rsidP="6C25B0C4">
            <w:r w:rsidRPr="6C25B0C4">
              <w:rPr>
                <w:rFonts w:ascii="Aptos Narrow" w:eastAsia="Aptos Narrow" w:hAnsi="Aptos Narrow" w:cs="Aptos Narrow"/>
                <w:color w:val="000000" w:themeColor="text1"/>
                <w:sz w:val="22"/>
                <w:szCs w:val="22"/>
              </w:rPr>
              <w:t>ABC123#</w:t>
            </w:r>
          </w:p>
        </w:tc>
      </w:tr>
      <w:tr w:rsidR="6C25B0C4" w14:paraId="55217C8F" w14:textId="77777777" w:rsidTr="004D02C1">
        <w:trPr>
          <w:trHeight w:val="33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C5FF48" w14:textId="0D8D8F27" w:rsidR="6C25B0C4" w:rsidRDefault="6C25B0C4" w:rsidP="6C25B0C4">
            <w:r w:rsidRPr="6C25B0C4">
              <w:rPr>
                <w:rFonts w:eastAsia="Calibri" w:cs="Calibri"/>
                <w:color w:val="000000" w:themeColor="text1"/>
                <w:sz w:val="22"/>
                <w:szCs w:val="22"/>
              </w:rPr>
              <w:t>Group Name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FFC1D7" w14:textId="084ADACD" w:rsidR="6C25B0C4" w:rsidRDefault="6C25B0C4" w:rsidP="6C25B0C4">
            <w:r w:rsidRPr="6C25B0C4">
              <w:rPr>
                <w:rFonts w:ascii="Aptos Narrow" w:eastAsia="Aptos Narrow" w:hAnsi="Aptos Narrow" w:cs="Aptos Narrow"/>
                <w:color w:val="000000" w:themeColor="text1"/>
                <w:sz w:val="22"/>
                <w:szCs w:val="22"/>
              </w:rPr>
              <w:t>ABC123# Group</w:t>
            </w:r>
          </w:p>
        </w:tc>
      </w:tr>
      <w:tr w:rsidR="6C25B0C4" w14:paraId="2CC5E5DB" w14:textId="77777777" w:rsidTr="00061D3A">
        <w:trPr>
          <w:trHeight w:val="285"/>
          <w:del w:id="2252" w:author="Anup Nair" w:date="2025-10-15T02:21:00Z"/>
        </w:trPr>
        <w:tc>
          <w:tcPr>
            <w:tcW w:w="2330" w:type="dxa"/>
            <w:tcBorders>
              <w:top w:val="single" w:sz="4" w:space="0" w:color="auto"/>
              <w:left w:val="nil"/>
              <w:bottom w:val="nil"/>
              <w:right w:val="nil"/>
            </w:tcBorders>
            <w:shd w:val="clear" w:color="auto" w:fill="FF0000"/>
            <w:tcMar>
              <w:top w:w="15" w:type="dxa"/>
              <w:left w:w="15" w:type="dxa"/>
              <w:right w:w="15" w:type="dxa"/>
            </w:tcMar>
            <w:vAlign w:val="bottom"/>
          </w:tcPr>
          <w:p w14:paraId="022E5951" w14:textId="0E8E8A01" w:rsidR="6C25B0C4" w:rsidRDefault="6C25B0C4" w:rsidP="6C25B0C4">
            <w:pPr>
              <w:rPr>
                <w:del w:id="2253" w:author="Anup Nair" w:date="2025-10-15T02:21:00Z" w16du:dateUtc="2025-10-15T06:21:00Z"/>
              </w:rPr>
            </w:pPr>
            <w:del w:id="2254" w:author="Anup Nair" w:date="2025-10-15T02:21:00Z" w16du:dateUtc="2025-10-15T06:21:00Z">
              <w:r w:rsidRPr="6C25B0C4">
                <w:rPr>
                  <w:rFonts w:ascii="Aptos Narrow" w:eastAsia="Aptos Narrow" w:hAnsi="Aptos Narrow" w:cs="Aptos Narrow"/>
                  <w:color w:val="000000" w:themeColor="text1"/>
                  <w:sz w:val="22"/>
                  <w:szCs w:val="22"/>
                </w:rPr>
                <w:delText xml:space="preserve"> </w:delText>
              </w:r>
            </w:del>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DB5ECB" w14:textId="509D6601" w:rsidR="6C25B0C4" w:rsidRDefault="6C25B0C4" w:rsidP="6C25B0C4">
            <w:pPr>
              <w:rPr>
                <w:del w:id="2255" w:author="Anup Nair" w:date="2025-10-15T02:21:00Z" w16du:dateUtc="2025-10-15T06:21:00Z"/>
              </w:rPr>
            </w:pPr>
            <w:del w:id="2256" w:author="Anup Nair" w:date="2025-10-15T02:21:00Z" w16du:dateUtc="2025-10-15T06:21:00Z">
              <w:r w:rsidRPr="6C25B0C4">
                <w:rPr>
                  <w:rFonts w:ascii="Aptos Narrow" w:eastAsia="Aptos Narrow" w:hAnsi="Aptos Narrow" w:cs="Aptos Narrow"/>
                  <w:color w:val="000000" w:themeColor="text1"/>
                  <w:sz w:val="22"/>
                  <w:szCs w:val="22"/>
                </w:rPr>
                <w:delText xml:space="preserve"> </w:delText>
              </w:r>
            </w:del>
          </w:p>
        </w:tc>
      </w:tr>
      <w:tr w:rsidR="6C25B0C4" w14:paraId="004545F4" w14:textId="77777777" w:rsidTr="004D02C1">
        <w:trPr>
          <w:trHeight w:val="371"/>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9F072C6" w14:textId="74069495" w:rsidR="6C25B0C4" w:rsidRDefault="6C25B0C4" w:rsidP="6C25B0C4">
            <w:r w:rsidRPr="6C25B0C4">
              <w:rPr>
                <w:rFonts w:eastAsia="Calibri" w:cs="Calibri"/>
                <w:color w:val="000000" w:themeColor="text1"/>
                <w:sz w:val="22"/>
                <w:szCs w:val="22"/>
              </w:rPr>
              <w:t>Category</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8BCBBA" w14:textId="5C7C8514" w:rsidR="6C25B0C4" w:rsidRDefault="6C25B0C4" w:rsidP="6C25B0C4">
            <w:r w:rsidRPr="6C25B0C4">
              <w:rPr>
                <w:rFonts w:ascii="Aptos Narrow" w:eastAsia="Aptos Narrow" w:hAnsi="Aptos Narrow" w:cs="Aptos Narrow"/>
                <w:color w:val="000000" w:themeColor="text1"/>
                <w:sz w:val="22"/>
                <w:szCs w:val="22"/>
              </w:rPr>
              <w:t>CLAIMS</w:t>
            </w:r>
          </w:p>
        </w:tc>
      </w:tr>
      <w:tr w:rsidR="6C25B0C4" w14:paraId="30D79939" w14:textId="77777777" w:rsidTr="004D02C1">
        <w:trPr>
          <w:trHeight w:val="434"/>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57337E" w14:textId="7385AB57" w:rsidR="6C25B0C4" w:rsidRDefault="6C25B0C4" w:rsidP="6C25B0C4">
            <w:r w:rsidRPr="6C25B0C4">
              <w:rPr>
                <w:rFonts w:eastAsia="Calibri" w:cs="Calibri"/>
                <w:color w:val="000000" w:themeColor="text1"/>
                <w:sz w:val="22"/>
                <w:szCs w:val="22"/>
              </w:rPr>
              <w:t>Sub Category</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81706C" w14:textId="42D2F481" w:rsidR="6C25B0C4" w:rsidRDefault="6C25B0C4" w:rsidP="6C25B0C4">
            <w:r w:rsidRPr="6C25B0C4">
              <w:rPr>
                <w:rFonts w:ascii="Aptos Narrow" w:eastAsia="Aptos Narrow" w:hAnsi="Aptos Narrow" w:cs="Aptos Narrow"/>
                <w:color w:val="000000" w:themeColor="text1"/>
                <w:sz w:val="22"/>
                <w:szCs w:val="22"/>
              </w:rPr>
              <w:t>RETAIL</w:t>
            </w:r>
          </w:p>
        </w:tc>
      </w:tr>
      <w:tr w:rsidR="6C25B0C4" w14:paraId="34557B0A" w14:textId="77777777" w:rsidTr="00061D3A">
        <w:trPr>
          <w:trHeight w:val="2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7CC19F1" w14:textId="729CD2FD" w:rsidR="6C25B0C4" w:rsidRDefault="6C25B0C4" w:rsidP="6C25B0C4">
            <w:r w:rsidRPr="6C25B0C4">
              <w:rPr>
                <w:rFonts w:eastAsia="Calibri" w:cs="Calibri"/>
                <w:color w:val="000000" w:themeColor="text1"/>
                <w:sz w:val="22"/>
                <w:szCs w:val="22"/>
              </w:rPr>
              <w:t>Sub Category Text</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2CE183" w14:textId="77777777" w:rsidR="006B2645" w:rsidRPr="006B2645" w:rsidRDefault="006B2645" w:rsidP="006B2645">
            <w:pPr>
              <w:rPr>
                <w:rFonts w:ascii="Aptos Narrow" w:eastAsia="Aptos Narrow" w:hAnsi="Aptos Narrow" w:cs="Aptos Narrow"/>
                <w:color w:val="000000" w:themeColor="text1"/>
                <w:sz w:val="22"/>
                <w:szCs w:val="22"/>
              </w:rPr>
            </w:pPr>
            <w:r w:rsidRPr="006B2645">
              <w:rPr>
                <w:rFonts w:ascii="Aptos Narrow" w:eastAsia="Aptos Narrow" w:hAnsi="Aptos Narrow" w:cs="Aptos Narrow"/>
                <w:color w:val="000000" w:themeColor="text1"/>
                <w:sz w:val="22"/>
                <w:szCs w:val="22"/>
              </w:rPr>
              <w:t>Description of product code</w:t>
            </w:r>
          </w:p>
          <w:p w14:paraId="2DD41823" w14:textId="77777777" w:rsidR="006B2645" w:rsidRPr="006B2645" w:rsidRDefault="006B2645" w:rsidP="006B2645">
            <w:pPr>
              <w:rPr>
                <w:rFonts w:ascii="Aptos Narrow" w:eastAsia="Aptos Narrow" w:hAnsi="Aptos Narrow" w:cs="Aptos Narrow"/>
                <w:color w:val="000000" w:themeColor="text1"/>
                <w:sz w:val="22"/>
                <w:szCs w:val="22"/>
              </w:rPr>
            </w:pPr>
            <w:r w:rsidRPr="006B2645">
              <w:rPr>
                <w:rFonts w:ascii="Aptos Narrow" w:eastAsia="Aptos Narrow" w:hAnsi="Aptos Narrow" w:cs="Aptos Narrow"/>
                <w:color w:val="000000" w:themeColor="text1"/>
                <w:sz w:val="22"/>
                <w:szCs w:val="22"/>
              </w:rPr>
              <w:t>hard code for claims</w:t>
            </w:r>
          </w:p>
          <w:p w14:paraId="5BAA2B6B" w14:textId="3CAEBD5F" w:rsidR="6C25B0C4" w:rsidRDefault="006B2645" w:rsidP="006B2645">
            <w:r w:rsidRPr="006B2645">
              <w:rPr>
                <w:rFonts w:ascii="Aptos Narrow" w:eastAsia="Aptos Narrow" w:hAnsi="Aptos Narrow" w:cs="Aptos Narrow"/>
                <w:color w:val="000000" w:themeColor="text1"/>
                <w:sz w:val="22"/>
                <w:szCs w:val="22"/>
              </w:rPr>
              <w:t>productcode description for Ancillary</w:t>
            </w:r>
          </w:p>
        </w:tc>
      </w:tr>
      <w:tr w:rsidR="6C25B0C4" w14:paraId="490A209B" w14:textId="77777777" w:rsidTr="00061D3A">
        <w:trPr>
          <w:trHeight w:val="2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8A96487" w14:textId="6D0D621C" w:rsidR="6C25B0C4" w:rsidRDefault="6C25B0C4" w:rsidP="6C25B0C4">
            <w:r w:rsidRPr="6C25B0C4">
              <w:rPr>
                <w:rFonts w:eastAsia="Calibri" w:cs="Calibri"/>
                <w:color w:val="000000" w:themeColor="text1"/>
                <w:sz w:val="22"/>
                <w:szCs w:val="22"/>
              </w:rPr>
              <w:t>Admin Fee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9A8B9D4" w14:textId="64A34FAC" w:rsidR="6C25B0C4" w:rsidRDefault="6C25B0C4" w:rsidP="6C25B0C4">
            <w:pPr>
              <w:jc w:val="right"/>
            </w:pPr>
            <w:r w:rsidRPr="6C25B0C4">
              <w:rPr>
                <w:rFonts w:ascii="Aptos Narrow" w:eastAsia="Aptos Narrow" w:hAnsi="Aptos Narrow" w:cs="Aptos Narrow"/>
                <w:color w:val="000000" w:themeColor="text1"/>
                <w:sz w:val="22"/>
                <w:szCs w:val="22"/>
              </w:rPr>
              <w:t>40</w:t>
            </w:r>
          </w:p>
        </w:tc>
      </w:tr>
      <w:tr w:rsidR="6C25B0C4" w14:paraId="3E357587" w14:textId="77777777" w:rsidTr="006934FA">
        <w:trPr>
          <w:trHeight w:val="506"/>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7914C8F" w14:textId="2171A22E" w:rsidR="6C25B0C4" w:rsidRDefault="6C25B0C4" w:rsidP="6C25B0C4">
            <w:r w:rsidRPr="6C25B0C4">
              <w:rPr>
                <w:rFonts w:eastAsia="Calibri" w:cs="Calibri"/>
                <w:color w:val="000000" w:themeColor="text1"/>
                <w:sz w:val="22"/>
                <w:szCs w:val="22"/>
              </w:rPr>
              <w:t>Trans Count</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F5D3A6" w14:textId="16D9360F" w:rsidR="6C25B0C4" w:rsidRDefault="6C25B0C4" w:rsidP="6C25B0C4">
            <w:pPr>
              <w:jc w:val="right"/>
            </w:pPr>
            <w:r w:rsidRPr="6C25B0C4">
              <w:rPr>
                <w:rFonts w:ascii="Aptos Narrow" w:eastAsia="Aptos Narrow" w:hAnsi="Aptos Narrow" w:cs="Aptos Narrow"/>
                <w:color w:val="000000" w:themeColor="text1"/>
                <w:sz w:val="22"/>
                <w:szCs w:val="22"/>
              </w:rPr>
              <w:t>1,000.00</w:t>
            </w:r>
          </w:p>
        </w:tc>
      </w:tr>
      <w:tr w:rsidR="6C25B0C4" w14:paraId="71AD130D" w14:textId="77777777" w:rsidTr="00061D3A">
        <w:trPr>
          <w:trHeight w:val="5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6EE7FF" w14:textId="78F2D824" w:rsidR="6C25B0C4" w:rsidRDefault="6C25B0C4" w:rsidP="6C25B0C4">
            <w:r w:rsidRPr="6C25B0C4">
              <w:rPr>
                <w:rFonts w:eastAsia="Calibri" w:cs="Calibri"/>
                <w:color w:val="000000" w:themeColor="text1"/>
                <w:sz w:val="22"/>
                <w:szCs w:val="22"/>
              </w:rPr>
              <w:t>Ingredient Cost</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B44401" w14:textId="28C16583" w:rsidR="6C25B0C4" w:rsidRDefault="6C25B0C4" w:rsidP="6C25B0C4">
            <w:pPr>
              <w:jc w:val="right"/>
            </w:pPr>
            <w:r w:rsidRPr="6C25B0C4">
              <w:rPr>
                <w:rFonts w:ascii="Aptos Narrow" w:eastAsia="Aptos Narrow" w:hAnsi="Aptos Narrow" w:cs="Aptos Narrow"/>
                <w:color w:val="000000" w:themeColor="text1"/>
                <w:sz w:val="22"/>
                <w:szCs w:val="22"/>
              </w:rPr>
              <w:t>32,000.00</w:t>
            </w:r>
          </w:p>
        </w:tc>
      </w:tr>
      <w:tr w:rsidR="6C25B0C4" w14:paraId="314138FE" w14:textId="77777777" w:rsidTr="00061D3A">
        <w:trPr>
          <w:trHeight w:val="5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53247B" w14:textId="1BC88B65" w:rsidR="6C25B0C4" w:rsidRDefault="6C25B0C4" w:rsidP="6C25B0C4">
            <w:r w:rsidRPr="6C25B0C4">
              <w:rPr>
                <w:rFonts w:eastAsia="Calibri" w:cs="Calibri"/>
                <w:color w:val="000000" w:themeColor="text1"/>
                <w:sz w:val="22"/>
                <w:szCs w:val="22"/>
              </w:rPr>
              <w:t>Dispensing Fee</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C5413C" w14:textId="01950721" w:rsidR="6C25B0C4" w:rsidRDefault="6C25B0C4" w:rsidP="6C25B0C4">
            <w:pPr>
              <w:jc w:val="right"/>
            </w:pPr>
            <w:r w:rsidRPr="6C25B0C4">
              <w:rPr>
                <w:rFonts w:ascii="Aptos Narrow" w:eastAsia="Aptos Narrow" w:hAnsi="Aptos Narrow" w:cs="Aptos Narrow"/>
                <w:color w:val="000000" w:themeColor="text1"/>
                <w:sz w:val="22"/>
                <w:szCs w:val="22"/>
              </w:rPr>
              <w:t>3,600.00</w:t>
            </w:r>
          </w:p>
        </w:tc>
      </w:tr>
      <w:tr w:rsidR="6C25B0C4" w14:paraId="414FCA03" w14:textId="77777777" w:rsidTr="00061D3A">
        <w:trPr>
          <w:trHeight w:val="5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0E03B21" w14:textId="5E19E388" w:rsidR="6C25B0C4" w:rsidRDefault="6C25B0C4" w:rsidP="6C25B0C4">
            <w:r w:rsidRPr="6C25B0C4">
              <w:rPr>
                <w:rFonts w:eastAsia="Calibri" w:cs="Calibri"/>
                <w:color w:val="000000" w:themeColor="text1"/>
                <w:sz w:val="22"/>
                <w:szCs w:val="22"/>
              </w:rPr>
              <w:t>Tax</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E2B90A" w14:textId="399213E4" w:rsidR="6C25B0C4" w:rsidRDefault="6C25B0C4" w:rsidP="6C25B0C4">
            <w:pPr>
              <w:jc w:val="right"/>
            </w:pPr>
            <w:r w:rsidRPr="6C25B0C4">
              <w:rPr>
                <w:rFonts w:ascii="Aptos Narrow" w:eastAsia="Aptos Narrow" w:hAnsi="Aptos Narrow" w:cs="Aptos Narrow"/>
                <w:color w:val="000000" w:themeColor="text1"/>
                <w:sz w:val="22"/>
                <w:szCs w:val="22"/>
              </w:rPr>
              <w:t>40</w:t>
            </w:r>
          </w:p>
        </w:tc>
      </w:tr>
      <w:tr w:rsidR="6C25B0C4" w14:paraId="4FE1F20B" w14:textId="77777777" w:rsidTr="004D02C1">
        <w:trPr>
          <w:trHeight w:val="506"/>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72D60C" w14:textId="7C2FCF5A" w:rsidR="6C25B0C4" w:rsidRDefault="6C25B0C4" w:rsidP="6C25B0C4">
            <w:r w:rsidRPr="6C25B0C4">
              <w:rPr>
                <w:rFonts w:eastAsia="Calibri" w:cs="Calibri"/>
                <w:color w:val="000000" w:themeColor="text1"/>
                <w:sz w:val="22"/>
                <w:szCs w:val="22"/>
              </w:rPr>
              <w:t>Member Paid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05AF06D" w14:textId="171A6C2A" w:rsidR="6C25B0C4" w:rsidRDefault="6C25B0C4" w:rsidP="6C25B0C4">
            <w:pPr>
              <w:jc w:val="right"/>
            </w:pPr>
            <w:r w:rsidRPr="6C25B0C4">
              <w:rPr>
                <w:rFonts w:ascii="Aptos Narrow" w:eastAsia="Aptos Narrow" w:hAnsi="Aptos Narrow" w:cs="Aptos Narrow"/>
                <w:color w:val="000000" w:themeColor="text1"/>
                <w:sz w:val="22"/>
                <w:szCs w:val="22"/>
              </w:rPr>
              <w:t>-4,000.00</w:t>
            </w:r>
          </w:p>
        </w:tc>
      </w:tr>
      <w:tr w:rsidR="6C25B0C4" w14:paraId="342B83E1" w14:textId="77777777" w:rsidTr="00061D3A">
        <w:trPr>
          <w:trHeight w:val="5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02A5D1" w14:textId="354EFA0B" w:rsidR="6C25B0C4" w:rsidRDefault="6C25B0C4" w:rsidP="6C25B0C4">
            <w:r w:rsidRPr="6C25B0C4">
              <w:rPr>
                <w:rFonts w:eastAsia="Calibri" w:cs="Calibri"/>
                <w:color w:val="000000" w:themeColor="text1"/>
                <w:sz w:val="22"/>
                <w:szCs w:val="22"/>
              </w:rPr>
              <w:t>Other Payer Responsibility(OPAR)</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39A6F1" w14:textId="7293CF5D" w:rsidR="6C25B0C4" w:rsidRDefault="6C25B0C4" w:rsidP="6C25B0C4">
            <w:pPr>
              <w:jc w:val="right"/>
            </w:pPr>
            <w:r w:rsidRPr="6C25B0C4">
              <w:rPr>
                <w:rFonts w:ascii="Aptos Narrow" w:eastAsia="Aptos Narrow" w:hAnsi="Aptos Narrow" w:cs="Aptos Narrow"/>
                <w:color w:val="000000" w:themeColor="text1"/>
                <w:sz w:val="22"/>
                <w:szCs w:val="22"/>
              </w:rPr>
              <w:t>-100</w:t>
            </w:r>
          </w:p>
        </w:tc>
      </w:tr>
      <w:tr w:rsidR="6C25B0C4" w14:paraId="4A37B264" w14:textId="77777777" w:rsidTr="00061D3A">
        <w:trPr>
          <w:trHeight w:val="285"/>
        </w:trPr>
        <w:tc>
          <w:tcPr>
            <w:tcW w:w="23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07A5CD" w14:textId="0AF006EE" w:rsidR="6C25B0C4" w:rsidRDefault="6C25B0C4" w:rsidP="6C25B0C4">
            <w:r w:rsidRPr="6C25B0C4">
              <w:rPr>
                <w:rFonts w:eastAsia="Calibri" w:cs="Calibri"/>
                <w:color w:val="000000" w:themeColor="text1"/>
                <w:sz w:val="22"/>
                <w:szCs w:val="22"/>
              </w:rPr>
              <w:t>Plan Paid</w:t>
            </w:r>
          </w:p>
        </w:tc>
        <w:tc>
          <w:tcPr>
            <w:tcW w:w="35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A7723A" w14:textId="60FB1DEC" w:rsidR="6C25B0C4" w:rsidRDefault="6C25B0C4" w:rsidP="6C25B0C4">
            <w:pPr>
              <w:jc w:val="right"/>
            </w:pPr>
            <w:r w:rsidRPr="6C25B0C4">
              <w:rPr>
                <w:rFonts w:ascii="Aptos Narrow" w:eastAsia="Aptos Narrow" w:hAnsi="Aptos Narrow" w:cs="Aptos Narrow"/>
                <w:color w:val="000000" w:themeColor="text1"/>
                <w:sz w:val="22"/>
                <w:szCs w:val="22"/>
              </w:rPr>
              <w:t>32,540.00</w:t>
            </w:r>
          </w:p>
        </w:tc>
      </w:tr>
    </w:tbl>
    <w:p w14:paraId="4D7635FF" w14:textId="6C25252A" w:rsidR="6C25B0C4" w:rsidRDefault="6C25B0C4" w:rsidP="6C25B0C4">
      <w:pPr>
        <w:pStyle w:val="BodyText"/>
      </w:pPr>
    </w:p>
    <w:p w14:paraId="0AF7ED18" w14:textId="547AD701" w:rsidR="6C25B0C4" w:rsidRDefault="33BA1238" w:rsidP="000C3090">
      <w:pPr>
        <w:pStyle w:val="Heading6"/>
      </w:pPr>
      <w:r>
        <w:t xml:space="preserve">Sample </w:t>
      </w:r>
      <w:r w:rsidR="000C3090">
        <w:t>Extract</w:t>
      </w:r>
      <w:r>
        <w:t xml:space="preserve"> -</w:t>
      </w:r>
    </w:p>
    <w:p w14:paraId="5E6B3CCA" w14:textId="28C18459" w:rsidR="33BA1238" w:rsidRDefault="33BA1238" w:rsidP="03AE75D6">
      <w:pPr>
        <w:pStyle w:val="BodyText"/>
      </w:pPr>
      <w:r>
        <w:rPr>
          <w:noProof/>
        </w:rPr>
        <w:drawing>
          <wp:inline distT="0" distB="0" distL="0" distR="0" wp14:anchorId="08020F63" wp14:editId="711FC118">
            <wp:extent cx="6858000" cy="1457325"/>
            <wp:effectExtent l="0" t="0" r="0" b="0"/>
            <wp:docPr id="1961917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1771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58000" cy="1457325"/>
                    </a:xfrm>
                    <a:prstGeom prst="rect">
                      <a:avLst/>
                    </a:prstGeom>
                  </pic:spPr>
                </pic:pic>
              </a:graphicData>
            </a:graphic>
          </wp:inline>
        </w:drawing>
      </w:r>
    </w:p>
    <w:p w14:paraId="3152C4E3" w14:textId="75C4D753" w:rsidR="6C25B0C4" w:rsidRDefault="6C25B0C4" w:rsidP="6C25B0C4">
      <w:pPr>
        <w:pStyle w:val="BodyText"/>
      </w:pPr>
    </w:p>
    <w:p w14:paraId="2881D57B" w14:textId="53CBF959" w:rsidR="7C2892B2" w:rsidRDefault="7C2892B2" w:rsidP="7C2892B2">
      <w:pPr>
        <w:pStyle w:val="BodyText"/>
      </w:pPr>
    </w:p>
    <w:p w14:paraId="0B4934F3" w14:textId="77777777" w:rsidR="00A55B84" w:rsidRDefault="00A55B84" w:rsidP="7C2892B2">
      <w:pPr>
        <w:pStyle w:val="BodyText"/>
      </w:pPr>
    </w:p>
    <w:p w14:paraId="759A3715" w14:textId="7D3C2847" w:rsidR="73B21E46" w:rsidRDefault="73B21E46">
      <w:pPr>
        <w:pStyle w:val="Heading5"/>
        <w:rPr>
          <w:rFonts w:ascii="Aptos Narrow" w:eastAsia="Aptos Narrow" w:hAnsi="Aptos Narrow" w:cs="Aptos Narrow"/>
          <w:sz w:val="22"/>
          <w:szCs w:val="22"/>
          <w:u w:val="single"/>
        </w:rPr>
        <w:pPrChange w:id="2257" w:author="Anup Nair" w:date="2025-11-04T13:29:00Z" w16du:dateUtc="2025-11-04T05:29:00Z">
          <w:pPr>
            <w:pStyle w:val="Heading6"/>
          </w:pPr>
        </w:pPrChange>
      </w:pPr>
      <w:r>
        <w:rPr>
          <w:rFonts w:eastAsia="Aptos Narrow"/>
        </w:rPr>
        <w:t>CM-</w:t>
      </w:r>
      <w:r w:rsidR="208B3003">
        <w:rPr>
          <w:rFonts w:eastAsia="Aptos Narrow"/>
        </w:rPr>
        <w:t>EXEAR</w:t>
      </w:r>
      <w:r>
        <w:rPr>
          <w:rFonts w:eastAsia="Aptos Narrow"/>
        </w:rPr>
        <w:t xml:space="preserve"> - New batch to generate Ancillary/Medical Pharmacy Executive report</w:t>
      </w:r>
    </w:p>
    <w:p w14:paraId="1B4B62DF" w14:textId="7067B378" w:rsidR="4764BDA2" w:rsidRPr="004D02C1" w:rsidRDefault="4764BDA2" w:rsidP="105C9364">
      <w:pPr>
        <w:spacing w:before="240" w:after="120"/>
        <w:rPr>
          <w:rFonts w:eastAsia="Century Gothic"/>
        </w:rPr>
      </w:pPr>
      <w:r w:rsidRPr="004D02C1">
        <w:rPr>
          <w:rFonts w:eastAsia="Century Gothic"/>
        </w:rPr>
        <w:t>As part of this batch, we need to get all the parent id’s from Ancillary/Medical Pharmacy invoices.</w:t>
      </w:r>
    </w:p>
    <w:p w14:paraId="57CF9D77" w14:textId="402F1F68" w:rsidR="4764BDA2" w:rsidRPr="004D02C1" w:rsidRDefault="4764BDA2" w:rsidP="105C9364">
      <w:pPr>
        <w:spacing w:before="240" w:after="120"/>
        <w:rPr>
          <w:rFonts w:eastAsia="Century Gothic"/>
        </w:rPr>
      </w:pPr>
      <w:r w:rsidRPr="004D02C1">
        <w:rPr>
          <w:rFonts w:eastAsia="Century Gothic"/>
        </w:rPr>
        <w:t>Query -</w:t>
      </w:r>
    </w:p>
    <w:p w14:paraId="47CE59D0" w14:textId="39C66780" w:rsidR="4764BDA2" w:rsidRDefault="4764BDA2" w:rsidP="105C9364">
      <w:pPr>
        <w:spacing w:before="240" w:after="120"/>
        <w:rPr>
          <w:rFonts w:ascii="Century Gothic" w:eastAsia="Century Gothic" w:hAnsi="Century Gothic" w:cs="Century Gothic"/>
          <w:i/>
          <w:iCs/>
          <w:highlight w:val="yellow"/>
        </w:rPr>
      </w:pPr>
      <w:r w:rsidRPr="105C9364">
        <w:rPr>
          <w:rFonts w:ascii="Century Gothic" w:eastAsia="Century Gothic" w:hAnsi="Century Gothic" w:cs="Century Gothic"/>
          <w:highlight w:val="yellow"/>
        </w:rPr>
        <w:t>SELECT PK_VALUE1 FROM F1_GEN_PROC WHERE MAINT_OBJ_CD in (‘</w:t>
      </w:r>
      <w:r w:rsidR="2FC43A5B" w:rsidRPr="6FB5CC29">
        <w:rPr>
          <w:rFonts w:ascii="Century Gothic" w:eastAsia="Century Gothic" w:hAnsi="Century Gothic" w:cs="Century Gothic"/>
          <w:highlight w:val="yellow"/>
        </w:rPr>
        <w:t>NON-CLM</w:t>
      </w:r>
      <w:r w:rsidRPr="105C9364">
        <w:rPr>
          <w:rFonts w:ascii="Century Gothic" w:eastAsia="Century Gothic" w:hAnsi="Century Gothic" w:cs="Century Gothic"/>
          <w:highlight w:val="yellow"/>
        </w:rPr>
        <w:t>-EXEC’) and PK_VALUE3 = ‘PENDING’</w:t>
      </w:r>
      <w:ins w:id="2258" w:author="Ramachandran Ananthapadmanabhan" w:date="2025-10-03T18:32:00Z" w16du:dateUtc="2025-10-03T13:02:00Z">
        <w:r w:rsidR="00CB479B" w:rsidRPr="00CB479B">
          <w:rPr>
            <w:rFonts w:ascii="Century Gothic" w:eastAsia="Century Gothic" w:hAnsi="Century Gothic" w:cs="Century Gothic"/>
          </w:rPr>
          <w:t xml:space="preserve"> </w:t>
        </w:r>
        <w:r w:rsidR="00CB479B">
          <w:rPr>
            <w:rFonts w:ascii="Century Gothic" w:eastAsia="Century Gothic" w:hAnsi="Century Gothic" w:cs="Century Gothic"/>
          </w:rPr>
          <w:t>And batch_cd = :batchCd and batch_nbr = :batchNbr</w:t>
        </w:r>
      </w:ins>
      <w:r w:rsidRPr="105C9364">
        <w:rPr>
          <w:rFonts w:ascii="Century Gothic" w:eastAsia="Century Gothic" w:hAnsi="Century Gothic" w:cs="Century Gothic"/>
          <w:highlight w:val="yellow"/>
        </w:rPr>
        <w:t>;</w:t>
      </w:r>
    </w:p>
    <w:p w14:paraId="33B23468" w14:textId="342B2AF9" w:rsidR="4764BDA2" w:rsidRPr="004D02C1" w:rsidRDefault="4764BDA2" w:rsidP="105C9364">
      <w:pPr>
        <w:spacing w:before="240" w:after="120"/>
        <w:rPr>
          <w:rFonts w:eastAsia="Century Gothic"/>
        </w:rPr>
      </w:pPr>
      <w:r w:rsidRPr="004D02C1">
        <w:rPr>
          <w:rFonts w:eastAsia="Century Gothic"/>
        </w:rPr>
        <w:t>Each thread would be for a single Parent Person id (PK_VALUE1).</w:t>
      </w:r>
    </w:p>
    <w:p w14:paraId="140833AA" w14:textId="7DBD7DBA" w:rsidR="4764BDA2" w:rsidRPr="004D02C1" w:rsidRDefault="4764BDA2" w:rsidP="105C9364">
      <w:pPr>
        <w:spacing w:before="240" w:after="120"/>
        <w:rPr>
          <w:rFonts w:eastAsia="Century Gothic"/>
        </w:rPr>
      </w:pPr>
      <w:r w:rsidRPr="004D02C1">
        <w:rPr>
          <w:rFonts w:eastAsia="Century Gothic"/>
        </w:rPr>
        <w:t>In execute thread, we need to add below logic -</w:t>
      </w:r>
    </w:p>
    <w:p w14:paraId="594FC3BB" w14:textId="467EAAAC" w:rsidR="4764BDA2" w:rsidRPr="004D02C1" w:rsidRDefault="4764BDA2" w:rsidP="105C9364">
      <w:pPr>
        <w:spacing w:before="240" w:after="120"/>
        <w:rPr>
          <w:rFonts w:eastAsia="Century Gothic"/>
        </w:rPr>
      </w:pPr>
      <w:r w:rsidRPr="004D02C1">
        <w:rPr>
          <w:rFonts w:eastAsia="Century Gothic"/>
        </w:rPr>
        <w:t xml:space="preserve">For each thread, we will pass the </w:t>
      </w:r>
      <w:r w:rsidR="007927CF" w:rsidRPr="004D02C1">
        <w:rPr>
          <w:rFonts w:eastAsia="Century Gothic"/>
        </w:rPr>
        <w:t>parent person id</w:t>
      </w:r>
      <w:r w:rsidRPr="004D02C1">
        <w:rPr>
          <w:rFonts w:eastAsia="Century Gothic"/>
        </w:rPr>
        <w:t xml:space="preserve"> - F1_GEN_PROC.PK_VALUE1 (</w:t>
      </w:r>
      <w:r w:rsidR="751A2F79" w:rsidRPr="004D02C1">
        <w:rPr>
          <w:rFonts w:eastAsia="Century Gothic"/>
        </w:rPr>
        <w:t>Parent Person Id</w:t>
      </w:r>
      <w:r w:rsidRPr="004D02C1">
        <w:rPr>
          <w:rFonts w:eastAsia="Century Gothic"/>
        </w:rPr>
        <w:t>)</w:t>
      </w:r>
    </w:p>
    <w:p w14:paraId="143EFFEF" w14:textId="1F9E61C7" w:rsidR="4764BDA2" w:rsidRPr="004D02C1" w:rsidRDefault="4764BDA2" w:rsidP="105C9364">
      <w:pPr>
        <w:spacing w:before="240" w:after="120"/>
        <w:rPr>
          <w:rFonts w:eastAsia="Century Gothic"/>
        </w:rPr>
      </w:pPr>
      <w:r w:rsidRPr="004D02C1">
        <w:rPr>
          <w:rFonts w:eastAsia="Century Gothic"/>
        </w:rPr>
        <w:t xml:space="preserve">Process method </w:t>
      </w:r>
      <w:r w:rsidR="685FC84A" w:rsidRPr="004D02C1">
        <w:rPr>
          <w:rFonts w:eastAsia="Century Gothic"/>
        </w:rPr>
        <w:t>– work unit -</w:t>
      </w:r>
    </w:p>
    <w:p w14:paraId="257C1778" w14:textId="77293193" w:rsidR="4764BDA2" w:rsidRPr="004D02C1" w:rsidRDefault="4764BDA2" w:rsidP="105C9364">
      <w:pPr>
        <w:spacing w:before="240" w:after="120"/>
        <w:rPr>
          <w:rFonts w:eastAsia="Century Gothic"/>
        </w:rPr>
      </w:pPr>
      <w:r w:rsidRPr="004D02C1">
        <w:rPr>
          <w:rFonts w:eastAsia="Century Gothic"/>
        </w:rPr>
        <w:t xml:space="preserve">For each </w:t>
      </w:r>
      <w:r w:rsidR="747E6C15" w:rsidRPr="004D02C1">
        <w:rPr>
          <w:rFonts w:eastAsia="Century Gothic"/>
        </w:rPr>
        <w:t>parent person id, fetch all the bills querying F1_GEN_PROC</w:t>
      </w:r>
      <w:r w:rsidRPr="004D02C1">
        <w:rPr>
          <w:rFonts w:eastAsia="Century Gothic"/>
        </w:rPr>
        <w:t>.</w:t>
      </w:r>
    </w:p>
    <w:p w14:paraId="304E7004" w14:textId="4271EA41" w:rsidR="4764BDA2" w:rsidRDefault="4764BDA2" w:rsidP="31793751">
      <w:pPr>
        <w:spacing w:before="240" w:after="120"/>
        <w:rPr>
          <w:rFonts w:ascii="Century Gothic" w:eastAsia="Century Gothic" w:hAnsi="Century Gothic" w:cs="Century Gothic"/>
          <w:highlight w:val="yellow"/>
        </w:rPr>
      </w:pPr>
      <w:r w:rsidRPr="6C76BE86">
        <w:rPr>
          <w:rFonts w:ascii="Century Gothic" w:eastAsia="Century Gothic" w:hAnsi="Century Gothic" w:cs="Century Gothic"/>
          <w:i/>
          <w:iCs/>
          <w:highlight w:val="yellow"/>
        </w:rPr>
        <w:t xml:space="preserve">Query - </w:t>
      </w:r>
    </w:p>
    <w:p w14:paraId="6A8C69D2" w14:textId="017C5AAE" w:rsidR="008D1712" w:rsidRDefault="00007F02" w:rsidP="31793751">
      <w:pPr>
        <w:spacing w:before="240" w:after="120"/>
        <w:rPr>
          <w:rFonts w:ascii="Century Gothic" w:eastAsia="Century Gothic" w:hAnsi="Century Gothic" w:cs="Century Gothic"/>
          <w:highlight w:val="yellow"/>
        </w:rPr>
      </w:pPr>
      <w:r w:rsidRPr="00007F02">
        <w:rPr>
          <w:rFonts w:ascii="Century Gothic" w:eastAsia="Century Gothic" w:hAnsi="Century Gothic" w:cs="Century Gothic"/>
          <w:highlight w:val="yellow"/>
          <w:lang w:val="en-IN"/>
        </w:rPr>
        <w:t>SELECT DISTINCT PK_VALUE1 FROM F1_GEN_PROC</w:t>
      </w:r>
      <w:r w:rsidRPr="00007F02">
        <w:rPr>
          <w:rFonts w:ascii="Century Gothic" w:eastAsia="Century Gothic" w:hAnsi="Century Gothic" w:cs="Century Gothic"/>
          <w:highlight w:val="yellow"/>
        </w:rPr>
        <w:t> </w:t>
      </w:r>
      <w:r w:rsidRPr="00007F02">
        <w:rPr>
          <w:rFonts w:ascii="Century Gothic" w:eastAsia="Century Gothic" w:hAnsi="Century Gothic" w:cs="Century Gothic"/>
          <w:highlight w:val="yellow"/>
        </w:rPr>
        <w:br/>
      </w:r>
      <w:r w:rsidRPr="00007F02">
        <w:rPr>
          <w:rFonts w:ascii="Century Gothic" w:eastAsia="Century Gothic" w:hAnsi="Century Gothic" w:cs="Century Gothic"/>
          <w:highlight w:val="yellow"/>
          <w:lang w:val="en-IN"/>
        </w:rPr>
        <w:t>WHERE MAINT_OBJ_CD IN (RPAD(:maintainenceObjCd, 12, ' '))</w:t>
      </w:r>
      <w:r w:rsidRPr="00007F02">
        <w:rPr>
          <w:rFonts w:ascii="Century Gothic" w:eastAsia="Century Gothic" w:hAnsi="Century Gothic" w:cs="Century Gothic"/>
          <w:highlight w:val="yellow"/>
        </w:rPr>
        <w:t> </w:t>
      </w:r>
      <w:r w:rsidRPr="00007F02">
        <w:rPr>
          <w:rFonts w:ascii="Century Gothic" w:eastAsia="Century Gothic" w:hAnsi="Century Gothic" w:cs="Century Gothic"/>
          <w:highlight w:val="yellow"/>
        </w:rPr>
        <w:br/>
      </w:r>
      <w:r w:rsidRPr="00007F02">
        <w:rPr>
          <w:rFonts w:ascii="Century Gothic" w:eastAsia="Century Gothic" w:hAnsi="Century Gothic" w:cs="Century Gothic"/>
          <w:highlight w:val="yellow"/>
          <w:lang w:val="en-IN"/>
        </w:rPr>
        <w:t>AND PK_VALUE3 = TRIM(:pending)</w:t>
      </w:r>
      <w:r w:rsidRPr="00007F02">
        <w:rPr>
          <w:rFonts w:ascii="Century Gothic" w:eastAsia="Century Gothic" w:hAnsi="Century Gothic" w:cs="Century Gothic"/>
          <w:highlight w:val="yellow"/>
        </w:rPr>
        <w:t> </w:t>
      </w:r>
      <w:r w:rsidRPr="00007F02">
        <w:rPr>
          <w:rFonts w:ascii="Century Gothic" w:eastAsia="Century Gothic" w:hAnsi="Century Gothic" w:cs="Century Gothic"/>
          <w:highlight w:val="yellow"/>
        </w:rPr>
        <w:br/>
      </w:r>
      <w:r w:rsidRPr="00007F02">
        <w:rPr>
          <w:rFonts w:ascii="Century Gothic" w:eastAsia="Century Gothic" w:hAnsi="Century Gothic" w:cs="Century Gothic"/>
          <w:highlight w:val="yellow"/>
          <w:lang w:val="en-IN"/>
        </w:rPr>
        <w:t>AND BATCH_CD = :batchCode</w:t>
      </w:r>
      <w:r w:rsidRPr="00007F02">
        <w:rPr>
          <w:rFonts w:ascii="Century Gothic" w:eastAsia="Century Gothic" w:hAnsi="Century Gothic" w:cs="Century Gothic"/>
          <w:highlight w:val="yellow"/>
        </w:rPr>
        <w:t> </w:t>
      </w:r>
      <w:r w:rsidRPr="00007F02">
        <w:rPr>
          <w:rFonts w:ascii="Century Gothic" w:eastAsia="Century Gothic" w:hAnsi="Century Gothic" w:cs="Century Gothic"/>
          <w:highlight w:val="yellow"/>
        </w:rPr>
        <w:br/>
      </w:r>
      <w:r w:rsidRPr="00007F02">
        <w:rPr>
          <w:rFonts w:ascii="Century Gothic" w:eastAsia="Century Gothic" w:hAnsi="Century Gothic" w:cs="Century Gothic"/>
          <w:highlight w:val="yellow"/>
          <w:lang w:val="en-IN"/>
        </w:rPr>
        <w:t>AND BATCH_NBR = :batchRunNumber</w:t>
      </w:r>
      <w:r w:rsidRPr="00007F02">
        <w:rPr>
          <w:rFonts w:ascii="Century Gothic" w:eastAsia="Century Gothic" w:hAnsi="Century Gothic" w:cs="Century Gothic"/>
          <w:highlight w:val="yellow"/>
        </w:rPr>
        <w:t> </w:t>
      </w:r>
    </w:p>
    <w:p w14:paraId="5234CAB4" w14:textId="58CBE988" w:rsidR="00A1104B" w:rsidRPr="008D1712" w:rsidRDefault="008D1712" w:rsidP="008D1712">
      <w:pPr>
        <w:pStyle w:val="Heading6"/>
        <w:rPr>
          <w:rFonts w:eastAsia="Century Gothic"/>
        </w:rPr>
      </w:pPr>
      <w:r w:rsidRPr="008D1712">
        <w:rPr>
          <w:rFonts w:eastAsia="Century Gothic"/>
        </w:rPr>
        <w:t xml:space="preserve">Extract </w:t>
      </w:r>
      <w:r w:rsidR="00A1104B" w:rsidRPr="008D1712">
        <w:rPr>
          <w:rFonts w:eastAsia="Century Gothic"/>
        </w:rPr>
        <w:t xml:space="preserve">Query </w:t>
      </w:r>
      <w:r w:rsidRPr="008D1712">
        <w:rPr>
          <w:rFonts w:eastAsia="Century Gothic"/>
        </w:rPr>
        <w:t>-</w:t>
      </w:r>
    </w:p>
    <w:p w14:paraId="32745225" w14:textId="21F94FD0" w:rsidR="009C31C1" w:rsidRDefault="009C31C1" w:rsidP="31793751">
      <w:pPr>
        <w:spacing w:before="240" w:after="120"/>
        <w:rPr>
          <w:rFonts w:ascii="Century Gothic" w:eastAsia="Century Gothic" w:hAnsi="Century Gothic" w:cs="Century Gothic"/>
          <w:highlight w:val="yellow"/>
        </w:rPr>
      </w:pPr>
      <w:r>
        <w:rPr>
          <w:rFonts w:ascii="Century Gothic" w:eastAsia="Century Gothic" w:hAnsi="Century Gothic" w:cs="Century Gothic"/>
          <w:highlight w:val="yellow"/>
        </w:rPr>
        <w:t xml:space="preserve">Query to get Ancillary </w:t>
      </w:r>
      <w:r w:rsidR="00F1276B">
        <w:rPr>
          <w:rFonts w:ascii="Century Gothic" w:eastAsia="Century Gothic" w:hAnsi="Century Gothic" w:cs="Century Gothic"/>
          <w:highlight w:val="yellow"/>
        </w:rPr>
        <w:t xml:space="preserve">Executive Report is </w:t>
      </w:r>
    </w:p>
    <w:p w14:paraId="1DC5F199"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SELECT </w:t>
      </w:r>
    </w:p>
    <w:p w14:paraId="4DD23DA4"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bseg.start_dt AS BEGIN_PERIOD,</w:t>
      </w:r>
    </w:p>
    <w:p w14:paraId="1593AC39"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bseg.end_dt AS END_PERIOD,</w:t>
      </w:r>
    </w:p>
    <w:p w14:paraId="5D42D2E8"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perid.per_id_nbr AS CLIENT_ID,</w:t>
      </w:r>
    </w:p>
    <w:p w14:paraId="67A20411"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'ADMIN_ANCILLARY' AS CATEGORY,</w:t>
      </w:r>
    </w:p>
    <w:p w14:paraId="4D82EEB2"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pi.priceitem_cd,</w:t>
      </w:r>
    </w:p>
    <w:p w14:paraId="330BF96F"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pi.descr,</w:t>
      </w:r>
    </w:p>
    <w:p w14:paraId="6D6CD7D6"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NVL(SUM(sq.svc_qty), 0) AS QTY,</w:t>
      </w:r>
    </w:p>
    <w:p w14:paraId="03A115A5"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lnchar.adhoc_char_val AS RATE,</w:t>
      </w:r>
    </w:p>
    <w:p w14:paraId="55C819CE"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NVL(SUM(calc.calc_amt), 0) AS AMT,</w:t>
      </w:r>
    </w:p>
    <w:p w14:paraId="7892DCE2"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NVL(SUM(calc.calc_amt), 0) AS PLAN_PAID</w:t>
      </w:r>
    </w:p>
    <w:p w14:paraId="3530BD44"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FROM f1_gen_proc proc</w:t>
      </w:r>
    </w:p>
    <w:p w14:paraId="29D9BA96"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ci_bseg bseg ON bseg.bill_id = proc.pk_value2</w:t>
      </w:r>
    </w:p>
    <w:p w14:paraId="20D7E103"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ci_bseg_calc calc ON bseg.bseg_id = calc.bseg_id</w:t>
      </w:r>
    </w:p>
    <w:p w14:paraId="14E005BC"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ci_bill_chg chg ON calc.billable_chg_id = chg.billable_chg_id</w:t>
      </w:r>
    </w:p>
    <w:p w14:paraId="7148C85F"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ci_bchg_sq sq ON chg.billable_chg_id = sq.billable_chg_id</w:t>
      </w:r>
    </w:p>
    <w:p w14:paraId="103BE4DE"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ci_priceitem_l pi ON chg.priceitem_cd = pi.priceitem_cd</w:t>
      </w:r>
    </w:p>
    <w:p w14:paraId="64C7D1F7"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ci_bseg_cl_char lnchar ON lnchar.bseg_id = bseg.bseg_id AND lnchar.char_type_cd = 'RVALUECH'</w:t>
      </w:r>
    </w:p>
    <w:p w14:paraId="60CEEF35"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LEFT JOIN ci_per_id perid ON chg.pa_per_id = perid.per_id AND perid.prim_sw = 'Y'</w:t>
      </w:r>
    </w:p>
    <w:p w14:paraId="7DBBB578"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WHERE proc.pk_value1 = :parentPerId</w:t>
      </w:r>
    </w:p>
    <w:p w14:paraId="252DA80B" w14:textId="680561BE"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AND proc.maint_obj_cd = </w:t>
      </w:r>
      <w:r w:rsidR="005B16A1" w:rsidRPr="005B16A1">
        <w:rPr>
          <w:rFonts w:ascii="Century Gothic" w:eastAsia="Century Gothic" w:hAnsi="Century Gothic" w:cs="Century Gothic"/>
          <w:i/>
          <w:iCs/>
        </w:rPr>
        <w:t>'F1-GENPROC'</w:t>
      </w:r>
      <w:r w:rsidR="005B16A1" w:rsidRPr="005B16A1">
        <w:rPr>
          <w:rFonts w:ascii="Arial" w:eastAsia="Century Gothic" w:hAnsi="Arial" w:cs="Arial"/>
          <w:i/>
          <w:iCs/>
        </w:rPr>
        <w:t> </w:t>
      </w:r>
    </w:p>
    <w:p w14:paraId="639473C1"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AND proc.pk_value3 = 'PENDING'</w:t>
      </w:r>
    </w:p>
    <w:p w14:paraId="51299113"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GROUP BY </w:t>
      </w:r>
    </w:p>
    <w:p w14:paraId="42AF5733"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bseg.start_dt,</w:t>
      </w:r>
    </w:p>
    <w:p w14:paraId="5BB11C70"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bseg.end_dt,</w:t>
      </w:r>
    </w:p>
    <w:p w14:paraId="349CD785"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perid.per_id_nbr,</w:t>
      </w:r>
    </w:p>
    <w:p w14:paraId="0004D333"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pi.priceitem_cd,</w:t>
      </w:r>
    </w:p>
    <w:p w14:paraId="542702C0"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pi.descr,</w:t>
      </w:r>
    </w:p>
    <w:p w14:paraId="77A15491"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lnchar.adhoc_char_val</w:t>
      </w:r>
    </w:p>
    <w:p w14:paraId="03363E0F" w14:textId="77777777" w:rsidR="00AC77CC" w:rsidRPr="00AC77CC" w:rsidRDefault="00AC77CC" w:rsidP="00AC77CC">
      <w:pPr>
        <w:rPr>
          <w:rFonts w:ascii="Century Gothic" w:eastAsia="Century Gothic" w:hAnsi="Century Gothic" w:cs="Century Gothic"/>
          <w:i/>
          <w:iCs/>
        </w:rPr>
      </w:pPr>
    </w:p>
    <w:p w14:paraId="52F770D5"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UNION</w:t>
      </w:r>
    </w:p>
    <w:p w14:paraId="79B07BBC" w14:textId="77777777" w:rsidR="00AC77CC" w:rsidRPr="00AC77CC" w:rsidRDefault="00AC77CC" w:rsidP="00AC77CC">
      <w:pPr>
        <w:rPr>
          <w:rFonts w:ascii="Century Gothic" w:eastAsia="Century Gothic" w:hAnsi="Century Gothic" w:cs="Century Gothic"/>
          <w:i/>
          <w:iCs/>
        </w:rPr>
      </w:pPr>
    </w:p>
    <w:p w14:paraId="0287E2C5"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Charges without quantity (not in CI_BCHG_SQ)</w:t>
      </w:r>
    </w:p>
    <w:p w14:paraId="321362A1"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SELECT </w:t>
      </w:r>
    </w:p>
    <w:p w14:paraId="2CBB83C6"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bseg.start_dt AS BEGIN_PERIOD,</w:t>
      </w:r>
    </w:p>
    <w:p w14:paraId="30BAFFC6"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bseg.end_dt AS END_PERIOD,</w:t>
      </w:r>
    </w:p>
    <w:p w14:paraId="10F3154A"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perid.per_id_nbr AS CLIENT_ID,</w:t>
      </w:r>
    </w:p>
    <w:p w14:paraId="588480DD"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'ADMIN_ANCILLARY' AS CATEGORY,</w:t>
      </w:r>
    </w:p>
    <w:p w14:paraId="6E5074FA"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pi.priceitem_cd,</w:t>
      </w:r>
    </w:p>
    <w:p w14:paraId="1FA47ABB"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pi.descr,</w:t>
      </w:r>
    </w:p>
    <w:p w14:paraId="04051E98"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1 AS QTY,</w:t>
      </w:r>
    </w:p>
    <w:p w14:paraId="53736BB5"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TO_CHAR(NVL(SUM(calc.calc_amt), 0)) AS RATE,</w:t>
      </w:r>
    </w:p>
    <w:p w14:paraId="0DF7EB54"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NVL(SUM(calc.calc_amt), 0) AS AMT,</w:t>
      </w:r>
    </w:p>
    <w:p w14:paraId="7B0BB08E"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NVL(SUM(calc.calc_amt), 0) AS PLAN_PAID</w:t>
      </w:r>
    </w:p>
    <w:p w14:paraId="0A813CE3"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FROM f1_gen_proc proc</w:t>
      </w:r>
    </w:p>
    <w:p w14:paraId="1B098957"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ci_bseg bseg ON bseg.bill_id = proc.pk_value2</w:t>
      </w:r>
    </w:p>
    <w:p w14:paraId="57E67CE9"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ci_bseg_calc calc ON bseg.bseg_id = calc.bseg_id</w:t>
      </w:r>
    </w:p>
    <w:p w14:paraId="4052DA39"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ci_bill_chg chg ON calc.billable_chg_id = chg.billable_chg_id</w:t>
      </w:r>
    </w:p>
    <w:p w14:paraId="458AA5E8"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JOIN ci_priceitem_l pi ON chg.priceitem_cd = pi.priceitem_cd</w:t>
      </w:r>
    </w:p>
    <w:p w14:paraId="730B9004"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LEFT JOIN ci_per_id perid ON chg.pa_per_id = perid.per_id AND perid.prim_sw = 'Y'</w:t>
      </w:r>
    </w:p>
    <w:p w14:paraId="1DA0E862"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WHERE proc.pk_value1 = :parentPerId</w:t>
      </w:r>
    </w:p>
    <w:p w14:paraId="40FFC60D" w14:textId="6B8A3C88"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AND proc.maint_obj_cd = </w:t>
      </w:r>
      <w:r w:rsidR="005B16A1" w:rsidRPr="005B16A1">
        <w:rPr>
          <w:rFonts w:ascii="Century Gothic" w:eastAsia="Century Gothic" w:hAnsi="Century Gothic" w:cs="Century Gothic"/>
          <w:i/>
          <w:iCs/>
        </w:rPr>
        <w:t>'F1-GENPROC'</w:t>
      </w:r>
      <w:r w:rsidR="005B16A1" w:rsidRPr="005B16A1">
        <w:rPr>
          <w:rFonts w:ascii="Arial" w:eastAsia="Century Gothic" w:hAnsi="Arial" w:cs="Arial"/>
          <w:i/>
          <w:iCs/>
        </w:rPr>
        <w:t> </w:t>
      </w:r>
    </w:p>
    <w:p w14:paraId="2F5DC162"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AND proc.pk_value3 = 'PENDING'</w:t>
      </w:r>
    </w:p>
    <w:p w14:paraId="3AD08C37"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AND NOT EXISTS (</w:t>
      </w:r>
    </w:p>
    <w:p w14:paraId="6D9FFBFC"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SELECT 1 </w:t>
      </w:r>
    </w:p>
    <w:p w14:paraId="2D92E2DE"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FROM ci_bchg_sq sq </w:t>
      </w:r>
    </w:p>
    <w:p w14:paraId="77161CE9"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WHERE sq.billable_chg_id = chg.billable_chg_id</w:t>
      </w:r>
    </w:p>
    <w:p w14:paraId="266014AD"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w:t>
      </w:r>
    </w:p>
    <w:p w14:paraId="4F05F867"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GROUP BY </w:t>
      </w:r>
    </w:p>
    <w:p w14:paraId="3317732A"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bseg.start_dt,</w:t>
      </w:r>
    </w:p>
    <w:p w14:paraId="25A9F3BE"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bseg.end_dt,</w:t>
      </w:r>
    </w:p>
    <w:p w14:paraId="03F87F91"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perid.per_id_nbr,</w:t>
      </w:r>
    </w:p>
    <w:p w14:paraId="6F429259" w14:textId="77777777" w:rsidR="00AC77CC" w:rsidRPr="00AC77CC" w:rsidRDefault="00AC77CC" w:rsidP="00AC77CC">
      <w:pPr>
        <w:rPr>
          <w:rFonts w:ascii="Century Gothic" w:eastAsia="Century Gothic" w:hAnsi="Century Gothic" w:cs="Century Gothic"/>
          <w:i/>
          <w:iCs/>
        </w:rPr>
      </w:pPr>
      <w:r w:rsidRPr="00AC77CC">
        <w:rPr>
          <w:rFonts w:ascii="Century Gothic" w:eastAsia="Century Gothic" w:hAnsi="Century Gothic" w:cs="Century Gothic"/>
          <w:i/>
          <w:iCs/>
        </w:rPr>
        <w:t xml:space="preserve">    pi.priceitem_cd,</w:t>
      </w:r>
    </w:p>
    <w:p w14:paraId="54B190B6" w14:textId="67F554C5" w:rsidR="009C31C1" w:rsidRDefault="00AC77CC" w:rsidP="00AC77CC">
      <w:pPr>
        <w:rPr>
          <w:rFonts w:ascii="Century Gothic" w:eastAsia="Century Gothic" w:hAnsi="Century Gothic" w:cs="Century Gothic"/>
          <w:i/>
          <w:iCs/>
          <w:highlight w:val="yellow"/>
        </w:rPr>
      </w:pPr>
      <w:r w:rsidRPr="00AC77CC">
        <w:rPr>
          <w:rFonts w:ascii="Century Gothic" w:eastAsia="Century Gothic" w:hAnsi="Century Gothic" w:cs="Century Gothic"/>
          <w:i/>
          <w:iCs/>
        </w:rPr>
        <w:t xml:space="preserve">    pi.descr;</w:t>
      </w:r>
    </w:p>
    <w:p w14:paraId="511E7F1E" w14:textId="1A9455FC" w:rsidR="211A8F16" w:rsidRPr="004D02C1" w:rsidRDefault="211A8F16" w:rsidP="58164843">
      <w:pPr>
        <w:spacing w:before="240" w:after="240"/>
        <w:rPr>
          <w:rFonts w:eastAsia="Century Gothic"/>
        </w:rPr>
      </w:pPr>
      <w:r w:rsidRPr="004D02C1">
        <w:rPr>
          <w:rFonts w:eastAsia="Century Gothic"/>
        </w:rPr>
        <w:t>After extract is completed, we need to mark the record to COMPLETE</w:t>
      </w:r>
    </w:p>
    <w:p w14:paraId="6F9B7D51" w14:textId="0F3E0342" w:rsidR="211A8F16" w:rsidRDefault="211A8F16" w:rsidP="2FF4A67B">
      <w:pPr>
        <w:spacing w:before="240" w:after="120"/>
        <w:rPr>
          <w:rFonts w:ascii="Century Gothic" w:eastAsia="Century Gothic" w:hAnsi="Century Gothic" w:cs="Century Gothic"/>
          <w:highlight w:val="yellow"/>
        </w:rPr>
      </w:pPr>
      <w:r w:rsidRPr="2FF4A67B">
        <w:rPr>
          <w:rFonts w:ascii="Century Gothic" w:eastAsia="Century Gothic" w:hAnsi="Century Gothic" w:cs="Century Gothic"/>
          <w:highlight w:val="yellow"/>
        </w:rPr>
        <w:t xml:space="preserve">UPDATE F1_GEN_PROC SET PK_VALUE3 = ‘COMPLETE’ WHERE PK_VALUE1 = :personId and MAINT_OBJ_CD = </w:t>
      </w:r>
      <w:r w:rsidR="00BF7894" w:rsidRPr="00BF7894">
        <w:rPr>
          <w:rFonts w:ascii="Century Gothic" w:eastAsia="Century Gothic" w:hAnsi="Century Gothic" w:cs="Century Gothic"/>
          <w:highlight w:val="yellow"/>
          <w:lang w:val="en-IN"/>
        </w:rPr>
        <w:t>IN (RPAD(:maintainenceObjCd, 12, ' '))</w:t>
      </w:r>
      <w:r w:rsidR="00BF7894" w:rsidRPr="00BF7894">
        <w:rPr>
          <w:rFonts w:ascii="Century Gothic" w:eastAsia="Century Gothic" w:hAnsi="Century Gothic" w:cs="Century Gothic"/>
          <w:highlight w:val="yellow"/>
        </w:rPr>
        <w:t> </w:t>
      </w:r>
      <w:r w:rsidRPr="2FF4A67B">
        <w:rPr>
          <w:rFonts w:ascii="Century Gothic" w:eastAsia="Century Gothic" w:hAnsi="Century Gothic" w:cs="Century Gothic"/>
          <w:highlight w:val="yellow"/>
        </w:rPr>
        <w:t>and PK_VALUE3 = ‘PENDING’</w:t>
      </w:r>
      <w:ins w:id="2259" w:author="Ramachandran Ananthapadmanabhan" w:date="2025-10-03T18:32:00Z" w16du:dateUtc="2025-10-03T13:02:00Z">
        <w:r w:rsidR="00530F0E" w:rsidRPr="00530F0E">
          <w:rPr>
            <w:rFonts w:ascii="Century Gothic" w:eastAsia="Century Gothic" w:hAnsi="Century Gothic" w:cs="Century Gothic"/>
          </w:rPr>
          <w:t xml:space="preserve"> </w:t>
        </w:r>
        <w:r w:rsidR="00530F0E">
          <w:rPr>
            <w:rFonts w:ascii="Century Gothic" w:eastAsia="Century Gothic" w:hAnsi="Century Gothic" w:cs="Century Gothic"/>
          </w:rPr>
          <w:t>And batch_cd = :batchCd and batch_nbr = :batchNbr</w:t>
        </w:r>
      </w:ins>
      <w:r w:rsidRPr="2FF4A67B">
        <w:rPr>
          <w:rFonts w:ascii="Century Gothic" w:eastAsia="Century Gothic" w:hAnsi="Century Gothic" w:cs="Century Gothic"/>
          <w:highlight w:val="yellow"/>
        </w:rPr>
        <w:t>;</w:t>
      </w:r>
    </w:p>
    <w:p w14:paraId="17FD5C69" w14:textId="77777777" w:rsidR="001B2232" w:rsidRDefault="001B2232" w:rsidP="2FF4A67B">
      <w:pPr>
        <w:spacing w:before="240" w:after="120"/>
        <w:rPr>
          <w:rFonts w:ascii="Century Gothic" w:eastAsia="Century Gothic" w:hAnsi="Century Gothic" w:cs="Century Gothic"/>
          <w:i/>
          <w:highlight w:val="yellow"/>
        </w:rPr>
      </w:pPr>
    </w:p>
    <w:p w14:paraId="7E008622" w14:textId="1B5A2C0A" w:rsidR="54851B95" w:rsidRDefault="001B2232" w:rsidP="001B2232">
      <w:pPr>
        <w:pStyle w:val="Heading6"/>
      </w:pPr>
      <w:r>
        <w:t>File Layout -</w:t>
      </w:r>
    </w:p>
    <w:p w14:paraId="56155B34" w14:textId="7E3FDA49" w:rsidR="004566EB" w:rsidRPr="004D02C1" w:rsidRDefault="004566EB" w:rsidP="54851B95">
      <w:pPr>
        <w:pStyle w:val="BodyText"/>
        <w:rPr>
          <w:rFonts w:ascii="Calibri" w:hAnsi="Calibri"/>
        </w:rPr>
      </w:pPr>
      <w:r w:rsidRPr="004D02C1">
        <w:rPr>
          <w:rFonts w:ascii="Calibri" w:hAnsi="Calibri"/>
        </w:rPr>
        <w:t>For Ancillary, some columns are blank, like account id, account name</w:t>
      </w:r>
      <w:r w:rsidR="00417A35" w:rsidRPr="004D02C1">
        <w:rPr>
          <w:rFonts w:ascii="Calibri" w:hAnsi="Calibri"/>
        </w:rPr>
        <w:t>, etc.</w:t>
      </w:r>
    </w:p>
    <w:tbl>
      <w:tblPr>
        <w:tblW w:w="10801" w:type="dxa"/>
        <w:tblInd w:w="10" w:type="dxa"/>
        <w:tblLayout w:type="fixed"/>
        <w:tblLook w:val="06A0" w:firstRow="1" w:lastRow="0" w:firstColumn="1" w:lastColumn="0" w:noHBand="1" w:noVBand="1"/>
      </w:tblPr>
      <w:tblGrid>
        <w:gridCol w:w="1629"/>
        <w:gridCol w:w="1441"/>
        <w:gridCol w:w="7731"/>
      </w:tblGrid>
      <w:tr w:rsidR="47F1364E" w14:paraId="0F2B72CF" w14:textId="77777777" w:rsidTr="005B57D9">
        <w:trPr>
          <w:trHeight w:val="285"/>
        </w:trPr>
        <w:tc>
          <w:tcPr>
            <w:tcW w:w="1629" w:type="dxa"/>
            <w:tcBorders>
              <w:top w:val="nil"/>
              <w:left w:val="nil"/>
              <w:bottom w:val="nil"/>
              <w:right w:val="nil"/>
            </w:tcBorders>
            <w:tcMar>
              <w:top w:w="15" w:type="dxa"/>
              <w:left w:w="15" w:type="dxa"/>
              <w:right w:w="15" w:type="dxa"/>
            </w:tcMar>
            <w:vAlign w:val="bottom"/>
          </w:tcPr>
          <w:p w14:paraId="4B771216" w14:textId="07CE5C08" w:rsidR="47F1364E" w:rsidRDefault="47F1364E"/>
        </w:tc>
        <w:tc>
          <w:tcPr>
            <w:tcW w:w="1441" w:type="dxa"/>
            <w:tcBorders>
              <w:top w:val="nil"/>
              <w:left w:val="nil"/>
              <w:bottom w:val="nil"/>
              <w:right w:val="nil"/>
            </w:tcBorders>
            <w:tcMar>
              <w:top w:w="15" w:type="dxa"/>
              <w:left w:w="15" w:type="dxa"/>
              <w:right w:w="15" w:type="dxa"/>
            </w:tcMar>
            <w:vAlign w:val="bottom"/>
          </w:tcPr>
          <w:p w14:paraId="03568359" w14:textId="6BD99FFB" w:rsidR="47F1364E" w:rsidRDefault="47F1364E"/>
        </w:tc>
        <w:tc>
          <w:tcPr>
            <w:tcW w:w="7731" w:type="dxa"/>
            <w:tcBorders>
              <w:top w:val="nil"/>
              <w:left w:val="nil"/>
              <w:bottom w:val="nil"/>
              <w:right w:val="nil"/>
            </w:tcBorders>
            <w:tcMar>
              <w:top w:w="15" w:type="dxa"/>
              <w:left w:w="15" w:type="dxa"/>
              <w:right w:w="15" w:type="dxa"/>
            </w:tcMar>
            <w:vAlign w:val="bottom"/>
          </w:tcPr>
          <w:p w14:paraId="6C416F46" w14:textId="5B5D4727" w:rsidR="47F1364E" w:rsidRDefault="47F1364E"/>
        </w:tc>
      </w:tr>
      <w:tr w:rsidR="47F1364E" w14:paraId="57DF2100" w14:textId="77777777" w:rsidTr="005B57D9">
        <w:trPr>
          <w:trHeight w:val="285"/>
        </w:trPr>
        <w:tc>
          <w:tcPr>
            <w:tcW w:w="1629" w:type="dxa"/>
            <w:tcBorders>
              <w:top w:val="nil"/>
              <w:left w:val="nil"/>
              <w:bottom w:val="nil"/>
              <w:right w:val="nil"/>
            </w:tcBorders>
            <w:tcMar>
              <w:top w:w="15" w:type="dxa"/>
              <w:left w:w="15" w:type="dxa"/>
              <w:right w:w="15" w:type="dxa"/>
            </w:tcMar>
            <w:vAlign w:val="bottom"/>
          </w:tcPr>
          <w:p w14:paraId="1E258B8A" w14:textId="3CA56A46" w:rsidR="47F1364E" w:rsidRDefault="47F1364E"/>
        </w:tc>
        <w:tc>
          <w:tcPr>
            <w:tcW w:w="1441" w:type="dxa"/>
            <w:tcBorders>
              <w:top w:val="nil"/>
              <w:left w:val="nil"/>
              <w:bottom w:val="nil"/>
              <w:right w:val="nil"/>
            </w:tcBorders>
            <w:tcMar>
              <w:top w:w="15" w:type="dxa"/>
              <w:left w:w="15" w:type="dxa"/>
              <w:right w:w="15" w:type="dxa"/>
            </w:tcMar>
            <w:vAlign w:val="bottom"/>
          </w:tcPr>
          <w:p w14:paraId="7B6132F3" w14:textId="1DC573B1" w:rsidR="47F1364E" w:rsidRDefault="47F1364E"/>
        </w:tc>
        <w:tc>
          <w:tcPr>
            <w:tcW w:w="7731" w:type="dxa"/>
            <w:tcBorders>
              <w:top w:val="nil"/>
              <w:left w:val="nil"/>
              <w:bottom w:val="nil"/>
              <w:right w:val="nil"/>
            </w:tcBorders>
            <w:tcMar>
              <w:top w:w="15" w:type="dxa"/>
              <w:left w:w="15" w:type="dxa"/>
              <w:right w:w="15" w:type="dxa"/>
            </w:tcMar>
            <w:vAlign w:val="bottom"/>
          </w:tcPr>
          <w:p w14:paraId="14999B5C" w14:textId="2D01A43B" w:rsidR="47F1364E" w:rsidRDefault="47F1364E"/>
        </w:tc>
      </w:tr>
      <w:tr w:rsidR="47F1364E" w14:paraId="063F91BE" w14:textId="77777777" w:rsidTr="005B57D9">
        <w:trPr>
          <w:trHeight w:val="285"/>
        </w:trPr>
        <w:tc>
          <w:tcPr>
            <w:tcW w:w="1629" w:type="dxa"/>
            <w:tcBorders>
              <w:top w:val="nil"/>
              <w:left w:val="nil"/>
              <w:bottom w:val="nil"/>
              <w:right w:val="nil"/>
            </w:tcBorders>
            <w:shd w:val="clear" w:color="auto" w:fill="FF0000"/>
            <w:tcMar>
              <w:top w:w="15" w:type="dxa"/>
              <w:left w:w="15" w:type="dxa"/>
              <w:right w:w="15" w:type="dxa"/>
            </w:tcMar>
            <w:vAlign w:val="bottom"/>
          </w:tcPr>
          <w:p w14:paraId="3FF30E42" w14:textId="5AC2D3E4" w:rsidR="47F1364E" w:rsidRDefault="47F1364E" w:rsidP="47F1364E">
            <w:r w:rsidRPr="47F1364E">
              <w:rPr>
                <w:rFonts w:ascii="Aptos Narrow" w:eastAsia="Aptos Narrow" w:hAnsi="Aptos Narrow" w:cs="Aptos Narrow"/>
                <w:b/>
                <w:bCs/>
                <w:color w:val="000000" w:themeColor="text1"/>
                <w:sz w:val="22"/>
                <w:szCs w:val="22"/>
              </w:rPr>
              <w:t>New layout from Tia</w:t>
            </w:r>
          </w:p>
        </w:tc>
        <w:tc>
          <w:tcPr>
            <w:tcW w:w="144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15" w:type="dxa"/>
              <w:left w:w="15" w:type="dxa"/>
              <w:right w:w="15" w:type="dxa"/>
            </w:tcMar>
            <w:vAlign w:val="bottom"/>
          </w:tcPr>
          <w:p w14:paraId="6C48B9B0" w14:textId="1C81AB06" w:rsidR="47F1364E" w:rsidRDefault="47F1364E" w:rsidP="47F1364E">
            <w:r w:rsidRPr="47F1364E">
              <w:rPr>
                <w:rFonts w:ascii="Aptos Narrow" w:eastAsia="Aptos Narrow" w:hAnsi="Aptos Narrow" w:cs="Aptos Narrow"/>
                <w:b/>
                <w:bCs/>
                <w:color w:val="000000" w:themeColor="text1"/>
                <w:sz w:val="22"/>
                <w:szCs w:val="22"/>
              </w:rPr>
              <w:t>Sample Data</w:t>
            </w:r>
          </w:p>
        </w:tc>
        <w:tc>
          <w:tcPr>
            <w:tcW w:w="773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15" w:type="dxa"/>
              <w:left w:w="15" w:type="dxa"/>
              <w:right w:w="15" w:type="dxa"/>
            </w:tcMar>
            <w:vAlign w:val="bottom"/>
          </w:tcPr>
          <w:p w14:paraId="2619DEEF" w14:textId="5CBD002F" w:rsidR="47F1364E" w:rsidRDefault="47F1364E" w:rsidP="47F1364E">
            <w:r w:rsidRPr="47F1364E">
              <w:rPr>
                <w:rFonts w:ascii="Aptos Narrow" w:eastAsia="Aptos Narrow" w:hAnsi="Aptos Narrow" w:cs="Aptos Narrow"/>
                <w:b/>
                <w:bCs/>
                <w:color w:val="000000" w:themeColor="text1"/>
                <w:sz w:val="22"/>
                <w:szCs w:val="22"/>
              </w:rPr>
              <w:t>ORMB Fields</w:t>
            </w:r>
          </w:p>
        </w:tc>
      </w:tr>
      <w:tr w:rsidR="47F1364E" w14:paraId="7C7B575B"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4C366E" w14:textId="1AAB1266" w:rsidR="47F1364E" w:rsidRDefault="47F1364E" w:rsidP="47F1364E">
            <w:r w:rsidRPr="47F1364E">
              <w:rPr>
                <w:rFonts w:eastAsia="Calibri" w:cs="Calibri"/>
                <w:color w:val="000000" w:themeColor="text1"/>
                <w:sz w:val="22"/>
                <w:szCs w:val="22"/>
              </w:rPr>
              <w:t>Begin Period</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A3826D" w14:textId="7ADC49B0" w:rsidR="47F1364E" w:rsidRDefault="47F1364E" w:rsidP="47F1364E">
            <w:pPr>
              <w:jc w:val="right"/>
            </w:pPr>
            <w:r w:rsidRPr="47F1364E">
              <w:rPr>
                <w:rFonts w:ascii="Aptos Narrow" w:eastAsia="Aptos Narrow" w:hAnsi="Aptos Narrow" w:cs="Aptos Narrow"/>
                <w:color w:val="000000" w:themeColor="text1"/>
                <w:sz w:val="22"/>
                <w:szCs w:val="22"/>
              </w:rPr>
              <w:t>2/17/2025</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02A96A" w14:textId="3CDB5981" w:rsidR="47F1364E" w:rsidRDefault="47F1364E" w:rsidP="47F1364E">
            <w:r w:rsidRPr="47F1364E">
              <w:rPr>
                <w:rFonts w:ascii="Aptos Narrow" w:eastAsia="Aptos Narrow" w:hAnsi="Aptos Narrow" w:cs="Aptos Narrow"/>
                <w:color w:val="000000" w:themeColor="text1"/>
                <w:sz w:val="22"/>
                <w:szCs w:val="22"/>
              </w:rPr>
              <w:t>Query - SELECT MAX(START_DT) FROM CI_BSEG WHERE BILL_ID = :BILL_ID</w:t>
            </w:r>
          </w:p>
        </w:tc>
      </w:tr>
      <w:tr w:rsidR="47F1364E" w14:paraId="1F82A6CC"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AC7AE7B" w14:textId="6F0ED528" w:rsidR="47F1364E" w:rsidRDefault="47F1364E" w:rsidP="47F1364E">
            <w:r w:rsidRPr="47F1364E">
              <w:rPr>
                <w:rFonts w:eastAsia="Calibri" w:cs="Calibri"/>
                <w:color w:val="000000" w:themeColor="text1"/>
                <w:sz w:val="22"/>
                <w:szCs w:val="22"/>
              </w:rPr>
              <w:t>End Period</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BABE37" w14:textId="3C2BB633" w:rsidR="47F1364E" w:rsidRDefault="47F1364E" w:rsidP="47F1364E">
            <w:pPr>
              <w:jc w:val="right"/>
            </w:pPr>
            <w:r w:rsidRPr="47F1364E">
              <w:rPr>
                <w:rFonts w:ascii="Aptos Narrow" w:eastAsia="Aptos Narrow" w:hAnsi="Aptos Narrow" w:cs="Aptos Narrow"/>
                <w:color w:val="000000" w:themeColor="text1"/>
                <w:sz w:val="22"/>
                <w:szCs w:val="22"/>
              </w:rPr>
              <w:t>2/23/2025</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CF979AD" w14:textId="42A0E626" w:rsidR="47F1364E" w:rsidRDefault="47F1364E" w:rsidP="47F1364E">
            <w:r w:rsidRPr="47F1364E">
              <w:rPr>
                <w:rFonts w:ascii="Aptos Narrow" w:eastAsia="Aptos Narrow" w:hAnsi="Aptos Narrow" w:cs="Aptos Narrow"/>
                <w:color w:val="000000" w:themeColor="text1"/>
                <w:sz w:val="22"/>
                <w:szCs w:val="22"/>
              </w:rPr>
              <w:t xml:space="preserve">Query - SELECT MAX(END_DT) FROM CI_BSEG WHERE BILL_ID = :BILL_ID </w:t>
            </w:r>
          </w:p>
        </w:tc>
      </w:tr>
      <w:tr w:rsidR="47F1364E" w14:paraId="4E2E5C5C"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2EE5835" w14:textId="366A6697" w:rsidR="47F1364E" w:rsidRDefault="47F1364E" w:rsidP="47F1364E">
            <w:r w:rsidRPr="47F1364E">
              <w:rPr>
                <w:rFonts w:eastAsia="Calibri" w:cs="Calibri"/>
                <w:color w:val="000000" w:themeColor="text1"/>
                <w:sz w:val="22"/>
                <w:szCs w:val="22"/>
              </w:rPr>
              <w:t>Client ID</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DF964D" w14:textId="680DAD7F" w:rsidR="47F1364E" w:rsidRDefault="47F1364E" w:rsidP="47F1364E">
            <w:r w:rsidRPr="47F1364E">
              <w:rPr>
                <w:rFonts w:ascii="Aptos Narrow" w:eastAsia="Aptos Narrow" w:hAnsi="Aptos Narrow" w:cs="Aptos Narrow"/>
                <w:color w:val="000000" w:themeColor="text1"/>
                <w:sz w:val="22"/>
                <w:szCs w:val="22"/>
              </w:rPr>
              <w:t>ABC</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1F5460" w14:textId="1B81185F" w:rsidR="47F1364E" w:rsidRDefault="47F1364E" w:rsidP="47F1364E">
            <w:r w:rsidRPr="47F1364E">
              <w:rPr>
                <w:rFonts w:ascii="Aptos Narrow" w:eastAsia="Aptos Narrow" w:hAnsi="Aptos Narrow" w:cs="Aptos Narrow"/>
                <w:color w:val="000000" w:themeColor="text1"/>
                <w:sz w:val="22"/>
                <w:szCs w:val="22"/>
              </w:rPr>
              <w:t>(Parent Customer’s Primary identifier)</w:t>
            </w:r>
          </w:p>
        </w:tc>
      </w:tr>
      <w:tr w:rsidR="47F1364E" w14:paraId="16FCED8F" w14:textId="77777777" w:rsidTr="005B57D9">
        <w:trPr>
          <w:trHeight w:val="285"/>
        </w:trPr>
        <w:tc>
          <w:tcPr>
            <w:tcW w:w="1629" w:type="dxa"/>
            <w:tcBorders>
              <w:top w:val="single" w:sz="4" w:space="0" w:color="auto"/>
              <w:left w:val="nil"/>
              <w:bottom w:val="nil"/>
              <w:right w:val="nil"/>
            </w:tcBorders>
            <w:shd w:val="clear" w:color="auto" w:fill="FF0000"/>
            <w:tcMar>
              <w:top w:w="15" w:type="dxa"/>
              <w:left w:w="15" w:type="dxa"/>
              <w:right w:w="15" w:type="dxa"/>
            </w:tcMar>
            <w:vAlign w:val="bottom"/>
          </w:tcPr>
          <w:p w14:paraId="32C429CE" w14:textId="4CB5EA10" w:rsidR="47F1364E" w:rsidRDefault="47F1364E" w:rsidP="47F1364E">
            <w:r w:rsidRPr="47F1364E">
              <w:rPr>
                <w:rFonts w:ascii="Aptos Narrow" w:eastAsia="Aptos Narrow" w:hAnsi="Aptos Narrow" w:cs="Aptos Narrow"/>
                <w:color w:val="000000" w:themeColor="text1"/>
                <w:sz w:val="22"/>
                <w:szCs w:val="22"/>
              </w:rPr>
              <w:t xml:space="preserve"> </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3EB04A" w14:textId="7FCA640B"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066FFD2" w14:textId="1ADB8666"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201F743A"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930F80" w14:textId="46A4956A" w:rsidR="47F1364E" w:rsidRDefault="47F1364E" w:rsidP="47F1364E">
            <w:r w:rsidRPr="47F1364E">
              <w:rPr>
                <w:rFonts w:eastAsia="Calibri" w:cs="Calibri"/>
                <w:color w:val="000000" w:themeColor="text1"/>
                <w:sz w:val="22"/>
                <w:szCs w:val="22"/>
              </w:rPr>
              <w:t>Account ID</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5FF010" w14:textId="07943C74"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83D26F" w14:textId="6974B017"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06C6132A"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A22FE1" w14:textId="2B29F41B" w:rsidR="47F1364E" w:rsidRDefault="47F1364E" w:rsidP="47F1364E">
            <w:r w:rsidRPr="47F1364E">
              <w:rPr>
                <w:rFonts w:eastAsia="Calibri" w:cs="Calibri"/>
                <w:color w:val="000000" w:themeColor="text1"/>
                <w:sz w:val="22"/>
                <w:szCs w:val="22"/>
              </w:rPr>
              <w:t>Account Name</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2B2C0C" w14:textId="68CC8E85"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1725063" w14:textId="21343BE0"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5C2D4BF6"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CA00B08" w14:textId="3D49D112" w:rsidR="47F1364E" w:rsidRDefault="47F1364E" w:rsidP="47F1364E">
            <w:r w:rsidRPr="47F1364E">
              <w:rPr>
                <w:rFonts w:eastAsia="Calibri" w:cs="Calibri"/>
                <w:color w:val="000000" w:themeColor="text1"/>
                <w:sz w:val="22"/>
                <w:szCs w:val="22"/>
              </w:rPr>
              <w:t>Group ID</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1005E7" w14:textId="4CEFF370"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7BC474" w14:textId="615555F9"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1769159B"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361589" w14:textId="38615C15" w:rsidR="47F1364E" w:rsidRDefault="47F1364E" w:rsidP="47F1364E">
            <w:r w:rsidRPr="47F1364E">
              <w:rPr>
                <w:rFonts w:eastAsia="Calibri" w:cs="Calibri"/>
                <w:color w:val="000000" w:themeColor="text1"/>
                <w:sz w:val="22"/>
                <w:szCs w:val="22"/>
              </w:rPr>
              <w:t>Group Name</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6EDE71E" w14:textId="2AFB7D99"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A35E16" w14:textId="5227D28C"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01BD5496" w14:textId="77777777" w:rsidTr="005B57D9">
        <w:trPr>
          <w:trHeight w:val="285"/>
        </w:trPr>
        <w:tc>
          <w:tcPr>
            <w:tcW w:w="1629" w:type="dxa"/>
            <w:tcBorders>
              <w:top w:val="single" w:sz="4" w:space="0" w:color="auto"/>
              <w:left w:val="nil"/>
              <w:bottom w:val="nil"/>
              <w:right w:val="nil"/>
            </w:tcBorders>
            <w:shd w:val="clear" w:color="auto" w:fill="FF0000"/>
            <w:tcMar>
              <w:top w:w="15" w:type="dxa"/>
              <w:left w:w="15" w:type="dxa"/>
              <w:right w:w="15" w:type="dxa"/>
            </w:tcMar>
            <w:vAlign w:val="bottom"/>
          </w:tcPr>
          <w:p w14:paraId="2F0BA695" w14:textId="2E3C8685" w:rsidR="47F1364E" w:rsidRDefault="47F1364E" w:rsidP="47F1364E">
            <w:r w:rsidRPr="47F1364E">
              <w:rPr>
                <w:rFonts w:ascii="Aptos Narrow" w:eastAsia="Aptos Narrow" w:hAnsi="Aptos Narrow" w:cs="Aptos Narrow"/>
                <w:color w:val="000000" w:themeColor="text1"/>
                <w:sz w:val="22"/>
                <w:szCs w:val="22"/>
              </w:rPr>
              <w:t xml:space="preserve"> </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02D606" w14:textId="54F76A35"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E39268" w14:textId="64197702"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46F2D6A0" w14:textId="77777777" w:rsidTr="005B57D9">
        <w:trPr>
          <w:trHeight w:val="870"/>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74009B6" w14:textId="526250D5" w:rsidR="47F1364E" w:rsidRDefault="47F1364E" w:rsidP="47F1364E">
            <w:r w:rsidRPr="47F1364E">
              <w:rPr>
                <w:rFonts w:eastAsia="Calibri" w:cs="Calibri"/>
                <w:color w:val="000000" w:themeColor="text1"/>
                <w:sz w:val="22"/>
                <w:szCs w:val="22"/>
              </w:rPr>
              <w:t>Category</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B585D54" w14:textId="19F1B63B" w:rsidR="47F1364E" w:rsidRDefault="47F1364E" w:rsidP="47F1364E">
            <w:r w:rsidRPr="47F1364E">
              <w:rPr>
                <w:rFonts w:ascii="Aptos Narrow" w:eastAsia="Aptos Narrow" w:hAnsi="Aptos Narrow" w:cs="Aptos Narrow"/>
                <w:color w:val="000000" w:themeColor="text1"/>
                <w:sz w:val="22"/>
                <w:szCs w:val="22"/>
              </w:rPr>
              <w:t>ADMIN_ANCILLARY</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8512CEC" w14:textId="78898392" w:rsidR="47F1364E" w:rsidRDefault="47F1364E" w:rsidP="47F1364E">
            <w:r w:rsidRPr="47F1364E">
              <w:rPr>
                <w:rFonts w:ascii="Aptos Narrow" w:eastAsia="Aptos Narrow" w:hAnsi="Aptos Narrow" w:cs="Aptos Narrow"/>
                <w:color w:val="000000" w:themeColor="text1"/>
                <w:sz w:val="22"/>
                <w:szCs w:val="22"/>
              </w:rPr>
              <w:t>Query -</w:t>
            </w:r>
            <w:r>
              <w:br/>
            </w:r>
            <w:r w:rsidRPr="47F1364E">
              <w:rPr>
                <w:rFonts w:ascii="Aptos Narrow" w:eastAsia="Aptos Narrow" w:hAnsi="Aptos Narrow" w:cs="Aptos Narrow"/>
                <w:color w:val="000000" w:themeColor="text1"/>
                <w:sz w:val="22"/>
                <w:szCs w:val="22"/>
              </w:rPr>
              <w:t xml:space="preserve"> SELECT BILL_LVL_1 FROM C1_BILL_LVL WHERE  billing_group_id = ':billGrpId'</w:t>
            </w:r>
            <w:r>
              <w:br/>
            </w:r>
            <w:r w:rsidRPr="47F1364E">
              <w:rPr>
                <w:rFonts w:ascii="Aptos Narrow" w:eastAsia="Aptos Narrow" w:hAnsi="Aptos Narrow" w:cs="Aptos Narrow"/>
                <w:color w:val="000000" w:themeColor="text1"/>
                <w:sz w:val="22"/>
                <w:szCs w:val="22"/>
              </w:rPr>
              <w:t xml:space="preserve"> It can be CLAIM or ANCIL</w:t>
            </w:r>
          </w:p>
        </w:tc>
      </w:tr>
      <w:tr w:rsidR="47F1364E" w14:paraId="5AC4C83B" w14:textId="77777777" w:rsidTr="005B57D9">
        <w:trPr>
          <w:trHeight w:val="667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009027" w14:textId="26237517" w:rsidR="47F1364E" w:rsidRDefault="47F1364E" w:rsidP="47F1364E">
            <w:r w:rsidRPr="47F1364E">
              <w:rPr>
                <w:rFonts w:eastAsia="Calibri" w:cs="Calibri"/>
                <w:color w:val="000000" w:themeColor="text1"/>
                <w:sz w:val="22"/>
                <w:szCs w:val="22"/>
              </w:rPr>
              <w:t>Sub Category</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4F7A0F" w14:textId="62300566" w:rsidR="47F1364E" w:rsidRDefault="47F1364E" w:rsidP="47F1364E">
            <w:pPr>
              <w:jc w:val="right"/>
            </w:pPr>
            <w:r w:rsidRPr="47F1364E">
              <w:rPr>
                <w:rFonts w:ascii="Aptos Narrow" w:eastAsia="Aptos Narrow" w:hAnsi="Aptos Narrow" w:cs="Aptos Narrow"/>
                <w:color w:val="000000" w:themeColor="text1"/>
                <w:sz w:val="22"/>
                <w:szCs w:val="22"/>
              </w:rPr>
              <w:t>20054</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B5B63E7" w14:textId="009B6C6D" w:rsidR="47F1364E" w:rsidRDefault="47F1364E" w:rsidP="47F1364E">
            <w:r w:rsidRPr="47F1364E">
              <w:rPr>
                <w:rFonts w:ascii="Aptos Narrow" w:eastAsia="Aptos Narrow" w:hAnsi="Aptos Narrow" w:cs="Aptos Narrow"/>
                <w:color w:val="000000" w:themeColor="text1"/>
                <w:sz w:val="22"/>
                <w:szCs w:val="22"/>
              </w:rPr>
              <w:t xml:space="preserve">SELECT PRICEITEM_CD |’-‘| DESCR  from query below. </w:t>
            </w:r>
            <w:r>
              <w:br/>
            </w:r>
            <w:r w:rsidRPr="47F1364E">
              <w:rPr>
                <w:rFonts w:ascii="Aptos Narrow" w:eastAsia="Aptos Narrow" w:hAnsi="Aptos Narrow" w:cs="Aptos Narrow"/>
                <w:color w:val="000000" w:themeColor="text1"/>
                <w:sz w:val="22"/>
                <w:szCs w:val="22"/>
              </w:rPr>
              <w:t xml:space="preserve">SELECT PI.PRICEITEM_CD,PI.DESCR,NVL (SUM(SVC_QTY),0)QTY,LNCHAR.ADHOC_CHAR_VAL RATE,NVL(SUM(CALC_AMT) ,0) AMT </w:t>
            </w:r>
            <w:r>
              <w:br/>
            </w:r>
            <w:r w:rsidRPr="47F1364E">
              <w:rPr>
                <w:rFonts w:ascii="Aptos Narrow" w:eastAsia="Aptos Narrow" w:hAnsi="Aptos Narrow" w:cs="Aptos Narrow"/>
                <w:color w:val="000000" w:themeColor="text1"/>
                <w:sz w:val="22"/>
                <w:szCs w:val="22"/>
              </w:rPr>
              <w:t xml:space="preserve">FROM CI_BSEG BSEG, CI_BSEG_CALC CALC, CI_BILL_CHG CHG, </w:t>
            </w:r>
            <w:r>
              <w:br/>
            </w:r>
            <w:r w:rsidRPr="47F1364E">
              <w:rPr>
                <w:rFonts w:ascii="Aptos Narrow" w:eastAsia="Aptos Narrow" w:hAnsi="Aptos Narrow" w:cs="Aptos Narrow"/>
                <w:color w:val="000000" w:themeColor="text1"/>
                <w:sz w:val="22"/>
                <w:szCs w:val="22"/>
              </w:rPr>
              <w:t xml:space="preserve">CI_BCHG_SQ SQ,CI_PRICEITEM_L PI,CI_BSEG_CL_CHAR LNCHAR </w:t>
            </w:r>
            <w:r>
              <w:br/>
            </w:r>
            <w:r w:rsidRPr="47F1364E">
              <w:rPr>
                <w:rFonts w:ascii="Aptos Narrow" w:eastAsia="Aptos Narrow" w:hAnsi="Aptos Narrow" w:cs="Aptos Narrow"/>
                <w:color w:val="000000" w:themeColor="text1"/>
                <w:sz w:val="22"/>
                <w:szCs w:val="22"/>
              </w:rPr>
              <w:t xml:space="preserve">WHERE BSEG.BILL_ID = :BILL_ID </w:t>
            </w:r>
            <w:r>
              <w:br/>
            </w:r>
            <w:r w:rsidRPr="47F1364E">
              <w:rPr>
                <w:rFonts w:ascii="Aptos Narrow" w:eastAsia="Aptos Narrow" w:hAnsi="Aptos Narrow" w:cs="Aptos Narrow"/>
                <w:color w:val="000000" w:themeColor="text1"/>
                <w:sz w:val="22"/>
                <w:szCs w:val="22"/>
              </w:rPr>
              <w:t xml:space="preserve">and BSEG.BSEG_ID = CALC.BSEG_ID </w:t>
            </w:r>
            <w:r>
              <w:br/>
            </w:r>
            <w:r w:rsidRPr="47F1364E">
              <w:rPr>
                <w:rFonts w:ascii="Aptos Narrow" w:eastAsia="Aptos Narrow" w:hAnsi="Aptos Narrow" w:cs="Aptos Narrow"/>
                <w:color w:val="000000" w:themeColor="text1"/>
                <w:sz w:val="22"/>
                <w:szCs w:val="22"/>
              </w:rPr>
              <w:t xml:space="preserve">AND CALC.BILLABLE_CHG_ID = CHG.BILLABLE_CHG_ID </w:t>
            </w:r>
            <w:r>
              <w:br/>
            </w:r>
            <w:r w:rsidRPr="47F1364E">
              <w:rPr>
                <w:rFonts w:ascii="Aptos Narrow" w:eastAsia="Aptos Narrow" w:hAnsi="Aptos Narrow" w:cs="Aptos Narrow"/>
                <w:color w:val="000000" w:themeColor="text1"/>
                <w:sz w:val="22"/>
                <w:szCs w:val="22"/>
              </w:rPr>
              <w:t xml:space="preserve">AND CHG.BILLABLE_CHG_ID = SQ.BILLABLE_CHG_ID </w:t>
            </w:r>
            <w:r>
              <w:br/>
            </w:r>
            <w:r w:rsidRPr="47F1364E">
              <w:rPr>
                <w:rFonts w:ascii="Aptos Narrow" w:eastAsia="Aptos Narrow" w:hAnsi="Aptos Narrow" w:cs="Aptos Narrow"/>
                <w:color w:val="000000" w:themeColor="text1"/>
                <w:sz w:val="22"/>
                <w:szCs w:val="22"/>
              </w:rPr>
              <w:t xml:space="preserve">AND CHG.PRICEITEM_CD=PI.PRICEITEM_CD </w:t>
            </w:r>
            <w:r>
              <w:br/>
            </w:r>
            <w:r w:rsidRPr="47F1364E">
              <w:rPr>
                <w:rFonts w:ascii="Aptos Narrow" w:eastAsia="Aptos Narrow" w:hAnsi="Aptos Narrow" w:cs="Aptos Narrow"/>
                <w:color w:val="000000" w:themeColor="text1"/>
                <w:sz w:val="22"/>
                <w:szCs w:val="22"/>
              </w:rPr>
              <w:t xml:space="preserve">AND LNCHAR.BSEG_ID =BSEG.BSEG_ID </w:t>
            </w:r>
            <w:r>
              <w:br/>
            </w:r>
            <w:r w:rsidRPr="47F1364E">
              <w:rPr>
                <w:rFonts w:ascii="Aptos Narrow" w:eastAsia="Aptos Narrow" w:hAnsi="Aptos Narrow" w:cs="Aptos Narrow"/>
                <w:color w:val="000000" w:themeColor="text1"/>
                <w:sz w:val="22"/>
                <w:szCs w:val="22"/>
              </w:rPr>
              <w:t xml:space="preserve">AND LNCHAR.CHAR_TYPE_CD = 'RVALUECH' </w:t>
            </w:r>
            <w:r>
              <w:br/>
            </w:r>
            <w:r w:rsidRPr="47F1364E">
              <w:rPr>
                <w:rFonts w:ascii="Aptos Narrow" w:eastAsia="Aptos Narrow" w:hAnsi="Aptos Narrow" w:cs="Aptos Narrow"/>
                <w:color w:val="000000" w:themeColor="text1"/>
                <w:sz w:val="22"/>
                <w:szCs w:val="22"/>
              </w:rPr>
              <w:t xml:space="preserve">GROUP BY PI.PRICEITEM_CD,PI.DESCR,LNCHAR.ADHOC_CHAR_VAL </w:t>
            </w:r>
            <w:r>
              <w:br/>
            </w:r>
            <w:r w:rsidRPr="47F1364E">
              <w:rPr>
                <w:rFonts w:ascii="Aptos Narrow" w:eastAsia="Aptos Narrow" w:hAnsi="Aptos Narrow" w:cs="Aptos Narrow"/>
                <w:color w:val="000000" w:themeColor="text1"/>
                <w:sz w:val="22"/>
                <w:szCs w:val="22"/>
              </w:rPr>
              <w:t xml:space="preserve">ORDER BY PI.PRICEITEM_CD </w:t>
            </w:r>
            <w:r>
              <w:br/>
            </w:r>
            <w:r w:rsidRPr="47F1364E">
              <w:rPr>
                <w:rFonts w:ascii="Aptos Narrow" w:eastAsia="Aptos Narrow" w:hAnsi="Aptos Narrow" w:cs="Aptos Narrow"/>
                <w:color w:val="000000" w:themeColor="text1"/>
                <w:sz w:val="22"/>
                <w:szCs w:val="22"/>
              </w:rPr>
              <w:t xml:space="preserve">UNION </w:t>
            </w:r>
            <w:r>
              <w:br/>
            </w:r>
            <w:r w:rsidRPr="47F1364E">
              <w:rPr>
                <w:rFonts w:ascii="Aptos Narrow" w:eastAsia="Aptos Narrow" w:hAnsi="Aptos Narrow" w:cs="Aptos Narrow"/>
                <w:color w:val="000000" w:themeColor="text1"/>
                <w:sz w:val="22"/>
                <w:szCs w:val="22"/>
              </w:rPr>
              <w:t xml:space="preserve">SELECT PI.PRICEITEM_CD,PI.DESCR,1 AS QTY, TO_CHAR(NVL(SUM(CALC_AMT) ,0)) RATE,NVL(SUM(CALC_AMT) ,0) AMT </w:t>
            </w:r>
            <w:r>
              <w:br/>
            </w:r>
            <w:r w:rsidRPr="47F1364E">
              <w:rPr>
                <w:rFonts w:ascii="Aptos Narrow" w:eastAsia="Aptos Narrow" w:hAnsi="Aptos Narrow" w:cs="Aptos Narrow"/>
                <w:color w:val="000000" w:themeColor="text1"/>
                <w:sz w:val="22"/>
                <w:szCs w:val="22"/>
              </w:rPr>
              <w:t xml:space="preserve">FROM CI_BSEG BSEG, CI_BSEG_CALC CALC, CI_BILL_CHG CHG, </w:t>
            </w:r>
            <w:r>
              <w:br/>
            </w:r>
            <w:r w:rsidRPr="47F1364E">
              <w:rPr>
                <w:rFonts w:ascii="Aptos Narrow" w:eastAsia="Aptos Narrow" w:hAnsi="Aptos Narrow" w:cs="Aptos Narrow"/>
                <w:color w:val="000000" w:themeColor="text1"/>
                <w:sz w:val="22"/>
                <w:szCs w:val="22"/>
              </w:rPr>
              <w:t xml:space="preserve">CI_PRICEITEM_L PI </w:t>
            </w:r>
            <w:r>
              <w:br/>
            </w:r>
            <w:r w:rsidRPr="47F1364E">
              <w:rPr>
                <w:rFonts w:ascii="Aptos Narrow" w:eastAsia="Aptos Narrow" w:hAnsi="Aptos Narrow" w:cs="Aptos Narrow"/>
                <w:color w:val="000000" w:themeColor="text1"/>
                <w:sz w:val="22"/>
                <w:szCs w:val="22"/>
              </w:rPr>
              <w:t xml:space="preserve">WHERE BSEG.BILL_ID = :BILL_ID </w:t>
            </w:r>
            <w:r>
              <w:br/>
            </w:r>
            <w:r w:rsidRPr="47F1364E">
              <w:rPr>
                <w:rFonts w:ascii="Aptos Narrow" w:eastAsia="Aptos Narrow" w:hAnsi="Aptos Narrow" w:cs="Aptos Narrow"/>
                <w:color w:val="000000" w:themeColor="text1"/>
                <w:sz w:val="22"/>
                <w:szCs w:val="22"/>
              </w:rPr>
              <w:t xml:space="preserve">and BSEG.BSEG_ID = CALC.BSEG_ID </w:t>
            </w:r>
            <w:r>
              <w:br/>
            </w:r>
            <w:r w:rsidRPr="47F1364E">
              <w:rPr>
                <w:rFonts w:ascii="Aptos Narrow" w:eastAsia="Aptos Narrow" w:hAnsi="Aptos Narrow" w:cs="Aptos Narrow"/>
                <w:color w:val="000000" w:themeColor="text1"/>
                <w:sz w:val="22"/>
                <w:szCs w:val="22"/>
              </w:rPr>
              <w:t xml:space="preserve">AND CALC.BILLABLE_CHG_ID = CHG.BILLABLE_CHG_ID </w:t>
            </w:r>
            <w:r>
              <w:br/>
            </w:r>
            <w:r w:rsidRPr="47F1364E">
              <w:rPr>
                <w:rFonts w:ascii="Aptos Narrow" w:eastAsia="Aptos Narrow" w:hAnsi="Aptos Narrow" w:cs="Aptos Narrow"/>
                <w:color w:val="000000" w:themeColor="text1"/>
                <w:sz w:val="22"/>
                <w:szCs w:val="22"/>
              </w:rPr>
              <w:t xml:space="preserve">AND CHG.PRICEITEM_CD=PI.PRICEITEM_CD </w:t>
            </w:r>
            <w:r>
              <w:br/>
            </w:r>
            <w:r w:rsidRPr="47F1364E">
              <w:rPr>
                <w:rFonts w:ascii="Aptos Narrow" w:eastAsia="Aptos Narrow" w:hAnsi="Aptos Narrow" w:cs="Aptos Narrow"/>
                <w:color w:val="000000" w:themeColor="text1"/>
                <w:sz w:val="22"/>
                <w:szCs w:val="22"/>
              </w:rPr>
              <w:t xml:space="preserve">AND NOT EXISTS (SELECT 1 FROM CI_BCHG_SQ WHERE BILLABLE_CHG_ID = CHG.BILLABLE_CHG_ID) </w:t>
            </w:r>
            <w:r>
              <w:br/>
            </w:r>
            <w:r w:rsidRPr="47F1364E">
              <w:rPr>
                <w:rFonts w:ascii="Aptos Narrow" w:eastAsia="Aptos Narrow" w:hAnsi="Aptos Narrow" w:cs="Aptos Narrow"/>
                <w:color w:val="000000" w:themeColor="text1"/>
                <w:sz w:val="22"/>
                <w:szCs w:val="22"/>
              </w:rPr>
              <w:t xml:space="preserve">GROUP BY PI.PRICEITEM_CD,PI.DESCR </w:t>
            </w:r>
          </w:p>
        </w:tc>
      </w:tr>
      <w:tr w:rsidR="47F1364E" w14:paraId="36BE5955"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E28FDE" w14:textId="6366383D" w:rsidR="47F1364E" w:rsidRDefault="47F1364E" w:rsidP="47F1364E">
            <w:r w:rsidRPr="47F1364E">
              <w:rPr>
                <w:rFonts w:eastAsia="Calibri" w:cs="Calibri"/>
                <w:color w:val="000000" w:themeColor="text1"/>
                <w:sz w:val="22"/>
                <w:szCs w:val="22"/>
              </w:rPr>
              <w:t>Sub Category Text</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F9C05F3" w14:textId="483EA130" w:rsidR="47F1364E" w:rsidRDefault="47F1364E" w:rsidP="47F1364E">
            <w:r w:rsidRPr="47F1364E">
              <w:rPr>
                <w:rFonts w:ascii="Aptos Narrow" w:eastAsia="Aptos Narrow" w:hAnsi="Aptos Narrow" w:cs="Aptos Narrow"/>
                <w:color w:val="000000" w:themeColor="text1"/>
                <w:sz w:val="22"/>
                <w:szCs w:val="22"/>
              </w:rPr>
              <w:t>Program Management Fee</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AF00B1" w14:textId="3AEB8295" w:rsidR="47F1364E" w:rsidRDefault="47F1364E" w:rsidP="47F1364E">
            <w:r w:rsidRPr="47F1364E">
              <w:rPr>
                <w:rFonts w:ascii="Aptos Narrow" w:eastAsia="Aptos Narrow" w:hAnsi="Aptos Narrow" w:cs="Aptos Narrow"/>
                <w:color w:val="000000" w:themeColor="text1"/>
                <w:sz w:val="22"/>
                <w:szCs w:val="22"/>
              </w:rPr>
              <w:t>Desc from above query</w:t>
            </w:r>
          </w:p>
        </w:tc>
      </w:tr>
      <w:tr w:rsidR="47F1364E" w14:paraId="34825BB2"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ABD37A3" w14:textId="3FAFE35C" w:rsidR="47F1364E" w:rsidRDefault="47F1364E" w:rsidP="47F1364E">
            <w:r w:rsidRPr="47F1364E">
              <w:rPr>
                <w:rFonts w:eastAsia="Calibri" w:cs="Calibri"/>
                <w:color w:val="000000" w:themeColor="text1"/>
                <w:sz w:val="22"/>
                <w:szCs w:val="22"/>
              </w:rPr>
              <w:t>Admin Fee</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E8E448" w14:textId="6C90CB11" w:rsidR="47F1364E" w:rsidRDefault="47F1364E" w:rsidP="47F1364E">
            <w:pPr>
              <w:jc w:val="right"/>
            </w:pPr>
            <w:r w:rsidRPr="47F1364E">
              <w:rPr>
                <w:rFonts w:ascii="Aptos Narrow" w:eastAsia="Aptos Narrow" w:hAnsi="Aptos Narrow" w:cs="Aptos Narrow"/>
                <w:color w:val="000000" w:themeColor="text1"/>
                <w:sz w:val="22"/>
                <w:szCs w:val="22"/>
              </w:rPr>
              <w:t>1268629.4</w:t>
            </w:r>
          </w:p>
        </w:tc>
        <w:tc>
          <w:tcPr>
            <w:tcW w:w="7731" w:type="dxa"/>
            <w:tcBorders>
              <w:top w:val="single" w:sz="4" w:space="0" w:color="auto"/>
              <w:left w:val="single" w:sz="4" w:space="0" w:color="auto"/>
              <w:bottom w:val="nil"/>
              <w:right w:val="single" w:sz="4" w:space="0" w:color="auto"/>
            </w:tcBorders>
            <w:tcMar>
              <w:top w:w="15" w:type="dxa"/>
              <w:left w:w="15" w:type="dxa"/>
              <w:right w:w="15" w:type="dxa"/>
            </w:tcMar>
            <w:vAlign w:val="bottom"/>
          </w:tcPr>
          <w:p w14:paraId="461EDEF0" w14:textId="0BECE4D9" w:rsidR="47F1364E" w:rsidRDefault="47F1364E" w:rsidP="47F1364E">
            <w:r w:rsidRPr="47F1364E">
              <w:rPr>
                <w:rFonts w:ascii="Aptos Narrow" w:eastAsia="Aptos Narrow" w:hAnsi="Aptos Narrow" w:cs="Aptos Narrow"/>
                <w:color w:val="000000" w:themeColor="text1"/>
                <w:sz w:val="22"/>
                <w:szCs w:val="22"/>
              </w:rPr>
              <w:t>AMT from above query</w:t>
            </w:r>
          </w:p>
        </w:tc>
      </w:tr>
      <w:tr w:rsidR="47F1364E" w14:paraId="2CBF205D"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679BC9" w14:textId="797C1E59" w:rsidR="47F1364E" w:rsidRDefault="47F1364E" w:rsidP="47F1364E">
            <w:r w:rsidRPr="47F1364E">
              <w:rPr>
                <w:rFonts w:eastAsia="Calibri" w:cs="Calibri"/>
                <w:color w:val="000000" w:themeColor="text1"/>
                <w:sz w:val="22"/>
                <w:szCs w:val="22"/>
              </w:rPr>
              <w:t>Trans Count</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B5B0FB" w14:textId="240360C7" w:rsidR="47F1364E" w:rsidRDefault="47F1364E" w:rsidP="47F1364E">
            <w:pPr>
              <w:jc w:val="right"/>
            </w:pPr>
            <w:r w:rsidRPr="47F1364E">
              <w:rPr>
                <w:rFonts w:ascii="Aptos Narrow" w:eastAsia="Aptos Narrow" w:hAnsi="Aptos Narrow" w:cs="Aptos Narrow"/>
                <w:color w:val="000000" w:themeColor="text1"/>
                <w:sz w:val="22"/>
                <w:szCs w:val="22"/>
              </w:rPr>
              <w:t>551,578.00</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59976C3" w14:textId="3001EBD5" w:rsidR="47F1364E" w:rsidRDefault="47F1364E" w:rsidP="47F1364E">
            <w:r w:rsidRPr="47F1364E">
              <w:rPr>
                <w:rFonts w:ascii="Aptos Narrow" w:eastAsia="Aptos Narrow" w:hAnsi="Aptos Narrow" w:cs="Aptos Narrow"/>
                <w:color w:val="000000" w:themeColor="text1"/>
                <w:sz w:val="22"/>
                <w:szCs w:val="22"/>
              </w:rPr>
              <w:t>QTY from above query</w:t>
            </w:r>
          </w:p>
        </w:tc>
      </w:tr>
      <w:tr w:rsidR="47F1364E" w14:paraId="6FCB72F0"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0B3EBF9" w14:textId="7E178E56" w:rsidR="47F1364E" w:rsidRDefault="47F1364E" w:rsidP="47F1364E">
            <w:r w:rsidRPr="47F1364E">
              <w:rPr>
                <w:rFonts w:eastAsia="Calibri" w:cs="Calibri"/>
                <w:color w:val="000000" w:themeColor="text1"/>
                <w:sz w:val="22"/>
                <w:szCs w:val="22"/>
              </w:rPr>
              <w:t>Ingredient Cost</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5B72F7" w14:textId="63AABB8B"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A5689CD" w14:textId="726F56BC"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5E1DDF3B"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C8A9E87" w14:textId="2A55B5C1" w:rsidR="47F1364E" w:rsidRDefault="47F1364E" w:rsidP="47F1364E">
            <w:r w:rsidRPr="47F1364E">
              <w:rPr>
                <w:rFonts w:eastAsia="Calibri" w:cs="Calibri"/>
                <w:color w:val="000000" w:themeColor="text1"/>
                <w:sz w:val="22"/>
                <w:szCs w:val="22"/>
              </w:rPr>
              <w:t>Dispensing Fee</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789B70A" w14:textId="43D59382"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6A3FE3" w14:textId="28DFA3D5"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75620D89"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355912" w14:textId="2DB69BBE" w:rsidR="47F1364E" w:rsidRDefault="47F1364E" w:rsidP="47F1364E">
            <w:r w:rsidRPr="47F1364E">
              <w:rPr>
                <w:rFonts w:eastAsia="Calibri" w:cs="Calibri"/>
                <w:color w:val="000000" w:themeColor="text1"/>
                <w:sz w:val="22"/>
                <w:szCs w:val="22"/>
              </w:rPr>
              <w:t>Tax</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C2D2FE6" w14:textId="53174FD7"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03C8028" w14:textId="05F6B730"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1FF15669"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shd w:val="clear" w:color="auto" w:fill="FF0000"/>
            <w:tcMar>
              <w:top w:w="15" w:type="dxa"/>
              <w:left w:w="15" w:type="dxa"/>
              <w:right w:w="15" w:type="dxa"/>
            </w:tcMar>
            <w:vAlign w:val="bottom"/>
          </w:tcPr>
          <w:p w14:paraId="63E9C075" w14:textId="4365A6E7" w:rsidR="47F1364E" w:rsidRDefault="47F1364E" w:rsidP="47F1364E">
            <w:r w:rsidRPr="47F1364E">
              <w:rPr>
                <w:rFonts w:eastAsia="Calibri" w:cs="Calibri"/>
                <w:color w:val="000000" w:themeColor="text1"/>
                <w:sz w:val="22"/>
                <w:szCs w:val="22"/>
              </w:rPr>
              <w:t>Deductible</w:t>
            </w:r>
          </w:p>
        </w:tc>
        <w:tc>
          <w:tcPr>
            <w:tcW w:w="1441" w:type="dxa"/>
            <w:tcBorders>
              <w:top w:val="single" w:sz="4" w:space="0" w:color="auto"/>
              <w:left w:val="single" w:sz="4" w:space="0" w:color="auto"/>
              <w:bottom w:val="nil"/>
              <w:right w:val="nil"/>
            </w:tcBorders>
            <w:tcMar>
              <w:top w:w="15" w:type="dxa"/>
              <w:left w:w="15" w:type="dxa"/>
              <w:right w:w="15" w:type="dxa"/>
            </w:tcMar>
            <w:vAlign w:val="bottom"/>
          </w:tcPr>
          <w:p w14:paraId="343A84F4" w14:textId="7AA8558A" w:rsidR="47F1364E" w:rsidRDefault="47F1364E"/>
        </w:tc>
        <w:tc>
          <w:tcPr>
            <w:tcW w:w="7731" w:type="dxa"/>
            <w:tcBorders>
              <w:top w:val="single" w:sz="4" w:space="0" w:color="auto"/>
              <w:left w:val="nil"/>
              <w:bottom w:val="nil"/>
              <w:right w:val="nil"/>
            </w:tcBorders>
            <w:tcMar>
              <w:top w:w="15" w:type="dxa"/>
              <w:left w:w="15" w:type="dxa"/>
              <w:right w:w="15" w:type="dxa"/>
            </w:tcMar>
            <w:vAlign w:val="bottom"/>
          </w:tcPr>
          <w:p w14:paraId="7BA91788" w14:textId="5D2705C8" w:rsidR="47F1364E" w:rsidRDefault="47F1364E"/>
        </w:tc>
      </w:tr>
      <w:tr w:rsidR="47F1364E" w14:paraId="70BCC634"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E576D9" w14:textId="7CC0A9E7" w:rsidR="47F1364E" w:rsidRDefault="47F1364E" w:rsidP="47F1364E">
            <w:r w:rsidRPr="47F1364E">
              <w:rPr>
                <w:rFonts w:eastAsia="Calibri" w:cs="Calibri"/>
                <w:color w:val="000000" w:themeColor="text1"/>
                <w:sz w:val="22"/>
                <w:szCs w:val="22"/>
              </w:rPr>
              <w:t>Member Paid</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B9AB58" w14:textId="00DE6AC4"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050C306" w14:textId="1360DA82"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793F3F2C"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490DC3" w14:textId="48F3D25C" w:rsidR="47F1364E" w:rsidRDefault="47F1364E" w:rsidP="47F1364E">
            <w:r w:rsidRPr="47F1364E">
              <w:rPr>
                <w:rFonts w:eastAsia="Calibri" w:cs="Calibri"/>
                <w:color w:val="000000" w:themeColor="text1"/>
                <w:sz w:val="22"/>
                <w:szCs w:val="22"/>
              </w:rPr>
              <w:t>Other Payer Responsibility(OPAR)</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1284D86" w14:textId="645D43A1" w:rsidR="47F1364E" w:rsidRDefault="47F1364E" w:rsidP="47F1364E">
            <w:r w:rsidRPr="47F1364E">
              <w:rPr>
                <w:rFonts w:ascii="Aptos Narrow" w:eastAsia="Aptos Narrow" w:hAnsi="Aptos Narrow" w:cs="Aptos Narrow"/>
                <w:color w:val="000000" w:themeColor="text1"/>
                <w:sz w:val="22"/>
                <w:szCs w:val="22"/>
              </w:rPr>
              <w:t xml:space="preserve"> </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DD1F07C" w14:textId="2981E369" w:rsidR="47F1364E" w:rsidRDefault="47F1364E" w:rsidP="47F1364E">
            <w:r w:rsidRPr="47F1364E">
              <w:rPr>
                <w:rFonts w:ascii="Aptos Narrow" w:eastAsia="Aptos Narrow" w:hAnsi="Aptos Narrow" w:cs="Aptos Narrow"/>
                <w:color w:val="000000" w:themeColor="text1"/>
                <w:sz w:val="22"/>
                <w:szCs w:val="22"/>
              </w:rPr>
              <w:t xml:space="preserve"> </w:t>
            </w:r>
          </w:p>
        </w:tc>
      </w:tr>
      <w:tr w:rsidR="47F1364E" w14:paraId="513C5BB1" w14:textId="77777777" w:rsidTr="005B57D9">
        <w:trPr>
          <w:trHeight w:val="285"/>
        </w:trPr>
        <w:tc>
          <w:tcPr>
            <w:tcW w:w="16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97673A" w14:textId="37838152" w:rsidR="47F1364E" w:rsidRDefault="47F1364E" w:rsidP="47F1364E">
            <w:r w:rsidRPr="47F1364E">
              <w:rPr>
                <w:rFonts w:eastAsia="Calibri" w:cs="Calibri"/>
                <w:color w:val="000000" w:themeColor="text1"/>
                <w:sz w:val="22"/>
                <w:szCs w:val="22"/>
              </w:rPr>
              <w:t>Plan Paid</w:t>
            </w:r>
          </w:p>
        </w:tc>
        <w:tc>
          <w:tcPr>
            <w:tcW w:w="14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F829C" w14:textId="10D7806C" w:rsidR="47F1364E" w:rsidRDefault="47F1364E" w:rsidP="47F1364E">
            <w:pPr>
              <w:jc w:val="right"/>
            </w:pPr>
            <w:r w:rsidRPr="47F1364E">
              <w:rPr>
                <w:rFonts w:ascii="Aptos Narrow" w:eastAsia="Aptos Narrow" w:hAnsi="Aptos Narrow" w:cs="Aptos Narrow"/>
                <w:color w:val="000000" w:themeColor="text1"/>
                <w:sz w:val="22"/>
                <w:szCs w:val="22"/>
              </w:rPr>
              <w:t>1,268,629.40</w:t>
            </w:r>
          </w:p>
        </w:tc>
        <w:tc>
          <w:tcPr>
            <w:tcW w:w="77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A951BFE" w14:textId="382E95D9" w:rsidR="47F1364E" w:rsidRDefault="47F1364E" w:rsidP="47F1364E">
            <w:r w:rsidRPr="47F1364E">
              <w:rPr>
                <w:rFonts w:ascii="Aptos Narrow" w:eastAsia="Aptos Narrow" w:hAnsi="Aptos Narrow" w:cs="Aptos Narrow"/>
                <w:color w:val="000000" w:themeColor="text1"/>
                <w:sz w:val="22"/>
                <w:szCs w:val="22"/>
              </w:rPr>
              <w:t>Admin Fee</w:t>
            </w:r>
          </w:p>
        </w:tc>
      </w:tr>
    </w:tbl>
    <w:p w14:paraId="6D3FDD8B" w14:textId="2F112E44" w:rsidR="00977381" w:rsidRPr="001422B6" w:rsidRDefault="00977381" w:rsidP="001377D7">
      <w:pPr>
        <w:pStyle w:val="BodyText"/>
      </w:pPr>
    </w:p>
    <w:p w14:paraId="6769EF87" w14:textId="76C7E710" w:rsidR="00364ED4" w:rsidRPr="006A23F6" w:rsidRDefault="00FD6E07" w:rsidP="006A23F6">
      <w:pPr>
        <w:pStyle w:val="Heading2"/>
      </w:pPr>
      <w:bookmarkStart w:id="2260" w:name="_Toc212568693"/>
      <w:r>
        <w:t>ORMB to GCP – Ancillary Extract</w:t>
      </w:r>
      <w:bookmarkEnd w:id="2260"/>
    </w:p>
    <w:p w14:paraId="77CC3FEF" w14:textId="20DE5ADC" w:rsidR="0016799A" w:rsidRDefault="0016799A" w:rsidP="006A23F6">
      <w:pPr>
        <w:pStyle w:val="Heading3"/>
      </w:pPr>
      <w:r>
        <w:t>Overview</w:t>
      </w:r>
    </w:p>
    <w:p w14:paraId="13AFB07C" w14:textId="77777777" w:rsidR="0016799A" w:rsidRDefault="0016799A" w:rsidP="0016799A">
      <w:p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After the completion of Ancillary billing, ORMB is required to send ancillary data back to GCP. To facilitate this, a new batch process will be introduced.</w:t>
      </w:r>
    </w:p>
    <w:p w14:paraId="6C9E65AE" w14:textId="77777777" w:rsidR="0016799A" w:rsidRPr="0016799A" w:rsidRDefault="0016799A" w:rsidP="0016799A">
      <w:pPr>
        <w:pStyle w:val="BodyText"/>
      </w:pPr>
    </w:p>
    <w:p w14:paraId="1506A9D9" w14:textId="5C45C493" w:rsidR="0016799A" w:rsidRDefault="0016799A" w:rsidP="006A23F6">
      <w:pPr>
        <w:pStyle w:val="Heading3"/>
      </w:pPr>
      <w:r>
        <w:t>Batch Configuration</w:t>
      </w:r>
    </w:p>
    <w:p w14:paraId="2CD89E6A" w14:textId="77777777" w:rsidR="0016799A" w:rsidRPr="003B27EF" w:rsidRDefault="0016799A" w:rsidP="0016799A">
      <w:p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Batch Configuration</w:t>
      </w:r>
    </w:p>
    <w:p w14:paraId="0D420F18" w14:textId="77777777" w:rsidR="0016799A" w:rsidRPr="003B27EF" w:rsidRDefault="0016799A" w:rsidP="00E059FE">
      <w:pPr>
        <w:numPr>
          <w:ilvl w:val="0"/>
          <w:numId w:val="25"/>
        </w:num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Batch Name: CM-EXANC</w:t>
      </w:r>
    </w:p>
    <w:p w14:paraId="78E8D0A5" w14:textId="77777777" w:rsidR="004A0ACB" w:rsidRDefault="0016799A" w:rsidP="00E059FE">
      <w:pPr>
        <w:numPr>
          <w:ilvl w:val="0"/>
          <w:numId w:val="25"/>
        </w:num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Batch Description: Generates Ancillary extract from ORMB to GCP.</w:t>
      </w:r>
    </w:p>
    <w:p w14:paraId="18D04DD4" w14:textId="3C147C14" w:rsidR="004A0ACB" w:rsidRPr="004A0ACB" w:rsidRDefault="004A0ACB" w:rsidP="004A0ACB">
      <w:pPr>
        <w:spacing w:before="100" w:beforeAutospacing="1" w:after="100" w:afterAutospacing="1"/>
        <w:rPr>
          <w:rFonts w:ascii="Aptos Narrow" w:eastAsia="Aptos Narrow" w:hAnsi="Aptos Narrow" w:cs="Aptos Narrow"/>
          <w:color w:val="000000" w:themeColor="text1"/>
          <w:sz w:val="22"/>
          <w:szCs w:val="22"/>
        </w:rPr>
      </w:pPr>
      <w:r w:rsidRPr="004A0ACB">
        <w:rPr>
          <w:rFonts w:ascii="Aptos Narrow" w:eastAsia="Aptos Narrow" w:hAnsi="Aptos Narrow" w:cs="Aptos Narrow"/>
          <w:color w:val="000000" w:themeColor="text1"/>
          <w:sz w:val="22"/>
          <w:szCs w:val="22"/>
        </w:rPr>
        <w:t>Batch Parameter -</w:t>
      </w:r>
    </w:p>
    <w:p w14:paraId="4F903180" w14:textId="0F24B81B" w:rsidR="004A0ACB" w:rsidRPr="004A0ACB" w:rsidRDefault="004A0ACB" w:rsidP="00E059FE">
      <w:pPr>
        <w:pStyle w:val="BodyText"/>
        <w:numPr>
          <w:ilvl w:val="0"/>
          <w:numId w:val="25"/>
        </w:numPr>
        <w:rPr>
          <w:rFonts w:ascii="Aptos Narrow" w:eastAsia="Aptos Narrow" w:hAnsi="Aptos Narrow" w:cs="Aptos Narrow"/>
          <w:color w:val="000000" w:themeColor="text1"/>
          <w:sz w:val="22"/>
          <w:szCs w:val="22"/>
        </w:rPr>
      </w:pPr>
      <w:r w:rsidRPr="004A0ACB">
        <w:rPr>
          <w:rFonts w:ascii="Aptos Narrow" w:eastAsia="Aptos Narrow" w:hAnsi="Aptos Narrow" w:cs="Aptos Narrow"/>
          <w:color w:val="000000" w:themeColor="text1"/>
          <w:sz w:val="22"/>
          <w:szCs w:val="22"/>
        </w:rPr>
        <w:t xml:space="preserve">Parm </w:t>
      </w:r>
      <w:r>
        <w:rPr>
          <w:rFonts w:ascii="Aptos Narrow" w:eastAsia="Aptos Narrow" w:hAnsi="Aptos Narrow" w:cs="Aptos Narrow"/>
          <w:color w:val="000000" w:themeColor="text1"/>
          <w:sz w:val="22"/>
          <w:szCs w:val="22"/>
        </w:rPr>
        <w:t>1</w:t>
      </w:r>
      <w:r w:rsidRPr="004A0ACB">
        <w:rPr>
          <w:rFonts w:ascii="Aptos Narrow" w:eastAsia="Aptos Narrow" w:hAnsi="Aptos Narrow" w:cs="Aptos Narrow"/>
          <w:color w:val="000000" w:themeColor="text1"/>
          <w:sz w:val="22"/>
          <w:szCs w:val="22"/>
        </w:rPr>
        <w:t xml:space="preserve"> – File Path :</w:t>
      </w:r>
    </w:p>
    <w:p w14:paraId="69C7D51D" w14:textId="32CF2D3B" w:rsidR="004A0ACB" w:rsidRPr="004A0ACB" w:rsidRDefault="004A0ACB" w:rsidP="00E059FE">
      <w:pPr>
        <w:pStyle w:val="BodyText"/>
        <w:numPr>
          <w:ilvl w:val="0"/>
          <w:numId w:val="25"/>
        </w:numPr>
        <w:rPr>
          <w:rFonts w:ascii="Aptos Narrow" w:eastAsia="Aptos Narrow" w:hAnsi="Aptos Narrow" w:cs="Aptos Narrow"/>
          <w:color w:val="000000" w:themeColor="text1"/>
          <w:sz w:val="22"/>
          <w:szCs w:val="22"/>
        </w:rPr>
      </w:pPr>
      <w:r w:rsidRPr="004A0ACB">
        <w:rPr>
          <w:rFonts w:ascii="Aptos Narrow" w:eastAsia="Aptos Narrow" w:hAnsi="Aptos Narrow" w:cs="Aptos Narrow"/>
          <w:color w:val="000000" w:themeColor="text1"/>
          <w:sz w:val="22"/>
          <w:szCs w:val="22"/>
        </w:rPr>
        <w:t xml:space="preserve">Parm </w:t>
      </w:r>
      <w:r>
        <w:rPr>
          <w:rFonts w:ascii="Aptos Narrow" w:eastAsia="Aptos Narrow" w:hAnsi="Aptos Narrow" w:cs="Aptos Narrow"/>
          <w:color w:val="000000" w:themeColor="text1"/>
          <w:sz w:val="22"/>
          <w:szCs w:val="22"/>
        </w:rPr>
        <w:t>2</w:t>
      </w:r>
      <w:r w:rsidRPr="004A0ACB">
        <w:rPr>
          <w:rFonts w:ascii="Aptos Narrow" w:eastAsia="Aptos Narrow" w:hAnsi="Aptos Narrow" w:cs="Aptos Narrow"/>
          <w:color w:val="000000" w:themeColor="text1"/>
          <w:sz w:val="22"/>
          <w:szCs w:val="22"/>
        </w:rPr>
        <w:t xml:space="preserve"> – File Name :</w:t>
      </w:r>
    </w:p>
    <w:p w14:paraId="32479CAB" w14:textId="12285EE3" w:rsidR="004A0ACB" w:rsidRPr="004A0ACB" w:rsidRDefault="004A0ACB" w:rsidP="00E059FE">
      <w:pPr>
        <w:pStyle w:val="BodyText"/>
        <w:numPr>
          <w:ilvl w:val="0"/>
          <w:numId w:val="25"/>
        </w:numPr>
        <w:rPr>
          <w:rFonts w:ascii="Aptos Narrow" w:eastAsia="Aptos Narrow" w:hAnsi="Aptos Narrow" w:cs="Aptos Narrow"/>
          <w:color w:val="000000" w:themeColor="text1"/>
          <w:sz w:val="22"/>
          <w:szCs w:val="22"/>
        </w:rPr>
      </w:pPr>
      <w:r w:rsidRPr="004A0ACB">
        <w:rPr>
          <w:rFonts w:ascii="Aptos Narrow" w:eastAsia="Aptos Narrow" w:hAnsi="Aptos Narrow" w:cs="Aptos Narrow"/>
          <w:color w:val="000000" w:themeColor="text1"/>
          <w:sz w:val="22"/>
          <w:szCs w:val="22"/>
        </w:rPr>
        <w:t xml:space="preserve">Parm </w:t>
      </w:r>
      <w:r>
        <w:rPr>
          <w:rFonts w:ascii="Aptos Narrow" w:eastAsia="Aptos Narrow" w:hAnsi="Aptos Narrow" w:cs="Aptos Narrow"/>
          <w:color w:val="000000" w:themeColor="text1"/>
          <w:sz w:val="22"/>
          <w:szCs w:val="22"/>
        </w:rPr>
        <w:t>3</w:t>
      </w:r>
      <w:r w:rsidRPr="004A0ACB">
        <w:rPr>
          <w:rFonts w:ascii="Aptos Narrow" w:eastAsia="Aptos Narrow" w:hAnsi="Aptos Narrow" w:cs="Aptos Narrow"/>
          <w:color w:val="000000" w:themeColor="text1"/>
          <w:sz w:val="22"/>
          <w:szCs w:val="22"/>
        </w:rPr>
        <w:t xml:space="preserve"> – Write to file count:</w:t>
      </w:r>
    </w:p>
    <w:p w14:paraId="3AD3EBDA" w14:textId="77777777" w:rsidR="0016799A" w:rsidRPr="003B27EF" w:rsidRDefault="0016799A" w:rsidP="0016799A">
      <w:p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File Details</w:t>
      </w:r>
      <w:r>
        <w:rPr>
          <w:rFonts w:ascii="Aptos Narrow" w:eastAsia="Aptos Narrow" w:hAnsi="Aptos Narrow" w:cs="Aptos Narrow"/>
          <w:color w:val="000000" w:themeColor="text1"/>
          <w:sz w:val="22"/>
          <w:szCs w:val="22"/>
        </w:rPr>
        <w:t xml:space="preserve"> </w:t>
      </w:r>
    </w:p>
    <w:p w14:paraId="6F0BEB3A" w14:textId="77777777" w:rsidR="0016799A" w:rsidRPr="003B27EF" w:rsidRDefault="0016799A" w:rsidP="00E059FE">
      <w:pPr>
        <w:numPr>
          <w:ilvl w:val="0"/>
          <w:numId w:val="26"/>
        </w:num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Sample File Name:</w:t>
      </w:r>
      <w:r>
        <w:rPr>
          <w:rFonts w:ascii="Aptos Narrow" w:eastAsia="Aptos Narrow" w:hAnsi="Aptos Narrow" w:cs="Aptos Narrow"/>
          <w:color w:val="000000" w:themeColor="text1"/>
          <w:sz w:val="22"/>
          <w:szCs w:val="22"/>
        </w:rPr>
        <w:t xml:space="preserve"> </w:t>
      </w:r>
      <w:r w:rsidRPr="003B27EF">
        <w:rPr>
          <w:rFonts w:ascii="Aptos Narrow" w:eastAsia="Aptos Narrow" w:hAnsi="Aptos Narrow" w:cs="Aptos Narrow"/>
          <w:color w:val="000000" w:themeColor="text1"/>
          <w:sz w:val="22"/>
          <w:szCs w:val="22"/>
        </w:rPr>
        <w:t>ORMB_TO_GCP_ANCILLARY_BILLING_YYYYMM_YYYYMMDD_HHMMSS.CSV</w:t>
      </w:r>
    </w:p>
    <w:p w14:paraId="374BF287" w14:textId="77777777" w:rsidR="0016799A" w:rsidRDefault="0016799A" w:rsidP="00E059FE">
      <w:pPr>
        <w:numPr>
          <w:ilvl w:val="0"/>
          <w:numId w:val="26"/>
        </w:num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File Format:</w:t>
      </w:r>
      <w:r w:rsidRPr="003B27EF">
        <w:rPr>
          <w:rFonts w:ascii="Aptos Narrow" w:eastAsia="Aptos Narrow" w:hAnsi="Aptos Narrow" w:cs="Aptos Narrow"/>
          <w:color w:val="000000" w:themeColor="text1"/>
          <w:sz w:val="22"/>
          <w:szCs w:val="22"/>
        </w:rPr>
        <w:br/>
        <w:t>.csv (Comma-delimited)</w:t>
      </w:r>
    </w:p>
    <w:p w14:paraId="0C6B1E47" w14:textId="1184D1A1" w:rsidR="00040B2E" w:rsidRDefault="00D03A77" w:rsidP="00E059FE">
      <w:pPr>
        <w:numPr>
          <w:ilvl w:val="0"/>
          <w:numId w:val="26"/>
        </w:numPr>
        <w:spacing w:before="100" w:beforeAutospacing="1" w:after="100" w:afterAutospacing="1"/>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 xml:space="preserve">YYYYMM </w:t>
      </w:r>
      <w:r w:rsidR="006C2CD3">
        <w:rPr>
          <w:rFonts w:ascii="Aptos Narrow" w:eastAsia="Aptos Narrow" w:hAnsi="Aptos Narrow" w:cs="Aptos Narrow"/>
          <w:color w:val="000000" w:themeColor="text1"/>
          <w:sz w:val="22"/>
          <w:szCs w:val="22"/>
        </w:rPr>
        <w:t>–</w:t>
      </w:r>
      <w:r>
        <w:rPr>
          <w:rFonts w:ascii="Aptos Narrow" w:eastAsia="Aptos Narrow" w:hAnsi="Aptos Narrow" w:cs="Aptos Narrow"/>
          <w:color w:val="000000" w:themeColor="text1"/>
          <w:sz w:val="22"/>
          <w:szCs w:val="22"/>
        </w:rPr>
        <w:t xml:space="preserve"> </w:t>
      </w:r>
      <w:r w:rsidR="006C2CD3">
        <w:rPr>
          <w:rFonts w:ascii="Aptos Narrow" w:eastAsia="Aptos Narrow" w:hAnsi="Aptos Narrow" w:cs="Aptos Narrow"/>
          <w:color w:val="000000" w:themeColor="text1"/>
          <w:sz w:val="22"/>
          <w:szCs w:val="22"/>
        </w:rPr>
        <w:t xml:space="preserve">Previous </w:t>
      </w:r>
      <w:r w:rsidR="00153E5B">
        <w:rPr>
          <w:rFonts w:ascii="Aptos Narrow" w:eastAsia="Aptos Narrow" w:hAnsi="Aptos Narrow" w:cs="Aptos Narrow"/>
          <w:color w:val="000000" w:themeColor="text1"/>
          <w:sz w:val="22"/>
          <w:szCs w:val="22"/>
        </w:rPr>
        <w:t>Month</w:t>
      </w:r>
      <w:r w:rsidR="00215085">
        <w:rPr>
          <w:rFonts w:ascii="Aptos Narrow" w:eastAsia="Aptos Narrow" w:hAnsi="Aptos Narrow" w:cs="Aptos Narrow"/>
          <w:color w:val="000000" w:themeColor="text1"/>
          <w:sz w:val="22"/>
          <w:szCs w:val="22"/>
        </w:rPr>
        <w:t>’s Year and month</w:t>
      </w:r>
    </w:p>
    <w:p w14:paraId="3139AA35" w14:textId="2AE6B398" w:rsidR="00215085" w:rsidRPr="003B27EF" w:rsidRDefault="00215085" w:rsidP="00E059FE">
      <w:pPr>
        <w:numPr>
          <w:ilvl w:val="0"/>
          <w:numId w:val="26"/>
        </w:numPr>
        <w:spacing w:before="100" w:beforeAutospacing="1" w:after="100" w:afterAutospacing="1"/>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YYYYMMDD_HHMMSS – File creation Date and time</w:t>
      </w:r>
    </w:p>
    <w:p w14:paraId="0AA9BD87" w14:textId="77777777" w:rsidR="0016799A" w:rsidRPr="0016799A" w:rsidRDefault="0016799A" w:rsidP="0016799A">
      <w:pPr>
        <w:pStyle w:val="BodyText"/>
      </w:pPr>
    </w:p>
    <w:p w14:paraId="63AF3B81" w14:textId="080107BA" w:rsidR="00E51E80" w:rsidRDefault="00E51E80" w:rsidP="006A23F6">
      <w:pPr>
        <w:pStyle w:val="Heading3"/>
      </w:pPr>
      <w:r>
        <w:t>Driver Query</w:t>
      </w:r>
    </w:p>
    <w:p w14:paraId="433D0103" w14:textId="55A3EC2D" w:rsidR="00E51E80" w:rsidRPr="00E51E80" w:rsidRDefault="00E51E80" w:rsidP="00E51E80">
      <w:pPr>
        <w:pStyle w:val="BodyText"/>
        <w:rPr>
          <w:rFonts w:ascii="Aptos Narrow" w:eastAsia="Aptos Narrow" w:hAnsi="Aptos Narrow" w:cs="Aptos Narrow"/>
          <w:color w:val="000000" w:themeColor="text1"/>
          <w:sz w:val="22"/>
          <w:szCs w:val="22"/>
        </w:rPr>
      </w:pPr>
      <w:r w:rsidRPr="00E51E80">
        <w:rPr>
          <w:rFonts w:ascii="Aptos Narrow" w:eastAsia="Aptos Narrow" w:hAnsi="Aptos Narrow" w:cs="Aptos Narrow"/>
          <w:color w:val="000000" w:themeColor="text1"/>
          <w:sz w:val="22"/>
          <w:szCs w:val="22"/>
        </w:rPr>
        <w:t xml:space="preserve">As part of post bill completion, all ancillary bills </w:t>
      </w:r>
      <w:r>
        <w:rPr>
          <w:rFonts w:ascii="Aptos Narrow" w:eastAsia="Aptos Narrow" w:hAnsi="Aptos Narrow" w:cs="Aptos Narrow"/>
          <w:color w:val="000000" w:themeColor="text1"/>
          <w:sz w:val="22"/>
          <w:szCs w:val="22"/>
        </w:rPr>
        <w:t xml:space="preserve">entry </w:t>
      </w:r>
      <w:r w:rsidRPr="00E51E80">
        <w:rPr>
          <w:rFonts w:ascii="Aptos Narrow" w:eastAsia="Aptos Narrow" w:hAnsi="Aptos Narrow" w:cs="Aptos Narrow"/>
          <w:color w:val="000000" w:themeColor="text1"/>
          <w:sz w:val="22"/>
          <w:szCs w:val="22"/>
        </w:rPr>
        <w:t>are inserted into F1_GEN_PROC table.</w:t>
      </w:r>
      <w:r>
        <w:rPr>
          <w:rFonts w:ascii="Aptos Narrow" w:eastAsia="Aptos Narrow" w:hAnsi="Aptos Narrow" w:cs="Aptos Narrow"/>
          <w:color w:val="000000" w:themeColor="text1"/>
          <w:sz w:val="22"/>
          <w:szCs w:val="22"/>
        </w:rPr>
        <w:t xml:space="preserve"> Section </w:t>
      </w:r>
      <w:r w:rsidR="00424319">
        <w:rPr>
          <w:rFonts w:ascii="Aptos Narrow" w:eastAsia="Aptos Narrow" w:hAnsi="Aptos Narrow" w:cs="Aptos Narrow"/>
          <w:color w:val="000000" w:themeColor="text1"/>
          <w:sz w:val="22"/>
          <w:szCs w:val="22"/>
        </w:rPr>
        <w:t>–</w:t>
      </w:r>
      <w:r>
        <w:rPr>
          <w:rFonts w:ascii="Aptos Narrow" w:eastAsia="Aptos Narrow" w:hAnsi="Aptos Narrow" w:cs="Aptos Narrow"/>
          <w:color w:val="000000" w:themeColor="text1"/>
          <w:sz w:val="22"/>
          <w:szCs w:val="22"/>
        </w:rPr>
        <w:t xml:space="preserve"> </w:t>
      </w:r>
      <w:r w:rsidR="00424319">
        <w:rPr>
          <w:rFonts w:ascii="Aptos Narrow" w:eastAsia="Aptos Narrow" w:hAnsi="Aptos Narrow" w:cs="Aptos Narrow"/>
          <w:color w:val="000000" w:themeColor="text1"/>
          <w:sz w:val="22"/>
          <w:szCs w:val="22"/>
        </w:rPr>
        <w:t>4.4.4.1</w:t>
      </w:r>
    </w:p>
    <w:p w14:paraId="5D02163B" w14:textId="77777777" w:rsidR="00E51E80" w:rsidRDefault="00E51E80" w:rsidP="00E51E80">
      <w:pPr>
        <w:pStyle w:val="BodyText"/>
      </w:pPr>
      <w:r>
        <w:t>Driver query –</w:t>
      </w:r>
    </w:p>
    <w:p w14:paraId="341BC35B" w14:textId="77777777" w:rsidR="00E51E80" w:rsidRPr="00ED6F3D" w:rsidRDefault="00E51E80" w:rsidP="00E51E80">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SELECT PK_VALUE2 AS BILLID  </w:t>
      </w:r>
    </w:p>
    <w:p w14:paraId="28223F72" w14:textId="77777777" w:rsidR="00E51E80" w:rsidRPr="00ED6F3D" w:rsidRDefault="00E51E80" w:rsidP="00E51E80">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FROM F1_GEN_PROC  </w:t>
      </w:r>
    </w:p>
    <w:p w14:paraId="44E8B388" w14:textId="77777777" w:rsidR="00E51E80" w:rsidRPr="00ED6F3D" w:rsidRDefault="00E51E80" w:rsidP="00E51E80">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WHERE MAINT_OBJ_CD IN ('F1-GENPROC')  </w:t>
      </w:r>
    </w:p>
    <w:p w14:paraId="2E3C4E4F" w14:textId="77777777" w:rsidR="00E51E80" w:rsidRPr="00ED6F3D" w:rsidRDefault="00E51E80" w:rsidP="00E51E80">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  AND PK_VALUE3 = 'PENDING'  </w:t>
      </w:r>
    </w:p>
    <w:p w14:paraId="5A9507BC" w14:textId="77777777" w:rsidR="00E51E80" w:rsidRPr="00ED6F3D" w:rsidRDefault="00E51E80" w:rsidP="00E51E80">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  AND BATCH_CD = :batchCd  </w:t>
      </w:r>
      <w:r>
        <w:rPr>
          <w:rFonts w:ascii="Aptos Narrow" w:eastAsia="Aptos Narrow" w:hAnsi="Aptos Narrow" w:cs="Aptos Narrow"/>
          <w:i/>
          <w:iCs/>
          <w:color w:val="000000" w:themeColor="text1"/>
          <w:sz w:val="22"/>
          <w:szCs w:val="22"/>
        </w:rPr>
        <w:t xml:space="preserve"> (</w:t>
      </w:r>
      <w:r w:rsidRPr="21BAFAFF">
        <w:rPr>
          <w:rFonts w:ascii="Aptos Narrow" w:eastAsia="Aptos Narrow" w:hAnsi="Aptos Narrow" w:cs="Aptos Narrow"/>
          <w:color w:val="000000" w:themeColor="text1"/>
          <w:sz w:val="22"/>
          <w:szCs w:val="22"/>
        </w:rPr>
        <w:t>CM-</w:t>
      </w:r>
      <w:r w:rsidRPr="394D06BD">
        <w:rPr>
          <w:rFonts w:ascii="Aptos Narrow" w:eastAsia="Aptos Narrow" w:hAnsi="Aptos Narrow" w:cs="Aptos Narrow"/>
          <w:color w:val="000000" w:themeColor="text1"/>
          <w:sz w:val="22"/>
          <w:szCs w:val="22"/>
        </w:rPr>
        <w:t>EX</w:t>
      </w:r>
      <w:r>
        <w:rPr>
          <w:rFonts w:ascii="Aptos Narrow" w:eastAsia="Aptos Narrow" w:hAnsi="Aptos Narrow" w:cs="Aptos Narrow"/>
          <w:color w:val="000000" w:themeColor="text1"/>
          <w:sz w:val="22"/>
          <w:szCs w:val="22"/>
        </w:rPr>
        <w:t>ANC</w:t>
      </w:r>
      <w:r>
        <w:rPr>
          <w:rFonts w:ascii="Aptos Narrow" w:eastAsia="Aptos Narrow" w:hAnsi="Aptos Narrow" w:cs="Aptos Narrow"/>
          <w:i/>
          <w:iCs/>
          <w:color w:val="000000" w:themeColor="text1"/>
          <w:sz w:val="22"/>
          <w:szCs w:val="22"/>
        </w:rPr>
        <w:t>)</w:t>
      </w:r>
    </w:p>
    <w:p w14:paraId="2256ABBD" w14:textId="77777777" w:rsidR="00E51E80" w:rsidRPr="00ED6F3D" w:rsidRDefault="00E51E80" w:rsidP="00E51E80">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AND BATCH_NBR = :batchNbr;</w:t>
      </w:r>
    </w:p>
    <w:p w14:paraId="4432918A" w14:textId="77777777" w:rsidR="00E51E80" w:rsidRDefault="00E51E80" w:rsidP="00E51E80">
      <w:pPr>
        <w:pStyle w:val="BodyText"/>
      </w:pPr>
    </w:p>
    <w:p w14:paraId="5C66EEDB" w14:textId="77777777" w:rsidR="002E4E0F" w:rsidRPr="00E51E80" w:rsidRDefault="002E4E0F" w:rsidP="00E51E80">
      <w:pPr>
        <w:pStyle w:val="BodyText"/>
      </w:pPr>
    </w:p>
    <w:p w14:paraId="34AEF933" w14:textId="65314EA2" w:rsidR="00424319" w:rsidRDefault="002E4E0F" w:rsidP="006A23F6">
      <w:pPr>
        <w:pStyle w:val="Heading3"/>
      </w:pPr>
      <w:r>
        <w:t>Extract Layout</w:t>
      </w:r>
    </w:p>
    <w:p w14:paraId="496F2370" w14:textId="77777777" w:rsidR="002E4E0F" w:rsidRDefault="002E4E0F" w:rsidP="002E4E0F">
      <w:pPr>
        <w:pStyle w:val="BodyText"/>
      </w:pPr>
      <w:r>
        <w:t>Columns to Extract –</w:t>
      </w:r>
    </w:p>
    <w:tbl>
      <w:tblPr>
        <w:tblW w:w="86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4"/>
        <w:gridCol w:w="2787"/>
        <w:gridCol w:w="4063"/>
      </w:tblGrid>
      <w:tr w:rsidR="002E4E0F" w:rsidRPr="000B6EEF" w14:paraId="138DDEFB" w14:textId="77777777" w:rsidTr="00612D5F">
        <w:trPr>
          <w:trHeight w:val="292"/>
        </w:trPr>
        <w:tc>
          <w:tcPr>
            <w:tcW w:w="18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7AF57F4" w14:textId="77777777" w:rsidR="002E4E0F" w:rsidRPr="000B6EEF" w:rsidRDefault="002E4E0F" w:rsidP="00612D5F">
            <w:pPr>
              <w:pStyle w:val="BodyText"/>
              <w:rPr>
                <w:rFonts w:ascii="Aptos Narrow" w:eastAsia="Aptos Narrow" w:hAnsi="Aptos Narrow" w:cs="Aptos Narrow"/>
                <w:b/>
                <w:bCs/>
                <w:color w:val="000000" w:themeColor="text1"/>
                <w:sz w:val="22"/>
                <w:szCs w:val="22"/>
              </w:rPr>
            </w:pPr>
            <w:r w:rsidRPr="000B6EEF">
              <w:rPr>
                <w:rFonts w:ascii="Aptos Narrow" w:eastAsia="Aptos Narrow" w:hAnsi="Aptos Narrow" w:cs="Aptos Narrow"/>
                <w:b/>
                <w:bCs/>
                <w:color w:val="000000" w:themeColor="text1"/>
                <w:sz w:val="22"/>
                <w:szCs w:val="22"/>
              </w:rPr>
              <w:t>Name of Field </w:t>
            </w:r>
          </w:p>
        </w:tc>
        <w:tc>
          <w:tcPr>
            <w:tcW w:w="2789" w:type="dxa"/>
            <w:tcBorders>
              <w:top w:val="single" w:sz="6" w:space="0" w:color="auto"/>
              <w:left w:val="nil"/>
              <w:bottom w:val="single" w:sz="6" w:space="0" w:color="auto"/>
              <w:right w:val="single" w:sz="6" w:space="0" w:color="auto"/>
            </w:tcBorders>
            <w:shd w:val="clear" w:color="auto" w:fill="BFBFBF" w:themeFill="background1" w:themeFillShade="BF"/>
            <w:hideMark/>
          </w:tcPr>
          <w:p w14:paraId="2CCE046F" w14:textId="77777777" w:rsidR="002E4E0F" w:rsidRPr="000B6EEF" w:rsidRDefault="002E4E0F" w:rsidP="00612D5F">
            <w:pPr>
              <w:pStyle w:val="BodyText"/>
              <w:rPr>
                <w:rFonts w:ascii="Aptos Narrow" w:eastAsia="Aptos Narrow" w:hAnsi="Aptos Narrow" w:cs="Aptos Narrow"/>
                <w:b/>
                <w:bCs/>
                <w:color w:val="000000" w:themeColor="text1"/>
                <w:sz w:val="22"/>
                <w:szCs w:val="22"/>
              </w:rPr>
            </w:pPr>
            <w:r w:rsidRPr="000B6EEF">
              <w:rPr>
                <w:rFonts w:ascii="Aptos Narrow" w:eastAsia="Aptos Narrow" w:hAnsi="Aptos Narrow" w:cs="Aptos Narrow"/>
                <w:b/>
                <w:bCs/>
                <w:color w:val="000000" w:themeColor="text1"/>
                <w:sz w:val="22"/>
                <w:szCs w:val="22"/>
              </w:rPr>
              <w:t>Description </w:t>
            </w:r>
          </w:p>
        </w:tc>
        <w:tc>
          <w:tcPr>
            <w:tcW w:w="4065" w:type="dxa"/>
            <w:tcBorders>
              <w:top w:val="single" w:sz="6" w:space="0" w:color="auto"/>
              <w:left w:val="nil"/>
              <w:bottom w:val="single" w:sz="6" w:space="0" w:color="auto"/>
              <w:right w:val="single" w:sz="6" w:space="0" w:color="auto"/>
            </w:tcBorders>
            <w:shd w:val="clear" w:color="auto" w:fill="BFBFBF" w:themeFill="background1" w:themeFillShade="BF"/>
            <w:hideMark/>
          </w:tcPr>
          <w:p w14:paraId="768CD32A" w14:textId="77777777" w:rsidR="002E4E0F" w:rsidRPr="000B6EEF" w:rsidRDefault="002E4E0F" w:rsidP="00612D5F">
            <w:pPr>
              <w:pStyle w:val="BodyText"/>
              <w:rPr>
                <w:rFonts w:ascii="Aptos Narrow" w:eastAsia="Aptos Narrow" w:hAnsi="Aptos Narrow" w:cs="Aptos Narrow"/>
                <w:b/>
                <w:bCs/>
                <w:color w:val="000000" w:themeColor="text1"/>
                <w:sz w:val="22"/>
                <w:szCs w:val="22"/>
              </w:rPr>
            </w:pPr>
            <w:r w:rsidRPr="000B6EEF">
              <w:rPr>
                <w:rFonts w:ascii="Aptos Narrow" w:eastAsia="Aptos Narrow" w:hAnsi="Aptos Narrow" w:cs="Aptos Narrow"/>
                <w:b/>
                <w:bCs/>
                <w:color w:val="000000" w:themeColor="text1"/>
                <w:sz w:val="22"/>
                <w:szCs w:val="22"/>
              </w:rPr>
              <w:t>ORMB Mapping </w:t>
            </w:r>
          </w:p>
        </w:tc>
      </w:tr>
      <w:tr w:rsidR="002E4E0F" w:rsidRPr="000B6EEF" w14:paraId="15764F4D" w14:textId="77777777" w:rsidTr="00612D5F">
        <w:trPr>
          <w:trHeight w:val="292"/>
        </w:trPr>
        <w:tc>
          <w:tcPr>
            <w:tcW w:w="1810" w:type="dxa"/>
            <w:tcBorders>
              <w:top w:val="nil"/>
              <w:left w:val="single" w:sz="6" w:space="0" w:color="auto"/>
              <w:bottom w:val="single" w:sz="6" w:space="0" w:color="auto"/>
              <w:right w:val="single" w:sz="6" w:space="0" w:color="auto"/>
            </w:tcBorders>
            <w:vAlign w:val="center"/>
            <w:hideMark/>
          </w:tcPr>
          <w:p w14:paraId="44B00C3D"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ID </w:t>
            </w:r>
          </w:p>
        </w:tc>
        <w:tc>
          <w:tcPr>
            <w:tcW w:w="2789" w:type="dxa"/>
            <w:tcBorders>
              <w:top w:val="nil"/>
              <w:left w:val="nil"/>
              <w:bottom w:val="single" w:sz="6" w:space="0" w:color="auto"/>
              <w:right w:val="single" w:sz="6" w:space="0" w:color="auto"/>
            </w:tcBorders>
            <w:hideMark/>
          </w:tcPr>
          <w:p w14:paraId="30D25DD2"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GCP Id </w:t>
            </w:r>
          </w:p>
        </w:tc>
        <w:tc>
          <w:tcPr>
            <w:tcW w:w="4065" w:type="dxa"/>
            <w:tcBorders>
              <w:top w:val="nil"/>
              <w:left w:val="nil"/>
              <w:bottom w:val="single" w:sz="6" w:space="0" w:color="auto"/>
              <w:right w:val="single" w:sz="6" w:space="0" w:color="auto"/>
            </w:tcBorders>
            <w:hideMark/>
          </w:tcPr>
          <w:p w14:paraId="11661D14"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UDF_CHAR_6 </w:t>
            </w:r>
          </w:p>
        </w:tc>
      </w:tr>
      <w:tr w:rsidR="002E4E0F" w:rsidRPr="000B6EEF" w14:paraId="20A5D9DE" w14:textId="77777777" w:rsidTr="00612D5F">
        <w:trPr>
          <w:trHeight w:val="292"/>
        </w:trPr>
        <w:tc>
          <w:tcPr>
            <w:tcW w:w="1810" w:type="dxa"/>
            <w:tcBorders>
              <w:top w:val="nil"/>
              <w:left w:val="single" w:sz="6" w:space="0" w:color="auto"/>
              <w:bottom w:val="single" w:sz="6" w:space="0" w:color="auto"/>
              <w:right w:val="single" w:sz="6" w:space="0" w:color="auto"/>
            </w:tcBorders>
            <w:vAlign w:val="center"/>
            <w:hideMark/>
          </w:tcPr>
          <w:p w14:paraId="76CCF7F0"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ORMB Bill Group </w:t>
            </w:r>
          </w:p>
        </w:tc>
        <w:tc>
          <w:tcPr>
            <w:tcW w:w="2789" w:type="dxa"/>
            <w:tcBorders>
              <w:top w:val="nil"/>
              <w:left w:val="nil"/>
              <w:bottom w:val="single" w:sz="6" w:space="0" w:color="auto"/>
              <w:right w:val="single" w:sz="6" w:space="0" w:color="auto"/>
            </w:tcBorders>
            <w:hideMark/>
          </w:tcPr>
          <w:p w14:paraId="3050B085"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ORMB Bill Group Person Id </w:t>
            </w:r>
          </w:p>
        </w:tc>
        <w:tc>
          <w:tcPr>
            <w:tcW w:w="4065" w:type="dxa"/>
            <w:tcBorders>
              <w:top w:val="nil"/>
              <w:left w:val="nil"/>
              <w:bottom w:val="single" w:sz="6" w:space="0" w:color="auto"/>
              <w:right w:val="single" w:sz="6" w:space="0" w:color="auto"/>
            </w:tcBorders>
            <w:hideMark/>
          </w:tcPr>
          <w:p w14:paraId="22909B63"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UDF_CHAR_7 </w:t>
            </w:r>
          </w:p>
        </w:tc>
      </w:tr>
      <w:tr w:rsidR="002E4E0F" w:rsidRPr="000B6EEF" w14:paraId="5E5F75F6" w14:textId="77777777" w:rsidTr="00612D5F">
        <w:trPr>
          <w:trHeight w:val="292"/>
        </w:trPr>
        <w:tc>
          <w:tcPr>
            <w:tcW w:w="1810" w:type="dxa"/>
            <w:tcBorders>
              <w:top w:val="nil"/>
              <w:left w:val="single" w:sz="6" w:space="0" w:color="auto"/>
              <w:bottom w:val="single" w:sz="6" w:space="0" w:color="auto"/>
              <w:right w:val="single" w:sz="6" w:space="0" w:color="auto"/>
            </w:tcBorders>
            <w:vAlign w:val="center"/>
            <w:hideMark/>
          </w:tcPr>
          <w:p w14:paraId="15A3D645"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CARRIER </w:t>
            </w:r>
          </w:p>
        </w:tc>
        <w:tc>
          <w:tcPr>
            <w:tcW w:w="2789" w:type="dxa"/>
            <w:tcBorders>
              <w:top w:val="nil"/>
              <w:left w:val="nil"/>
              <w:bottom w:val="single" w:sz="6" w:space="0" w:color="auto"/>
              <w:right w:val="single" w:sz="6" w:space="0" w:color="auto"/>
            </w:tcBorders>
            <w:hideMark/>
          </w:tcPr>
          <w:p w14:paraId="495FC685"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Carrier Id for the Transaction</w:t>
            </w:r>
            <w:r w:rsidRPr="000B6EEF">
              <w:rPr>
                <w:rFonts w:ascii="Arial" w:eastAsia="Aptos Narrow" w:hAnsi="Arial" w:cs="Arial"/>
                <w:color w:val="000000" w:themeColor="text1"/>
                <w:sz w:val="22"/>
                <w:szCs w:val="22"/>
              </w:rPr>
              <w:t> </w:t>
            </w:r>
            <w:r w:rsidRPr="000B6EEF">
              <w:rPr>
                <w:rFonts w:ascii="Aptos Narrow" w:eastAsia="Aptos Narrow" w:hAnsi="Aptos Narrow" w:cs="Aptos Narrow"/>
                <w:color w:val="000000" w:themeColor="text1"/>
                <w:sz w:val="22"/>
                <w:szCs w:val="22"/>
              </w:rPr>
              <w:t> </w:t>
            </w:r>
          </w:p>
        </w:tc>
        <w:tc>
          <w:tcPr>
            <w:tcW w:w="4065" w:type="dxa"/>
            <w:tcBorders>
              <w:top w:val="nil"/>
              <w:left w:val="nil"/>
              <w:bottom w:val="single" w:sz="6" w:space="0" w:color="auto"/>
              <w:right w:val="single" w:sz="6" w:space="0" w:color="auto"/>
            </w:tcBorders>
            <w:hideMark/>
          </w:tcPr>
          <w:p w14:paraId="7A4FB1A8"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UDF_CHAR_3 </w:t>
            </w:r>
          </w:p>
        </w:tc>
      </w:tr>
      <w:tr w:rsidR="002E4E0F" w:rsidRPr="000B6EEF" w14:paraId="28BDEA0F" w14:textId="77777777" w:rsidTr="00612D5F">
        <w:trPr>
          <w:trHeight w:val="292"/>
        </w:trPr>
        <w:tc>
          <w:tcPr>
            <w:tcW w:w="1810" w:type="dxa"/>
            <w:tcBorders>
              <w:top w:val="nil"/>
              <w:left w:val="single" w:sz="6" w:space="0" w:color="auto"/>
              <w:bottom w:val="single" w:sz="6" w:space="0" w:color="auto"/>
              <w:right w:val="single" w:sz="6" w:space="0" w:color="auto"/>
            </w:tcBorders>
            <w:vAlign w:val="center"/>
            <w:hideMark/>
          </w:tcPr>
          <w:p w14:paraId="0F3D48FE"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ACCOUNT </w:t>
            </w:r>
          </w:p>
        </w:tc>
        <w:tc>
          <w:tcPr>
            <w:tcW w:w="2789" w:type="dxa"/>
            <w:tcBorders>
              <w:top w:val="nil"/>
              <w:left w:val="nil"/>
              <w:bottom w:val="single" w:sz="6" w:space="0" w:color="auto"/>
              <w:right w:val="single" w:sz="6" w:space="0" w:color="auto"/>
            </w:tcBorders>
            <w:hideMark/>
          </w:tcPr>
          <w:p w14:paraId="3D25FDF5"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rial" w:eastAsia="Aptos Narrow" w:hAnsi="Arial" w:cs="Arial"/>
                <w:color w:val="000000" w:themeColor="text1"/>
                <w:sz w:val="22"/>
                <w:szCs w:val="22"/>
              </w:rPr>
              <w:t> </w:t>
            </w:r>
            <w:r w:rsidRPr="000B6EEF">
              <w:rPr>
                <w:rFonts w:ascii="Aptos Narrow" w:eastAsia="Aptos Narrow" w:hAnsi="Aptos Narrow" w:cs="Aptos Narrow"/>
                <w:color w:val="000000" w:themeColor="text1"/>
                <w:sz w:val="22"/>
                <w:szCs w:val="22"/>
              </w:rPr>
              <w:t>Account Id for the transaction </w:t>
            </w:r>
          </w:p>
        </w:tc>
        <w:tc>
          <w:tcPr>
            <w:tcW w:w="4065" w:type="dxa"/>
            <w:tcBorders>
              <w:top w:val="nil"/>
              <w:left w:val="nil"/>
              <w:bottom w:val="single" w:sz="6" w:space="0" w:color="auto"/>
              <w:right w:val="single" w:sz="6" w:space="0" w:color="auto"/>
            </w:tcBorders>
            <w:hideMark/>
          </w:tcPr>
          <w:p w14:paraId="758C76FE"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UDF_CHAR_4 </w:t>
            </w:r>
          </w:p>
        </w:tc>
      </w:tr>
      <w:tr w:rsidR="002E4E0F" w:rsidRPr="000B6EEF" w14:paraId="71B0C857" w14:textId="77777777" w:rsidTr="00612D5F">
        <w:trPr>
          <w:trHeight w:val="292"/>
        </w:trPr>
        <w:tc>
          <w:tcPr>
            <w:tcW w:w="1810" w:type="dxa"/>
            <w:tcBorders>
              <w:top w:val="nil"/>
              <w:left w:val="single" w:sz="6" w:space="0" w:color="auto"/>
              <w:bottom w:val="single" w:sz="6" w:space="0" w:color="auto"/>
              <w:right w:val="single" w:sz="6" w:space="0" w:color="auto"/>
            </w:tcBorders>
            <w:shd w:val="clear" w:color="auto" w:fill="FFFFFF"/>
            <w:vAlign w:val="center"/>
            <w:hideMark/>
          </w:tcPr>
          <w:p w14:paraId="18C8F7A0"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GROUP </w:t>
            </w:r>
          </w:p>
        </w:tc>
        <w:tc>
          <w:tcPr>
            <w:tcW w:w="2789" w:type="dxa"/>
            <w:tcBorders>
              <w:top w:val="nil"/>
              <w:left w:val="nil"/>
              <w:bottom w:val="single" w:sz="6" w:space="0" w:color="auto"/>
              <w:right w:val="single" w:sz="6" w:space="0" w:color="auto"/>
            </w:tcBorders>
            <w:shd w:val="clear" w:color="auto" w:fill="FFFFFF"/>
            <w:hideMark/>
          </w:tcPr>
          <w:p w14:paraId="70D0751C"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rial" w:eastAsia="Aptos Narrow" w:hAnsi="Arial" w:cs="Arial"/>
                <w:color w:val="000000" w:themeColor="text1"/>
                <w:sz w:val="22"/>
                <w:szCs w:val="22"/>
              </w:rPr>
              <w:t> </w:t>
            </w:r>
            <w:r w:rsidRPr="000B6EEF">
              <w:rPr>
                <w:rFonts w:ascii="Aptos Narrow" w:eastAsia="Aptos Narrow" w:hAnsi="Aptos Narrow" w:cs="Aptos Narrow"/>
                <w:color w:val="000000" w:themeColor="text1"/>
                <w:sz w:val="22"/>
                <w:szCs w:val="22"/>
              </w:rPr>
              <w:t>Group Id for the transaction </w:t>
            </w:r>
          </w:p>
        </w:tc>
        <w:tc>
          <w:tcPr>
            <w:tcW w:w="4065" w:type="dxa"/>
            <w:tcBorders>
              <w:top w:val="nil"/>
              <w:left w:val="nil"/>
              <w:bottom w:val="single" w:sz="6" w:space="0" w:color="auto"/>
              <w:right w:val="single" w:sz="6" w:space="0" w:color="auto"/>
            </w:tcBorders>
            <w:shd w:val="clear" w:color="auto" w:fill="FFFFFF"/>
            <w:hideMark/>
          </w:tcPr>
          <w:p w14:paraId="0829B806"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UDF_CHAR_5 </w:t>
            </w:r>
          </w:p>
          <w:p w14:paraId="4385739B"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 </w:t>
            </w:r>
          </w:p>
        </w:tc>
      </w:tr>
      <w:tr w:rsidR="002E4E0F" w:rsidRPr="000B6EEF" w14:paraId="1036C2FF" w14:textId="77777777" w:rsidTr="00612D5F">
        <w:trPr>
          <w:trHeight w:val="292"/>
        </w:trPr>
        <w:tc>
          <w:tcPr>
            <w:tcW w:w="1810" w:type="dxa"/>
            <w:tcBorders>
              <w:top w:val="nil"/>
              <w:left w:val="single" w:sz="6" w:space="0" w:color="auto"/>
              <w:bottom w:val="single" w:sz="6" w:space="0" w:color="auto"/>
              <w:right w:val="single" w:sz="6" w:space="0" w:color="auto"/>
            </w:tcBorders>
            <w:vAlign w:val="center"/>
            <w:hideMark/>
          </w:tcPr>
          <w:p w14:paraId="260292F0"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CHARGE START DATE </w:t>
            </w:r>
          </w:p>
        </w:tc>
        <w:tc>
          <w:tcPr>
            <w:tcW w:w="2789" w:type="dxa"/>
            <w:tcBorders>
              <w:top w:val="nil"/>
              <w:left w:val="nil"/>
              <w:bottom w:val="single" w:sz="6" w:space="0" w:color="auto"/>
              <w:right w:val="single" w:sz="6" w:space="0" w:color="auto"/>
            </w:tcBorders>
            <w:hideMark/>
          </w:tcPr>
          <w:p w14:paraId="4BCBD93A"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Transaction Period Start Date</w:t>
            </w:r>
            <w:r w:rsidRPr="000B6EEF">
              <w:rPr>
                <w:rFonts w:ascii="Arial" w:eastAsia="Aptos Narrow" w:hAnsi="Arial" w:cs="Arial"/>
                <w:color w:val="000000" w:themeColor="text1"/>
                <w:sz w:val="22"/>
                <w:szCs w:val="22"/>
              </w:rPr>
              <w:t> </w:t>
            </w:r>
            <w:r w:rsidRPr="000B6EEF">
              <w:rPr>
                <w:rFonts w:ascii="Aptos Narrow" w:eastAsia="Aptos Narrow" w:hAnsi="Aptos Narrow" w:cs="Aptos Narrow"/>
                <w:color w:val="000000" w:themeColor="text1"/>
                <w:sz w:val="22"/>
                <w:szCs w:val="22"/>
              </w:rPr>
              <w:t> </w:t>
            </w:r>
          </w:p>
        </w:tc>
        <w:tc>
          <w:tcPr>
            <w:tcW w:w="4065" w:type="dxa"/>
            <w:tcBorders>
              <w:top w:val="nil"/>
              <w:left w:val="nil"/>
              <w:bottom w:val="single" w:sz="6" w:space="0" w:color="auto"/>
              <w:right w:val="single" w:sz="6" w:space="0" w:color="auto"/>
            </w:tcBorders>
            <w:hideMark/>
          </w:tcPr>
          <w:p w14:paraId="66597051"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TXN_DTTM </w:t>
            </w:r>
          </w:p>
        </w:tc>
      </w:tr>
      <w:tr w:rsidR="002E4E0F" w:rsidRPr="000B6EEF" w14:paraId="09621860" w14:textId="77777777" w:rsidTr="00612D5F">
        <w:trPr>
          <w:trHeight w:val="292"/>
        </w:trPr>
        <w:tc>
          <w:tcPr>
            <w:tcW w:w="1810" w:type="dxa"/>
            <w:tcBorders>
              <w:top w:val="nil"/>
              <w:left w:val="single" w:sz="6" w:space="0" w:color="auto"/>
              <w:bottom w:val="single" w:sz="6" w:space="0" w:color="auto"/>
              <w:right w:val="single" w:sz="6" w:space="0" w:color="auto"/>
            </w:tcBorders>
            <w:vAlign w:val="center"/>
            <w:hideMark/>
          </w:tcPr>
          <w:p w14:paraId="1FE375DF"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CHARGE END DATE </w:t>
            </w:r>
          </w:p>
        </w:tc>
        <w:tc>
          <w:tcPr>
            <w:tcW w:w="2789" w:type="dxa"/>
            <w:tcBorders>
              <w:top w:val="nil"/>
              <w:left w:val="nil"/>
              <w:bottom w:val="single" w:sz="6" w:space="0" w:color="auto"/>
              <w:right w:val="single" w:sz="6" w:space="0" w:color="auto"/>
            </w:tcBorders>
            <w:hideMark/>
          </w:tcPr>
          <w:p w14:paraId="742DBF8E"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Transaction Period End Date </w:t>
            </w:r>
          </w:p>
        </w:tc>
        <w:tc>
          <w:tcPr>
            <w:tcW w:w="4065" w:type="dxa"/>
            <w:tcBorders>
              <w:top w:val="nil"/>
              <w:left w:val="nil"/>
              <w:bottom w:val="single" w:sz="6" w:space="0" w:color="auto"/>
              <w:right w:val="single" w:sz="6" w:space="0" w:color="auto"/>
            </w:tcBorders>
            <w:hideMark/>
          </w:tcPr>
          <w:p w14:paraId="1A1A98BC" w14:textId="63DF3F44" w:rsidR="002E4E0F" w:rsidRPr="000B6EEF" w:rsidRDefault="00567010" w:rsidP="00612D5F">
            <w:pPr>
              <w:pStyle w:val="BodyText"/>
              <w:rPr>
                <w:rFonts w:ascii="Aptos Narrow" w:eastAsia="Aptos Narrow" w:hAnsi="Aptos Narrow" w:cs="Aptos Narrow"/>
                <w:color w:val="000000" w:themeColor="text1"/>
                <w:sz w:val="22"/>
                <w:szCs w:val="22"/>
              </w:rPr>
            </w:pPr>
            <w:r w:rsidRPr="00567010">
              <w:rPr>
                <w:rFonts w:ascii="Aptos Narrow" w:eastAsia="Aptos Narrow" w:hAnsi="Aptos Narrow" w:cs="Aptos Narrow"/>
                <w:color w:val="000000" w:themeColor="text1"/>
                <w:sz w:val="22"/>
                <w:szCs w:val="22"/>
              </w:rPr>
              <w:t>UDF_CHAR_11</w:t>
            </w:r>
          </w:p>
        </w:tc>
      </w:tr>
      <w:tr w:rsidR="002E4E0F" w:rsidRPr="000B6EEF" w14:paraId="61C11C4C" w14:textId="77777777" w:rsidTr="00612D5F">
        <w:trPr>
          <w:trHeight w:val="292"/>
        </w:trPr>
        <w:tc>
          <w:tcPr>
            <w:tcW w:w="1810" w:type="dxa"/>
            <w:tcBorders>
              <w:top w:val="nil"/>
              <w:left w:val="single" w:sz="6" w:space="0" w:color="auto"/>
              <w:bottom w:val="single" w:sz="6" w:space="0" w:color="auto"/>
              <w:right w:val="single" w:sz="6" w:space="0" w:color="auto"/>
            </w:tcBorders>
            <w:vAlign w:val="center"/>
            <w:hideMark/>
          </w:tcPr>
          <w:p w14:paraId="134DD792"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MATERIAL # </w:t>
            </w:r>
          </w:p>
        </w:tc>
        <w:tc>
          <w:tcPr>
            <w:tcW w:w="2789" w:type="dxa"/>
            <w:tcBorders>
              <w:top w:val="nil"/>
              <w:left w:val="nil"/>
              <w:bottom w:val="single" w:sz="6" w:space="0" w:color="auto"/>
              <w:right w:val="single" w:sz="6" w:space="0" w:color="auto"/>
            </w:tcBorders>
            <w:hideMark/>
          </w:tcPr>
          <w:p w14:paraId="2C53B476"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Priceitem </w:t>
            </w:r>
          </w:p>
        </w:tc>
        <w:tc>
          <w:tcPr>
            <w:tcW w:w="4065" w:type="dxa"/>
            <w:tcBorders>
              <w:top w:val="nil"/>
              <w:left w:val="nil"/>
              <w:bottom w:val="single" w:sz="6" w:space="0" w:color="auto"/>
              <w:right w:val="single" w:sz="6" w:space="0" w:color="auto"/>
            </w:tcBorders>
            <w:hideMark/>
          </w:tcPr>
          <w:p w14:paraId="223EE417" w14:textId="40FA222A" w:rsidR="002E4E0F" w:rsidRPr="000B6EEF" w:rsidRDefault="00B744F3" w:rsidP="00612D5F">
            <w:pPr>
              <w:pStyle w:val="BodyText"/>
              <w:rPr>
                <w:rFonts w:ascii="Aptos Narrow" w:eastAsia="Aptos Narrow" w:hAnsi="Aptos Narrow" w:cs="Aptos Narrow"/>
                <w:color w:val="000000" w:themeColor="text1"/>
                <w:sz w:val="22"/>
                <w:szCs w:val="22"/>
              </w:rPr>
            </w:pPr>
            <w:r w:rsidRPr="00B744F3">
              <w:rPr>
                <w:rFonts w:ascii="Aptos Narrow" w:eastAsia="Aptos Narrow" w:hAnsi="Aptos Narrow" w:cs="Aptos Narrow"/>
                <w:color w:val="000000" w:themeColor="text1"/>
                <w:sz w:val="22"/>
                <w:szCs w:val="22"/>
              </w:rPr>
              <w:t>UDF_CHAR_12</w:t>
            </w:r>
          </w:p>
        </w:tc>
      </w:tr>
      <w:tr w:rsidR="002E4E0F" w:rsidRPr="000B6EEF" w14:paraId="1987F655" w14:textId="77777777" w:rsidTr="00612D5F">
        <w:trPr>
          <w:trHeight w:val="292"/>
        </w:trPr>
        <w:tc>
          <w:tcPr>
            <w:tcW w:w="1810" w:type="dxa"/>
            <w:tcBorders>
              <w:top w:val="nil"/>
              <w:left w:val="single" w:sz="6" w:space="0" w:color="auto"/>
              <w:bottom w:val="single" w:sz="6" w:space="0" w:color="auto"/>
              <w:right w:val="single" w:sz="6" w:space="0" w:color="auto"/>
            </w:tcBorders>
            <w:shd w:val="clear" w:color="auto" w:fill="FFFFFF"/>
            <w:vAlign w:val="center"/>
            <w:hideMark/>
          </w:tcPr>
          <w:p w14:paraId="48677690"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CHARGE_TYPE </w:t>
            </w:r>
          </w:p>
        </w:tc>
        <w:tc>
          <w:tcPr>
            <w:tcW w:w="2789" w:type="dxa"/>
            <w:tcBorders>
              <w:top w:val="nil"/>
              <w:left w:val="nil"/>
              <w:bottom w:val="single" w:sz="6" w:space="0" w:color="auto"/>
              <w:right w:val="single" w:sz="6" w:space="0" w:color="auto"/>
            </w:tcBorders>
            <w:shd w:val="clear" w:color="auto" w:fill="FFFFFF"/>
            <w:hideMark/>
          </w:tcPr>
          <w:p w14:paraId="443C3BD1"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C for Count based. A for Amount Based  </w:t>
            </w:r>
          </w:p>
        </w:tc>
        <w:tc>
          <w:tcPr>
            <w:tcW w:w="4065" w:type="dxa"/>
            <w:tcBorders>
              <w:top w:val="nil"/>
              <w:left w:val="nil"/>
              <w:bottom w:val="single" w:sz="6" w:space="0" w:color="auto"/>
              <w:right w:val="single" w:sz="6" w:space="0" w:color="auto"/>
            </w:tcBorders>
            <w:shd w:val="clear" w:color="auto" w:fill="FFFFFF"/>
            <w:hideMark/>
          </w:tcPr>
          <w:p w14:paraId="55CFA208"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UDF_CHAR_8 </w:t>
            </w:r>
          </w:p>
        </w:tc>
      </w:tr>
      <w:tr w:rsidR="002E4E0F" w:rsidRPr="000B6EEF" w14:paraId="282D8662" w14:textId="77777777" w:rsidTr="00612D5F">
        <w:trPr>
          <w:trHeight w:val="292"/>
        </w:trPr>
        <w:tc>
          <w:tcPr>
            <w:tcW w:w="1810" w:type="dxa"/>
            <w:tcBorders>
              <w:top w:val="nil"/>
              <w:left w:val="single" w:sz="6" w:space="0" w:color="auto"/>
              <w:bottom w:val="single" w:sz="6" w:space="0" w:color="auto"/>
              <w:right w:val="single" w:sz="6" w:space="0" w:color="auto"/>
            </w:tcBorders>
            <w:shd w:val="clear" w:color="auto" w:fill="FFFFFF"/>
            <w:vAlign w:val="center"/>
            <w:hideMark/>
          </w:tcPr>
          <w:p w14:paraId="1001E429"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AMOUNT </w:t>
            </w:r>
          </w:p>
        </w:tc>
        <w:tc>
          <w:tcPr>
            <w:tcW w:w="2789" w:type="dxa"/>
            <w:tcBorders>
              <w:top w:val="nil"/>
              <w:left w:val="nil"/>
              <w:bottom w:val="single" w:sz="6" w:space="0" w:color="auto"/>
              <w:right w:val="single" w:sz="6" w:space="0" w:color="auto"/>
            </w:tcBorders>
            <w:shd w:val="clear" w:color="auto" w:fill="FFFFFF"/>
            <w:hideMark/>
          </w:tcPr>
          <w:p w14:paraId="339AC519"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Transaction Amount </w:t>
            </w:r>
          </w:p>
        </w:tc>
        <w:tc>
          <w:tcPr>
            <w:tcW w:w="4065" w:type="dxa"/>
            <w:tcBorders>
              <w:top w:val="nil"/>
              <w:left w:val="nil"/>
              <w:bottom w:val="single" w:sz="6" w:space="0" w:color="auto"/>
              <w:right w:val="single" w:sz="6" w:space="0" w:color="auto"/>
            </w:tcBorders>
            <w:shd w:val="clear" w:color="auto" w:fill="FFFFFF"/>
            <w:hideMark/>
          </w:tcPr>
          <w:p w14:paraId="53881F81"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TXN_AMT </w:t>
            </w:r>
          </w:p>
        </w:tc>
      </w:tr>
      <w:tr w:rsidR="002E4E0F" w:rsidRPr="000B6EEF" w14:paraId="4C18A05D" w14:textId="77777777" w:rsidTr="00612D5F">
        <w:trPr>
          <w:trHeight w:val="292"/>
        </w:trPr>
        <w:tc>
          <w:tcPr>
            <w:tcW w:w="1810" w:type="dxa"/>
            <w:tcBorders>
              <w:top w:val="nil"/>
              <w:left w:val="single" w:sz="6" w:space="0" w:color="auto"/>
              <w:bottom w:val="single" w:sz="4" w:space="0" w:color="auto"/>
              <w:right w:val="single" w:sz="6" w:space="0" w:color="auto"/>
            </w:tcBorders>
            <w:shd w:val="clear" w:color="auto" w:fill="FFFFFF"/>
            <w:vAlign w:val="center"/>
            <w:hideMark/>
          </w:tcPr>
          <w:p w14:paraId="7589345E"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COUNT </w:t>
            </w:r>
          </w:p>
        </w:tc>
        <w:tc>
          <w:tcPr>
            <w:tcW w:w="2789" w:type="dxa"/>
            <w:tcBorders>
              <w:top w:val="nil"/>
              <w:left w:val="nil"/>
              <w:bottom w:val="single" w:sz="4" w:space="0" w:color="auto"/>
              <w:right w:val="single" w:sz="6" w:space="0" w:color="auto"/>
            </w:tcBorders>
            <w:shd w:val="clear" w:color="auto" w:fill="FFFFFF"/>
            <w:hideMark/>
          </w:tcPr>
          <w:p w14:paraId="2BAAE107"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Transaction Volume </w:t>
            </w:r>
          </w:p>
        </w:tc>
        <w:tc>
          <w:tcPr>
            <w:tcW w:w="4065" w:type="dxa"/>
            <w:tcBorders>
              <w:top w:val="nil"/>
              <w:left w:val="nil"/>
              <w:bottom w:val="single" w:sz="4" w:space="0" w:color="auto"/>
              <w:right w:val="single" w:sz="6" w:space="0" w:color="auto"/>
            </w:tcBorders>
            <w:shd w:val="clear" w:color="auto" w:fill="FFFFFF"/>
            <w:hideMark/>
          </w:tcPr>
          <w:p w14:paraId="55878C27"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TXN_VOL </w:t>
            </w:r>
          </w:p>
        </w:tc>
      </w:tr>
      <w:tr w:rsidR="002E4E0F" w:rsidRPr="000B6EEF" w14:paraId="6AB129BB"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CCF4B6"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NOTE </w:t>
            </w:r>
          </w:p>
        </w:tc>
        <w:tc>
          <w:tcPr>
            <w:tcW w:w="2789" w:type="dxa"/>
            <w:tcBorders>
              <w:top w:val="single" w:sz="4" w:space="0" w:color="auto"/>
              <w:left w:val="single" w:sz="4" w:space="0" w:color="auto"/>
              <w:bottom w:val="single" w:sz="4" w:space="0" w:color="auto"/>
              <w:right w:val="single" w:sz="4" w:space="0" w:color="auto"/>
            </w:tcBorders>
            <w:hideMark/>
          </w:tcPr>
          <w:p w14:paraId="3CD4DDA8"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Note </w:t>
            </w:r>
          </w:p>
        </w:tc>
        <w:tc>
          <w:tcPr>
            <w:tcW w:w="4065" w:type="dxa"/>
            <w:tcBorders>
              <w:top w:val="single" w:sz="4" w:space="0" w:color="auto"/>
              <w:left w:val="single" w:sz="4" w:space="0" w:color="auto"/>
              <w:bottom w:val="single" w:sz="4" w:space="0" w:color="auto"/>
              <w:right w:val="single" w:sz="4" w:space="0" w:color="auto"/>
            </w:tcBorders>
            <w:hideMark/>
          </w:tcPr>
          <w:p w14:paraId="4D485351"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UDF_CHAR_9 </w:t>
            </w:r>
          </w:p>
        </w:tc>
      </w:tr>
      <w:tr w:rsidR="002E4E0F" w:rsidRPr="000B6EEF" w14:paraId="6EE7B026"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9AECF0"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SOURCE_SYSTEM </w:t>
            </w:r>
          </w:p>
        </w:tc>
        <w:tc>
          <w:tcPr>
            <w:tcW w:w="2789" w:type="dxa"/>
            <w:tcBorders>
              <w:top w:val="single" w:sz="4" w:space="0" w:color="auto"/>
              <w:left w:val="single" w:sz="4" w:space="0" w:color="auto"/>
              <w:bottom w:val="single" w:sz="4" w:space="0" w:color="auto"/>
              <w:right w:val="single" w:sz="4" w:space="0" w:color="auto"/>
            </w:tcBorders>
            <w:hideMark/>
          </w:tcPr>
          <w:p w14:paraId="37806C49"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Source of Data </w:t>
            </w:r>
          </w:p>
        </w:tc>
        <w:tc>
          <w:tcPr>
            <w:tcW w:w="4065" w:type="dxa"/>
            <w:tcBorders>
              <w:top w:val="single" w:sz="4" w:space="0" w:color="auto"/>
              <w:left w:val="single" w:sz="4" w:space="0" w:color="auto"/>
              <w:bottom w:val="single" w:sz="4" w:space="0" w:color="auto"/>
              <w:right w:val="single" w:sz="4" w:space="0" w:color="auto"/>
            </w:tcBorders>
            <w:hideMark/>
          </w:tcPr>
          <w:p w14:paraId="54C6EFBB" w14:textId="77777777" w:rsidR="002E4E0F" w:rsidRPr="000B6EEF" w:rsidRDefault="002E4E0F" w:rsidP="00612D5F">
            <w:pPr>
              <w:pStyle w:val="BodyText"/>
              <w:rPr>
                <w:rFonts w:ascii="Aptos Narrow" w:eastAsia="Aptos Narrow" w:hAnsi="Aptos Narrow" w:cs="Aptos Narrow"/>
                <w:color w:val="000000" w:themeColor="text1"/>
                <w:sz w:val="22"/>
                <w:szCs w:val="22"/>
              </w:rPr>
            </w:pPr>
            <w:r w:rsidRPr="000B6EEF">
              <w:rPr>
                <w:rFonts w:ascii="Aptos Narrow" w:eastAsia="Aptos Narrow" w:hAnsi="Aptos Narrow" w:cs="Aptos Narrow"/>
                <w:color w:val="000000" w:themeColor="text1"/>
                <w:sz w:val="22"/>
                <w:szCs w:val="22"/>
              </w:rPr>
              <w:t>UDF_CHAR_13 </w:t>
            </w:r>
          </w:p>
        </w:tc>
      </w:tr>
      <w:tr w:rsidR="002E4E0F" w:rsidRPr="000B6EEF" w14:paraId="3673E453"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495D8C21"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INVOICE_DATE</w:t>
            </w:r>
          </w:p>
        </w:tc>
        <w:tc>
          <w:tcPr>
            <w:tcW w:w="2789" w:type="dxa"/>
            <w:tcBorders>
              <w:top w:val="single" w:sz="4" w:space="0" w:color="auto"/>
              <w:left w:val="single" w:sz="4" w:space="0" w:color="auto"/>
              <w:bottom w:val="single" w:sz="4" w:space="0" w:color="auto"/>
              <w:right w:val="single" w:sz="4" w:space="0" w:color="auto"/>
            </w:tcBorders>
          </w:tcPr>
          <w:p w14:paraId="24D59E3D"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Invoice date</w:t>
            </w:r>
          </w:p>
        </w:tc>
        <w:tc>
          <w:tcPr>
            <w:tcW w:w="4065" w:type="dxa"/>
            <w:tcBorders>
              <w:top w:val="single" w:sz="4" w:space="0" w:color="auto"/>
              <w:left w:val="single" w:sz="4" w:space="0" w:color="auto"/>
              <w:bottom w:val="single" w:sz="4" w:space="0" w:color="auto"/>
              <w:right w:val="single" w:sz="4" w:space="0" w:color="auto"/>
            </w:tcBorders>
          </w:tcPr>
          <w:p w14:paraId="3224523E"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444FBA">
              <w:rPr>
                <w:rFonts w:ascii="Aptos Narrow" w:eastAsia="Aptos Narrow" w:hAnsi="Aptos Narrow" w:cs="Aptos Narrow"/>
                <w:color w:val="000000" w:themeColor="text1"/>
                <w:sz w:val="22"/>
                <w:szCs w:val="22"/>
              </w:rPr>
              <w:t>bill.complete_dttm</w:t>
            </w:r>
          </w:p>
        </w:tc>
      </w:tr>
      <w:tr w:rsidR="002E4E0F" w:rsidRPr="000B6EEF" w14:paraId="73D0982D"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170B08CA"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INVOICE_NUMBER</w:t>
            </w:r>
          </w:p>
        </w:tc>
        <w:tc>
          <w:tcPr>
            <w:tcW w:w="2789" w:type="dxa"/>
            <w:tcBorders>
              <w:top w:val="single" w:sz="4" w:space="0" w:color="auto"/>
              <w:left w:val="single" w:sz="4" w:space="0" w:color="auto"/>
              <w:bottom w:val="single" w:sz="4" w:space="0" w:color="auto"/>
              <w:right w:val="single" w:sz="4" w:space="0" w:color="auto"/>
            </w:tcBorders>
          </w:tcPr>
          <w:p w14:paraId="1D5CEF8C"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Bill Id</w:t>
            </w:r>
          </w:p>
        </w:tc>
        <w:tc>
          <w:tcPr>
            <w:tcW w:w="4065" w:type="dxa"/>
            <w:tcBorders>
              <w:top w:val="single" w:sz="4" w:space="0" w:color="auto"/>
              <w:left w:val="single" w:sz="4" w:space="0" w:color="auto"/>
              <w:bottom w:val="single" w:sz="4" w:space="0" w:color="auto"/>
              <w:right w:val="single" w:sz="4" w:space="0" w:color="auto"/>
            </w:tcBorders>
          </w:tcPr>
          <w:p w14:paraId="115E9040"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E1300">
              <w:rPr>
                <w:rFonts w:ascii="Aptos Narrow" w:eastAsia="Aptos Narrow" w:hAnsi="Aptos Narrow" w:cs="Aptos Narrow"/>
                <w:color w:val="000000" w:themeColor="text1"/>
                <w:sz w:val="22"/>
                <w:szCs w:val="22"/>
              </w:rPr>
              <w:t>bill.bill_id</w:t>
            </w:r>
          </w:p>
        </w:tc>
      </w:tr>
      <w:tr w:rsidR="002E4E0F" w:rsidRPr="000B6EEF" w14:paraId="5EC6DC01"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246AE7A4"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INVOICE_AMOUNT</w:t>
            </w:r>
          </w:p>
        </w:tc>
        <w:tc>
          <w:tcPr>
            <w:tcW w:w="2789" w:type="dxa"/>
            <w:tcBorders>
              <w:top w:val="single" w:sz="4" w:space="0" w:color="auto"/>
              <w:left w:val="single" w:sz="4" w:space="0" w:color="auto"/>
              <w:bottom w:val="single" w:sz="4" w:space="0" w:color="auto"/>
              <w:right w:val="single" w:sz="4" w:space="0" w:color="auto"/>
            </w:tcBorders>
          </w:tcPr>
          <w:p w14:paraId="34454AA2"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Invoice Amount</w:t>
            </w:r>
          </w:p>
        </w:tc>
        <w:tc>
          <w:tcPr>
            <w:tcW w:w="4065" w:type="dxa"/>
            <w:tcBorders>
              <w:top w:val="single" w:sz="4" w:space="0" w:color="auto"/>
              <w:left w:val="single" w:sz="4" w:space="0" w:color="auto"/>
              <w:bottom w:val="single" w:sz="4" w:space="0" w:color="auto"/>
              <w:right w:val="single" w:sz="4" w:space="0" w:color="auto"/>
            </w:tcBorders>
          </w:tcPr>
          <w:p w14:paraId="614CEA56"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627120">
              <w:rPr>
                <w:rFonts w:ascii="Aptos Narrow" w:eastAsia="Aptos Narrow" w:hAnsi="Aptos Narrow" w:cs="Aptos Narrow"/>
                <w:color w:val="000000" w:themeColor="text1"/>
                <w:sz w:val="22"/>
                <w:szCs w:val="22"/>
              </w:rPr>
              <w:t>ci_bseg_calc</w:t>
            </w:r>
            <w:r>
              <w:rPr>
                <w:rFonts w:ascii="Aptos Narrow" w:eastAsia="Aptos Narrow" w:hAnsi="Aptos Narrow" w:cs="Aptos Narrow"/>
                <w:color w:val="000000" w:themeColor="text1"/>
                <w:sz w:val="22"/>
                <w:szCs w:val="22"/>
              </w:rPr>
              <w:t>.</w:t>
            </w:r>
            <w:r w:rsidRPr="00D02651">
              <w:rPr>
                <w:rFonts w:ascii="Aptos Narrow" w:eastAsia="Aptos Narrow" w:hAnsi="Aptos Narrow" w:cs="Aptos Narrow"/>
                <w:color w:val="000000" w:themeColor="text1"/>
                <w:sz w:val="22"/>
                <w:szCs w:val="22"/>
              </w:rPr>
              <w:t>calc_amt</w:t>
            </w:r>
          </w:p>
        </w:tc>
      </w:tr>
      <w:tr w:rsidR="002E4E0F" w:rsidRPr="000B6EEF" w14:paraId="5B1C7E46"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0DF2E862"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CUSTOMER_ID</w:t>
            </w:r>
          </w:p>
        </w:tc>
        <w:tc>
          <w:tcPr>
            <w:tcW w:w="2789" w:type="dxa"/>
            <w:tcBorders>
              <w:top w:val="single" w:sz="4" w:space="0" w:color="auto"/>
              <w:left w:val="single" w:sz="4" w:space="0" w:color="auto"/>
              <w:bottom w:val="single" w:sz="4" w:space="0" w:color="auto"/>
              <w:right w:val="single" w:sz="4" w:space="0" w:color="auto"/>
            </w:tcBorders>
          </w:tcPr>
          <w:p w14:paraId="3AC9BF29"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Client Id</w:t>
            </w:r>
          </w:p>
        </w:tc>
        <w:tc>
          <w:tcPr>
            <w:tcW w:w="4065" w:type="dxa"/>
            <w:tcBorders>
              <w:top w:val="single" w:sz="4" w:space="0" w:color="auto"/>
              <w:left w:val="single" w:sz="4" w:space="0" w:color="auto"/>
              <w:bottom w:val="single" w:sz="4" w:space="0" w:color="auto"/>
              <w:right w:val="single" w:sz="4" w:space="0" w:color="auto"/>
            </w:tcBorders>
          </w:tcPr>
          <w:p w14:paraId="68B74D47"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4A4F90">
              <w:rPr>
                <w:rFonts w:ascii="Aptos Narrow" w:eastAsia="Aptos Narrow" w:hAnsi="Aptos Narrow" w:cs="Aptos Narrow"/>
                <w:color w:val="000000" w:themeColor="text1"/>
                <w:sz w:val="22"/>
                <w:szCs w:val="22"/>
              </w:rPr>
              <w:t>per_id_nbr</w:t>
            </w:r>
          </w:p>
        </w:tc>
      </w:tr>
      <w:tr w:rsidR="002E4E0F" w:rsidRPr="000B6EEF" w14:paraId="6FA50689"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6F252954"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ORMB_GL_ENTRY</w:t>
            </w:r>
          </w:p>
        </w:tc>
        <w:tc>
          <w:tcPr>
            <w:tcW w:w="2789" w:type="dxa"/>
            <w:tcBorders>
              <w:top w:val="single" w:sz="4" w:space="0" w:color="auto"/>
              <w:left w:val="single" w:sz="4" w:space="0" w:color="auto"/>
              <w:bottom w:val="single" w:sz="4" w:space="0" w:color="auto"/>
              <w:right w:val="single" w:sz="4" w:space="0" w:color="auto"/>
            </w:tcBorders>
          </w:tcPr>
          <w:p w14:paraId="7FAF7CEA"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GL Number</w:t>
            </w:r>
          </w:p>
        </w:tc>
        <w:tc>
          <w:tcPr>
            <w:tcW w:w="4065" w:type="dxa"/>
            <w:tcBorders>
              <w:top w:val="single" w:sz="4" w:space="0" w:color="auto"/>
              <w:left w:val="single" w:sz="4" w:space="0" w:color="auto"/>
              <w:bottom w:val="single" w:sz="4" w:space="0" w:color="auto"/>
              <w:right w:val="single" w:sz="4" w:space="0" w:color="auto"/>
            </w:tcBorders>
          </w:tcPr>
          <w:p w14:paraId="0A581186" w14:textId="77777777" w:rsidR="002E4E0F" w:rsidRPr="00F378EE" w:rsidRDefault="002E4E0F" w:rsidP="00612D5F">
            <w:pPr>
              <w:pStyle w:val="BodyText"/>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CI_FT_GL.</w:t>
            </w:r>
            <w:r>
              <w:t xml:space="preserve"> </w:t>
            </w:r>
            <w:r w:rsidRPr="00AC2BEB">
              <w:rPr>
                <w:rFonts w:ascii="Aptos Narrow" w:eastAsia="Aptos Narrow" w:hAnsi="Aptos Narrow" w:cs="Aptos Narrow"/>
                <w:color w:val="000000" w:themeColor="text1"/>
                <w:sz w:val="22"/>
                <w:szCs w:val="22"/>
              </w:rPr>
              <w:t>gl_acct</w:t>
            </w:r>
          </w:p>
        </w:tc>
      </w:tr>
      <w:tr w:rsidR="002E4E0F" w:rsidRPr="000B6EEF" w14:paraId="7BF38DBD"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28F8B334"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ACCT_PERIOD</w:t>
            </w:r>
          </w:p>
        </w:tc>
        <w:tc>
          <w:tcPr>
            <w:tcW w:w="2789" w:type="dxa"/>
            <w:tcBorders>
              <w:top w:val="single" w:sz="4" w:space="0" w:color="auto"/>
              <w:left w:val="single" w:sz="4" w:space="0" w:color="auto"/>
              <w:bottom w:val="single" w:sz="4" w:space="0" w:color="auto"/>
              <w:right w:val="single" w:sz="4" w:space="0" w:color="auto"/>
            </w:tcBorders>
          </w:tcPr>
          <w:p w14:paraId="67FF8810"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Billing on (YYYYMM)</w:t>
            </w:r>
          </w:p>
        </w:tc>
        <w:tc>
          <w:tcPr>
            <w:tcW w:w="4065" w:type="dxa"/>
            <w:tcBorders>
              <w:top w:val="single" w:sz="4" w:space="0" w:color="auto"/>
              <w:left w:val="single" w:sz="4" w:space="0" w:color="auto"/>
              <w:bottom w:val="single" w:sz="4" w:space="0" w:color="auto"/>
              <w:right w:val="single" w:sz="4" w:space="0" w:color="auto"/>
            </w:tcBorders>
          </w:tcPr>
          <w:p w14:paraId="5113B42A"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672264">
              <w:rPr>
                <w:rFonts w:ascii="Aptos Narrow" w:eastAsia="Aptos Narrow" w:hAnsi="Aptos Narrow" w:cs="Aptos Narrow"/>
                <w:color w:val="000000" w:themeColor="text1"/>
                <w:sz w:val="22"/>
                <w:szCs w:val="22"/>
              </w:rPr>
              <w:t>To_char(sysdate, 'YYYYMM')</w:t>
            </w:r>
          </w:p>
        </w:tc>
      </w:tr>
      <w:tr w:rsidR="002E4E0F" w:rsidRPr="000B6EEF" w14:paraId="70E47422" w14:textId="77777777" w:rsidTr="00612D5F">
        <w:trPr>
          <w:trHeight w:val="292"/>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49918DBC"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UNIT_OF_MEASURE</w:t>
            </w:r>
          </w:p>
        </w:tc>
        <w:tc>
          <w:tcPr>
            <w:tcW w:w="2789" w:type="dxa"/>
            <w:tcBorders>
              <w:top w:val="single" w:sz="4" w:space="0" w:color="auto"/>
              <w:left w:val="single" w:sz="4" w:space="0" w:color="auto"/>
              <w:bottom w:val="single" w:sz="4" w:space="0" w:color="auto"/>
              <w:right w:val="single" w:sz="4" w:space="0" w:color="auto"/>
            </w:tcBorders>
          </w:tcPr>
          <w:p w14:paraId="6FF74BB9" w14:textId="77777777" w:rsidR="002E4E0F" w:rsidRPr="00F378EE" w:rsidRDefault="002E4E0F" w:rsidP="00612D5F">
            <w:pPr>
              <w:pStyle w:val="BodyText"/>
              <w:rPr>
                <w:rFonts w:ascii="Aptos Narrow" w:eastAsia="Aptos Narrow" w:hAnsi="Aptos Narrow" w:cs="Aptos Narrow"/>
                <w:color w:val="000000" w:themeColor="text1"/>
                <w:sz w:val="22"/>
                <w:szCs w:val="22"/>
              </w:rPr>
            </w:pPr>
            <w:r w:rsidRPr="00F378EE">
              <w:rPr>
                <w:rFonts w:ascii="Aptos Narrow" w:eastAsia="Aptos Narrow" w:hAnsi="Aptos Narrow" w:cs="Aptos Narrow"/>
                <w:color w:val="000000" w:themeColor="text1"/>
                <w:sz w:val="22"/>
                <w:szCs w:val="22"/>
              </w:rPr>
              <w:t>UOM</w:t>
            </w:r>
          </w:p>
        </w:tc>
        <w:tc>
          <w:tcPr>
            <w:tcW w:w="4065" w:type="dxa"/>
            <w:tcBorders>
              <w:top w:val="single" w:sz="4" w:space="0" w:color="auto"/>
              <w:left w:val="single" w:sz="4" w:space="0" w:color="auto"/>
              <w:bottom w:val="single" w:sz="4" w:space="0" w:color="auto"/>
              <w:right w:val="single" w:sz="4" w:space="0" w:color="auto"/>
            </w:tcBorders>
          </w:tcPr>
          <w:p w14:paraId="7D20DDA8" w14:textId="77777777" w:rsidR="002E4E0F" w:rsidRPr="00F378EE" w:rsidRDefault="002E4E0F" w:rsidP="00612D5F">
            <w:pPr>
              <w:pStyle w:val="BodyText"/>
              <w:rPr>
                <w:rFonts w:ascii="Aptos Narrow" w:eastAsia="Aptos Narrow" w:hAnsi="Aptos Narrow" w:cs="Aptos Narrow"/>
                <w:color w:val="000000" w:themeColor="text1"/>
                <w:sz w:val="22"/>
                <w:szCs w:val="22"/>
              </w:rPr>
            </w:pPr>
          </w:p>
        </w:tc>
      </w:tr>
      <w:tr w:rsidR="00750FFC" w:rsidRPr="000B6EEF" w14:paraId="1526A933" w14:textId="77777777" w:rsidTr="00612D5F">
        <w:trPr>
          <w:trHeight w:val="292"/>
          <w:ins w:id="2261" w:author="Anup Nair" w:date="2025-10-24T00:43:00Z"/>
        </w:trPr>
        <w:tc>
          <w:tcPr>
            <w:tcW w:w="1810" w:type="dxa"/>
            <w:tcBorders>
              <w:top w:val="single" w:sz="4" w:space="0" w:color="auto"/>
              <w:left w:val="single" w:sz="4" w:space="0" w:color="auto"/>
              <w:bottom w:val="single" w:sz="4" w:space="0" w:color="auto"/>
              <w:right w:val="single" w:sz="4" w:space="0" w:color="auto"/>
            </w:tcBorders>
            <w:shd w:val="clear" w:color="auto" w:fill="FFFFFF"/>
            <w:vAlign w:val="center"/>
          </w:tcPr>
          <w:p w14:paraId="417C70F1" w14:textId="5C5E9C83" w:rsidR="00750FFC" w:rsidRPr="00F378EE" w:rsidRDefault="007058A3" w:rsidP="00612D5F">
            <w:pPr>
              <w:pStyle w:val="BodyText"/>
              <w:rPr>
                <w:ins w:id="2262" w:author="Anup Nair" w:date="2025-10-24T00:43:00Z" w16du:dateUtc="2025-10-24T04:43:00Z"/>
                <w:rFonts w:ascii="Aptos Narrow" w:eastAsia="Aptos Narrow" w:hAnsi="Aptos Narrow" w:cs="Aptos Narrow"/>
                <w:color w:val="000000" w:themeColor="text1"/>
                <w:sz w:val="22"/>
                <w:szCs w:val="22"/>
              </w:rPr>
            </w:pPr>
            <w:ins w:id="2263" w:author="Anup Nair" w:date="2025-10-24T01:13:00Z" w16du:dateUtc="2025-10-24T05:13:00Z">
              <w:r>
                <w:rPr>
                  <w:rFonts w:ascii="Aptos Narrow" w:eastAsia="Aptos Narrow" w:hAnsi="Aptos Narrow" w:cs="Aptos Narrow"/>
                  <w:color w:val="000000" w:themeColor="text1"/>
                  <w:sz w:val="22"/>
                  <w:szCs w:val="22"/>
                </w:rPr>
                <w:t>INVOICE_STATUS</w:t>
              </w:r>
            </w:ins>
          </w:p>
        </w:tc>
        <w:tc>
          <w:tcPr>
            <w:tcW w:w="2789" w:type="dxa"/>
            <w:tcBorders>
              <w:top w:val="single" w:sz="4" w:space="0" w:color="auto"/>
              <w:left w:val="single" w:sz="4" w:space="0" w:color="auto"/>
              <w:bottom w:val="single" w:sz="4" w:space="0" w:color="auto"/>
              <w:right w:val="single" w:sz="4" w:space="0" w:color="auto"/>
            </w:tcBorders>
          </w:tcPr>
          <w:p w14:paraId="5E059A80" w14:textId="4F60A492" w:rsidR="00750FFC" w:rsidRPr="00F378EE" w:rsidRDefault="007058A3" w:rsidP="00612D5F">
            <w:pPr>
              <w:pStyle w:val="BodyText"/>
              <w:rPr>
                <w:ins w:id="2264" w:author="Anup Nair" w:date="2025-10-24T00:43:00Z" w16du:dateUtc="2025-10-24T04:43:00Z"/>
                <w:rFonts w:ascii="Aptos Narrow" w:eastAsia="Aptos Narrow" w:hAnsi="Aptos Narrow" w:cs="Aptos Narrow"/>
                <w:color w:val="000000" w:themeColor="text1"/>
                <w:sz w:val="22"/>
                <w:szCs w:val="22"/>
              </w:rPr>
            </w:pPr>
            <w:ins w:id="2265" w:author="Anup Nair" w:date="2025-10-24T01:14:00Z" w16du:dateUtc="2025-10-24T05:14:00Z">
              <w:r>
                <w:rPr>
                  <w:rFonts w:ascii="Aptos Narrow" w:eastAsia="Aptos Narrow" w:hAnsi="Aptos Narrow" w:cs="Aptos Narrow"/>
                  <w:color w:val="000000" w:themeColor="text1"/>
                  <w:sz w:val="22"/>
                  <w:szCs w:val="22"/>
                </w:rPr>
                <w:t>Derived</w:t>
              </w:r>
              <w:r w:rsidR="00ED62C4">
                <w:rPr>
                  <w:rFonts w:ascii="Aptos Narrow" w:eastAsia="Aptos Narrow" w:hAnsi="Aptos Narrow" w:cs="Aptos Narrow"/>
                  <w:color w:val="000000" w:themeColor="text1"/>
                  <w:sz w:val="22"/>
                  <w:szCs w:val="22"/>
                </w:rPr>
                <w:t xml:space="preserve"> (Finalized or Cancel</w:t>
              </w:r>
            </w:ins>
            <w:ins w:id="2266" w:author="Anup Nair" w:date="2025-10-24T01:15:00Z" w16du:dateUtc="2025-10-24T05:15:00Z">
              <w:r w:rsidR="00ED62C4">
                <w:rPr>
                  <w:rFonts w:ascii="Aptos Narrow" w:eastAsia="Aptos Narrow" w:hAnsi="Aptos Narrow" w:cs="Aptos Narrow"/>
                  <w:color w:val="000000" w:themeColor="text1"/>
                  <w:sz w:val="22"/>
                  <w:szCs w:val="22"/>
                </w:rPr>
                <w:t>led</w:t>
              </w:r>
            </w:ins>
            <w:ins w:id="2267" w:author="Anup Nair" w:date="2025-10-24T01:14:00Z" w16du:dateUtc="2025-10-24T05:14:00Z">
              <w:r w:rsidR="00ED62C4">
                <w:rPr>
                  <w:rFonts w:ascii="Aptos Narrow" w:eastAsia="Aptos Narrow" w:hAnsi="Aptos Narrow" w:cs="Aptos Narrow"/>
                  <w:color w:val="000000" w:themeColor="text1"/>
                  <w:sz w:val="22"/>
                  <w:szCs w:val="22"/>
                </w:rPr>
                <w:t>)</w:t>
              </w:r>
            </w:ins>
          </w:p>
        </w:tc>
        <w:tc>
          <w:tcPr>
            <w:tcW w:w="4065" w:type="dxa"/>
            <w:tcBorders>
              <w:top w:val="single" w:sz="4" w:space="0" w:color="auto"/>
              <w:left w:val="single" w:sz="4" w:space="0" w:color="auto"/>
              <w:bottom w:val="single" w:sz="4" w:space="0" w:color="auto"/>
              <w:right w:val="single" w:sz="4" w:space="0" w:color="auto"/>
            </w:tcBorders>
          </w:tcPr>
          <w:p w14:paraId="51F1AF23" w14:textId="77777777" w:rsidR="00750FFC" w:rsidRDefault="00F83479" w:rsidP="00612D5F">
            <w:pPr>
              <w:pStyle w:val="BodyText"/>
              <w:rPr>
                <w:ins w:id="2268" w:author="Anup Nair" w:date="2025-10-24T01:14:00Z" w16du:dateUtc="2025-10-24T05:14:00Z"/>
                <w:rFonts w:ascii="Aptos Narrow" w:eastAsia="Aptos Narrow" w:hAnsi="Aptos Narrow" w:cs="Aptos Narrow"/>
                <w:color w:val="000000" w:themeColor="text1"/>
                <w:sz w:val="22"/>
                <w:szCs w:val="22"/>
              </w:rPr>
            </w:pPr>
            <w:ins w:id="2269" w:author="Anup Nair" w:date="2025-10-24T01:14:00Z" w16du:dateUtc="2025-10-24T05:14:00Z">
              <w:r>
                <w:rPr>
                  <w:rFonts w:ascii="Aptos Narrow" w:eastAsia="Aptos Narrow" w:hAnsi="Aptos Narrow" w:cs="Aptos Narrow"/>
                  <w:color w:val="000000" w:themeColor="text1"/>
                  <w:sz w:val="22"/>
                  <w:szCs w:val="22"/>
                </w:rPr>
                <w:t>If bill is completed then ‘F’</w:t>
              </w:r>
            </w:ins>
          </w:p>
          <w:p w14:paraId="18050F3F" w14:textId="58E6B9C5" w:rsidR="00F83479" w:rsidRPr="00F378EE" w:rsidRDefault="005465C2" w:rsidP="00612D5F">
            <w:pPr>
              <w:pStyle w:val="BodyText"/>
              <w:rPr>
                <w:ins w:id="2270" w:author="Anup Nair" w:date="2025-10-24T00:43:00Z" w16du:dateUtc="2025-10-24T04:43:00Z"/>
                <w:rFonts w:ascii="Aptos Narrow" w:eastAsia="Aptos Narrow" w:hAnsi="Aptos Narrow" w:cs="Aptos Narrow"/>
                <w:color w:val="000000" w:themeColor="text1"/>
                <w:sz w:val="22"/>
                <w:szCs w:val="22"/>
              </w:rPr>
            </w:pPr>
            <w:ins w:id="2271" w:author="Anup Nair" w:date="2025-10-24T01:14:00Z" w16du:dateUtc="2025-10-24T05:14:00Z">
              <w:r>
                <w:rPr>
                  <w:rFonts w:ascii="Aptos Narrow" w:eastAsia="Aptos Narrow" w:hAnsi="Aptos Narrow" w:cs="Aptos Narrow"/>
                  <w:color w:val="000000" w:themeColor="text1"/>
                  <w:sz w:val="22"/>
                  <w:szCs w:val="22"/>
                </w:rPr>
                <w:t xml:space="preserve">If bill is </w:t>
              </w:r>
            </w:ins>
            <w:ins w:id="2272" w:author="Anup Nair" w:date="2025-10-24T01:15:00Z" w16du:dateUtc="2025-10-24T05:15:00Z">
              <w:r w:rsidR="00ED62C4">
                <w:rPr>
                  <w:rFonts w:ascii="Aptos Narrow" w:eastAsia="Aptos Narrow" w:hAnsi="Aptos Narrow" w:cs="Aptos Narrow"/>
                  <w:color w:val="000000" w:themeColor="text1"/>
                  <w:sz w:val="22"/>
                  <w:szCs w:val="22"/>
                </w:rPr>
                <w:t>cancelled,</w:t>
              </w:r>
            </w:ins>
            <w:ins w:id="2273" w:author="Anup Nair" w:date="2025-10-24T01:14:00Z" w16du:dateUtc="2025-10-24T05:14:00Z">
              <w:r w:rsidR="00ED62C4">
                <w:rPr>
                  <w:rFonts w:ascii="Aptos Narrow" w:eastAsia="Aptos Narrow" w:hAnsi="Aptos Narrow" w:cs="Aptos Narrow"/>
                  <w:color w:val="000000" w:themeColor="text1"/>
                  <w:sz w:val="22"/>
                  <w:szCs w:val="22"/>
                </w:rPr>
                <w:t xml:space="preserve"> then ‘C’</w:t>
              </w:r>
            </w:ins>
          </w:p>
        </w:tc>
      </w:tr>
    </w:tbl>
    <w:p w14:paraId="0748312B" w14:textId="77777777" w:rsidR="002E4E0F" w:rsidRDefault="002E4E0F" w:rsidP="002E4E0F">
      <w:pPr>
        <w:pStyle w:val="BodyText"/>
      </w:pPr>
    </w:p>
    <w:p w14:paraId="09033B35" w14:textId="77777777" w:rsidR="002E4E0F" w:rsidRPr="002E4E0F" w:rsidRDefault="002E4E0F" w:rsidP="002E4E0F">
      <w:pPr>
        <w:pStyle w:val="BodyText"/>
      </w:pPr>
    </w:p>
    <w:p w14:paraId="03E8CB3E" w14:textId="0963702A" w:rsidR="00A40465" w:rsidRDefault="00A40465" w:rsidP="006A23F6">
      <w:pPr>
        <w:pStyle w:val="Heading3"/>
      </w:pPr>
      <w:r>
        <w:t>Query –</w:t>
      </w:r>
    </w:p>
    <w:p w14:paraId="13CF063C" w14:textId="10403041" w:rsidR="00A40465" w:rsidRDefault="006539BD" w:rsidP="00A40465">
      <w:pPr>
        <w:pStyle w:val="BodyText"/>
      </w:pPr>
      <w:r>
        <w:t>Sample query for above extract –</w:t>
      </w:r>
    </w:p>
    <w:p w14:paraId="36597A1A" w14:textId="77777777" w:rsidR="00B001FE" w:rsidRDefault="00B001FE" w:rsidP="00B001FE">
      <w:pPr>
        <w:pStyle w:val="BodyText"/>
        <w:spacing w:before="0" w:after="0"/>
      </w:pPr>
      <w:r>
        <w:t>-- transactions from GCP</w:t>
      </w:r>
    </w:p>
    <w:p w14:paraId="21AE0021" w14:textId="77777777" w:rsidR="00B001FE" w:rsidRDefault="00B001FE" w:rsidP="00B001FE">
      <w:pPr>
        <w:pStyle w:val="BodyText"/>
        <w:spacing w:before="0" w:after="0"/>
      </w:pPr>
      <w:r>
        <w:t>select txndtl.UDF_CHAR_6 AS ID,</w:t>
      </w:r>
    </w:p>
    <w:p w14:paraId="2B47ACCF" w14:textId="77777777" w:rsidR="00B001FE" w:rsidRDefault="00B001FE" w:rsidP="00B001FE">
      <w:pPr>
        <w:pStyle w:val="BodyText"/>
        <w:spacing w:before="0" w:after="0"/>
      </w:pPr>
      <w:r>
        <w:t>txndtl.UDF_CHAR_7 AS BILL_GRP,</w:t>
      </w:r>
    </w:p>
    <w:p w14:paraId="77BD4B3A" w14:textId="77777777" w:rsidR="00B001FE" w:rsidRDefault="00B001FE" w:rsidP="00B001FE">
      <w:pPr>
        <w:pStyle w:val="BodyText"/>
        <w:spacing w:before="0" w:after="0"/>
      </w:pPr>
      <w:r>
        <w:t>txndtl.UDF_CHAR_3 AS CARRIER,</w:t>
      </w:r>
    </w:p>
    <w:p w14:paraId="33FBDB98" w14:textId="77777777" w:rsidR="00B001FE" w:rsidRDefault="00B001FE" w:rsidP="00B001FE">
      <w:pPr>
        <w:pStyle w:val="BodyText"/>
        <w:spacing w:before="0" w:after="0"/>
      </w:pPr>
      <w:r>
        <w:t>txndtl.UDF_CHAR_4 AS ACCOUNT,</w:t>
      </w:r>
    </w:p>
    <w:p w14:paraId="602422DE" w14:textId="77777777" w:rsidR="00B001FE" w:rsidRDefault="00B001FE" w:rsidP="00B001FE">
      <w:pPr>
        <w:pStyle w:val="BodyText"/>
        <w:spacing w:before="0" w:after="0"/>
      </w:pPr>
      <w:r>
        <w:t>txndtl.UDF_CHAR_5 AS GRP,</w:t>
      </w:r>
    </w:p>
    <w:p w14:paraId="655A97E1" w14:textId="77777777" w:rsidR="00B001FE" w:rsidRDefault="00B001FE" w:rsidP="00B001FE">
      <w:pPr>
        <w:pStyle w:val="BodyText"/>
        <w:spacing w:before="0" w:after="0"/>
      </w:pPr>
      <w:r>
        <w:t>to_char(txndtl.TXN_DTTM, 'YYYYMMDD') AS CHG_START_DT,</w:t>
      </w:r>
    </w:p>
    <w:p w14:paraId="5F818EE5" w14:textId="77777777" w:rsidR="00B001FE" w:rsidRDefault="00B001FE" w:rsidP="00B001FE">
      <w:pPr>
        <w:pStyle w:val="BodyText"/>
        <w:spacing w:before="0" w:after="0"/>
      </w:pPr>
      <w:r>
        <w:t>to_char(to_date(txndtl.UDF_CHAR_11, 'YYYY-MM-DD'),'YYYYMMDD') AS CHG_END_DT,</w:t>
      </w:r>
    </w:p>
    <w:p w14:paraId="0853C036" w14:textId="77777777" w:rsidR="00B001FE" w:rsidRDefault="00B001FE" w:rsidP="00B001FE">
      <w:pPr>
        <w:pStyle w:val="BodyText"/>
        <w:spacing w:before="0" w:after="0"/>
      </w:pPr>
      <w:r>
        <w:t>txndtl.UDF_CHAR_12 AS MATERIAL,</w:t>
      </w:r>
    </w:p>
    <w:p w14:paraId="10018301" w14:textId="77777777" w:rsidR="00B001FE" w:rsidRDefault="00B001FE" w:rsidP="00B001FE">
      <w:pPr>
        <w:pStyle w:val="BodyText"/>
        <w:spacing w:before="0" w:after="0"/>
      </w:pPr>
      <w:r>
        <w:t>txndtl.UDF_CHAR_8 AS CHARGE_TYPE ,</w:t>
      </w:r>
    </w:p>
    <w:p w14:paraId="250B775C" w14:textId="77777777" w:rsidR="00B001FE" w:rsidRDefault="00B001FE" w:rsidP="00B001FE">
      <w:pPr>
        <w:pStyle w:val="BodyText"/>
        <w:spacing w:before="0" w:after="0"/>
      </w:pPr>
      <w:r>
        <w:t>txndtl.TXN_AMT AS AMOUNT ,</w:t>
      </w:r>
    </w:p>
    <w:p w14:paraId="43EECE87" w14:textId="77777777" w:rsidR="00B001FE" w:rsidRDefault="00B001FE" w:rsidP="00B001FE">
      <w:pPr>
        <w:pStyle w:val="BodyText"/>
        <w:spacing w:before="0" w:after="0"/>
      </w:pPr>
      <w:r>
        <w:t>txndtl.TXN_VOL AS COUNT,</w:t>
      </w:r>
    </w:p>
    <w:p w14:paraId="3B75DD2C" w14:textId="77777777" w:rsidR="00B001FE" w:rsidRDefault="00B001FE" w:rsidP="00B001FE">
      <w:pPr>
        <w:pStyle w:val="BodyText"/>
        <w:spacing w:before="0" w:after="0"/>
      </w:pPr>
      <w:r>
        <w:t>txndtl.UDF_CHAR_9 AS NOTE ,</w:t>
      </w:r>
    </w:p>
    <w:p w14:paraId="33B2A971" w14:textId="77777777" w:rsidR="00B001FE" w:rsidRDefault="00B001FE" w:rsidP="00B001FE">
      <w:pPr>
        <w:pStyle w:val="BodyText"/>
        <w:spacing w:before="0" w:after="0"/>
      </w:pPr>
      <w:r>
        <w:t xml:space="preserve">txndtl.UDF_CHAR_13 AS SOURCE_SYSTEM, </w:t>
      </w:r>
    </w:p>
    <w:p w14:paraId="681B2053" w14:textId="77777777" w:rsidR="00B001FE" w:rsidRDefault="00B001FE" w:rsidP="00B001FE">
      <w:pPr>
        <w:pStyle w:val="BodyText"/>
        <w:spacing w:before="0" w:after="0"/>
      </w:pPr>
      <w:r>
        <w:t>bill.complete_dttm AS INVOICE_DT,</w:t>
      </w:r>
    </w:p>
    <w:p w14:paraId="73B40CE8" w14:textId="77777777" w:rsidR="00B001FE" w:rsidRDefault="00B001FE" w:rsidP="00B001FE">
      <w:pPr>
        <w:pStyle w:val="BodyText"/>
        <w:spacing w:before="0" w:after="0"/>
      </w:pPr>
      <w:r>
        <w:t>bill.bill_id as INVOICE_NUMBER,</w:t>
      </w:r>
    </w:p>
    <w:p w14:paraId="5D600AAE" w14:textId="77777777" w:rsidR="00B001FE" w:rsidRDefault="00B001FE" w:rsidP="00B001FE">
      <w:pPr>
        <w:pStyle w:val="BodyText"/>
        <w:spacing w:before="0" w:after="0"/>
      </w:pPr>
      <w:r>
        <w:t>calc.calc_amt AS INVOICE_AMT,</w:t>
      </w:r>
    </w:p>
    <w:p w14:paraId="48868C5A" w14:textId="77777777" w:rsidR="00B001FE" w:rsidRDefault="00B001FE" w:rsidP="00B001FE">
      <w:pPr>
        <w:pStyle w:val="BodyText"/>
        <w:spacing w:before="0" w:after="0"/>
      </w:pPr>
      <w:r>
        <w:t>perid.per_id_nbr AS CLIENT_ID,</w:t>
      </w:r>
    </w:p>
    <w:p w14:paraId="6CC33C0C" w14:textId="77777777" w:rsidR="00B001FE" w:rsidRDefault="00B001FE" w:rsidP="00B001FE">
      <w:pPr>
        <w:pStyle w:val="BodyText"/>
        <w:spacing w:before="0" w:after="0"/>
      </w:pPr>
      <w:r>
        <w:t>ftgl.gl_acct as ORMB_GL_ENTRY,</w:t>
      </w:r>
    </w:p>
    <w:p w14:paraId="18E39305" w14:textId="77777777" w:rsidR="00B001FE" w:rsidRDefault="00B001FE" w:rsidP="00B001FE">
      <w:pPr>
        <w:pStyle w:val="BodyText"/>
        <w:spacing w:before="0" w:after="0"/>
      </w:pPr>
      <w:r>
        <w:t>To_char(sysdate, 'YYYYMM') as acct_period,</w:t>
      </w:r>
    </w:p>
    <w:p w14:paraId="6D8BE7A0" w14:textId="5DB28C62" w:rsidR="00B001FE" w:rsidRDefault="00B001FE" w:rsidP="00B001FE">
      <w:pPr>
        <w:pStyle w:val="BodyText"/>
        <w:spacing w:before="0" w:after="0"/>
        <w:rPr>
          <w:ins w:id="2274" w:author="Anup Nair" w:date="2025-10-24T01:23:00Z" w16du:dateUtc="2025-10-24T05:23:00Z"/>
        </w:rPr>
      </w:pPr>
      <w:r>
        <w:t>pchar.char_val AS UOM</w:t>
      </w:r>
      <w:ins w:id="2275" w:author="Anup Nair" w:date="2025-10-24T01:24:00Z" w16du:dateUtc="2025-10-24T05:24:00Z">
        <w:r w:rsidR="00615EF3">
          <w:t>,</w:t>
        </w:r>
      </w:ins>
    </w:p>
    <w:p w14:paraId="51E0223B" w14:textId="77777777" w:rsidR="00F5520B" w:rsidRDefault="00F5520B">
      <w:pPr>
        <w:pStyle w:val="BodyText"/>
        <w:spacing w:before="0" w:after="0"/>
        <w:rPr>
          <w:ins w:id="2276" w:author="Anup Nair" w:date="2025-11-02T02:09:00Z" w16du:dateUtc="2025-11-02T07:09:00Z"/>
        </w:rPr>
        <w:pPrChange w:id="2277" w:author="Anup Nair" w:date="2025-11-02T02:09:00Z" w16du:dateUtc="2025-11-02T07:09:00Z">
          <w:pPr>
            <w:pStyle w:val="BodyText"/>
          </w:pPr>
        </w:pPrChange>
      </w:pPr>
      <w:ins w:id="2278" w:author="Anup Nair" w:date="2025-11-02T02:09:00Z" w16du:dateUtc="2025-11-02T07:09:00Z">
        <w:r>
          <w:t>CASE WHEN ft.FT_TYPE_FLG = 'BS' THEN 'F'</w:t>
        </w:r>
      </w:ins>
    </w:p>
    <w:p w14:paraId="1E8E165D" w14:textId="77777777" w:rsidR="00F5520B" w:rsidRDefault="00F5520B">
      <w:pPr>
        <w:pStyle w:val="BodyText"/>
        <w:spacing w:before="0" w:after="0"/>
        <w:rPr>
          <w:ins w:id="2279" w:author="Anup Nair" w:date="2025-11-02T02:09:00Z" w16du:dateUtc="2025-11-02T07:09:00Z"/>
        </w:rPr>
        <w:pPrChange w:id="2280" w:author="Anup Nair" w:date="2025-11-02T02:09:00Z" w16du:dateUtc="2025-11-02T07:09:00Z">
          <w:pPr>
            <w:pStyle w:val="BodyText"/>
          </w:pPr>
        </w:pPrChange>
      </w:pPr>
      <w:ins w:id="2281" w:author="Anup Nair" w:date="2025-11-02T02:09:00Z" w16du:dateUtc="2025-11-02T07:09:00Z">
        <w:r>
          <w:t>ELSE WHEN ft.FT_TYPE_FLG = 'BX' THEN 'C'</w:t>
        </w:r>
      </w:ins>
    </w:p>
    <w:p w14:paraId="4BFCBAF6" w14:textId="77777777" w:rsidR="00F5520B" w:rsidRDefault="00F5520B">
      <w:pPr>
        <w:pStyle w:val="BodyText"/>
        <w:spacing w:before="0" w:after="0"/>
        <w:rPr>
          <w:ins w:id="2282" w:author="Anup Nair" w:date="2025-11-02T02:09:00Z" w16du:dateUtc="2025-11-02T07:09:00Z"/>
        </w:rPr>
        <w:pPrChange w:id="2283" w:author="Anup Nair" w:date="2025-11-02T02:09:00Z" w16du:dateUtc="2025-11-02T07:09:00Z">
          <w:pPr>
            <w:pStyle w:val="BodyText"/>
          </w:pPr>
        </w:pPrChange>
      </w:pPr>
      <w:ins w:id="2284" w:author="Anup Nair" w:date="2025-11-02T02:09:00Z" w16du:dateUtc="2025-11-02T07:09:00Z">
        <w:r>
          <w:t>ELSE ''</w:t>
        </w:r>
      </w:ins>
    </w:p>
    <w:p w14:paraId="74E76994" w14:textId="399D4CA7" w:rsidR="00F520D9" w:rsidRDefault="00F5520B" w:rsidP="00B001FE">
      <w:pPr>
        <w:pStyle w:val="BodyText"/>
        <w:spacing w:before="0" w:after="0"/>
        <w:rPr>
          <w:del w:id="2285" w:author="Anup Nair" w:date="2025-11-02T02:09:00Z" w16du:dateUtc="2025-11-02T07:09:00Z"/>
        </w:rPr>
      </w:pPr>
      <w:ins w:id="2286" w:author="Anup Nair" w:date="2025-11-02T02:09:00Z" w16du:dateUtc="2025-11-02T07:09:00Z">
        <w:r>
          <w:t>END</w:t>
        </w:r>
      </w:ins>
      <w:ins w:id="2287" w:author="Anup Nair" w:date="2025-10-24T01:23:00Z" w16du:dateUtc="2025-10-24T05:23:00Z">
        <w:r w:rsidR="005D7C3D">
          <w:t xml:space="preserve"> AS </w:t>
        </w:r>
        <w:r w:rsidR="00615EF3">
          <w:t>INVOICE_STA</w:t>
        </w:r>
      </w:ins>
      <w:ins w:id="2288" w:author="Anup Nair" w:date="2025-10-24T01:24:00Z" w16du:dateUtc="2025-10-24T05:24:00Z">
        <w:r w:rsidR="00615EF3">
          <w:t>TUS</w:t>
        </w:r>
      </w:ins>
    </w:p>
    <w:p w14:paraId="37DA4746" w14:textId="77777777" w:rsidR="00F5520B" w:rsidRDefault="00F5520B" w:rsidP="00F5520B">
      <w:pPr>
        <w:pStyle w:val="BodyText"/>
        <w:spacing w:before="0" w:after="0"/>
        <w:rPr>
          <w:ins w:id="2289" w:author="Anup Nair" w:date="2025-11-02T02:09:00Z" w16du:dateUtc="2025-11-02T07:09:00Z"/>
        </w:rPr>
      </w:pPr>
    </w:p>
    <w:p w14:paraId="2B41E9E6" w14:textId="77777777" w:rsidR="00B001FE" w:rsidRDefault="00B001FE" w:rsidP="00B001FE">
      <w:pPr>
        <w:pStyle w:val="BodyText"/>
        <w:spacing w:before="0" w:after="0"/>
      </w:pPr>
      <w:r>
        <w:t xml:space="preserve">from F1_GEN_PROC proc </w:t>
      </w:r>
    </w:p>
    <w:p w14:paraId="1AB6F14D" w14:textId="77777777" w:rsidR="00B001FE" w:rsidRDefault="00B001FE" w:rsidP="00B001FE">
      <w:pPr>
        <w:pStyle w:val="BodyText"/>
        <w:spacing w:before="0" w:after="0"/>
      </w:pPr>
      <w:r>
        <w:t>join ci_bill bill on bill.bill_id = proc.pk_value2</w:t>
      </w:r>
    </w:p>
    <w:p w14:paraId="7753DB28" w14:textId="77777777" w:rsidR="00B001FE" w:rsidRDefault="00B001FE" w:rsidP="00B001FE">
      <w:pPr>
        <w:pStyle w:val="BodyText"/>
        <w:spacing w:before="0" w:after="0"/>
      </w:pPr>
      <w:r>
        <w:t xml:space="preserve">join ci_bseg bseg on bseg.bill_id = bill.bill_id </w:t>
      </w:r>
    </w:p>
    <w:p w14:paraId="670B729C" w14:textId="77777777" w:rsidR="00B001FE" w:rsidRDefault="00B001FE" w:rsidP="00B001FE">
      <w:pPr>
        <w:pStyle w:val="BodyText"/>
        <w:spacing w:before="0" w:after="0"/>
      </w:pPr>
      <w:r>
        <w:t>JOIN ci_bseg_calc calc ON bseg.bseg_id = calc.bseg_id</w:t>
      </w:r>
    </w:p>
    <w:p w14:paraId="3D38A5DC" w14:textId="77777777" w:rsidR="00B001FE" w:rsidRDefault="00B001FE" w:rsidP="00B001FE">
      <w:pPr>
        <w:pStyle w:val="BodyText"/>
        <w:spacing w:before="0" w:after="0"/>
      </w:pPr>
      <w:r>
        <w:t>Join ci_bill_chg bchg on bchg.billable_chg_id = calc.billable_chg_id</w:t>
      </w:r>
    </w:p>
    <w:p w14:paraId="413FC4EF" w14:textId="77777777" w:rsidR="00B001FE" w:rsidRDefault="00B001FE" w:rsidP="00B001FE">
      <w:pPr>
        <w:pStyle w:val="BodyText"/>
        <w:spacing w:before="0" w:after="0"/>
      </w:pPr>
      <w:r>
        <w:t xml:space="preserve">join ci_txn_dtl_pritm tpritm on tpritm.billable_chg_id = bchg.billable_chg_id and bchg.priceitem_cd = tpritm.initial_price_item_cd </w:t>
      </w:r>
    </w:p>
    <w:p w14:paraId="4672E0C3" w14:textId="77777777" w:rsidR="00B001FE" w:rsidRDefault="00B001FE" w:rsidP="00B001FE">
      <w:pPr>
        <w:pStyle w:val="BodyText"/>
        <w:spacing w:before="0" w:after="0"/>
      </w:pPr>
      <w:r>
        <w:t>join ci_txn_detail txndtl on tpritm.txn_detail_id = txndtl.txn_detail_id</w:t>
      </w:r>
    </w:p>
    <w:p w14:paraId="40256DCF" w14:textId="77777777" w:rsidR="00B001FE" w:rsidRDefault="00B001FE" w:rsidP="00B001FE">
      <w:pPr>
        <w:pStyle w:val="BodyText"/>
        <w:spacing w:before="0" w:after="0"/>
      </w:pPr>
      <w:r>
        <w:t>left join ci_priceitem_char pchar on pchar.priceitem_cd = bchg.priceitem_cd and pchar.char_type_cd = 'CMUOMREP'</w:t>
      </w:r>
    </w:p>
    <w:p w14:paraId="76F27749" w14:textId="77777777" w:rsidR="00B001FE" w:rsidRDefault="00B001FE" w:rsidP="00B001FE">
      <w:pPr>
        <w:pStyle w:val="BodyText"/>
        <w:spacing w:before="0" w:after="0"/>
      </w:pPr>
      <w:r>
        <w:t>LEFT JOIN ci_per_id perid ON bchg.pa_per_id = perid.per_id AND perid.prim_sw = 'Y'</w:t>
      </w:r>
    </w:p>
    <w:p w14:paraId="4ED72A99" w14:textId="2ABD705B" w:rsidR="00B001FE" w:rsidRDefault="00B001FE" w:rsidP="00B001FE">
      <w:pPr>
        <w:pStyle w:val="BodyText"/>
        <w:spacing w:before="0" w:after="0"/>
      </w:pPr>
      <w:r>
        <w:t>LEFT join ci_ft ft on ft.sibling_id = bseg.bseg_id</w:t>
      </w:r>
      <w:ins w:id="2290" w:author="Anup Nair" w:date="2025-11-02T02:10:00Z" w16du:dateUtc="2025-11-02T07:10:00Z">
        <w:r w:rsidR="00D63041">
          <w:t xml:space="preserve"> </w:t>
        </w:r>
        <w:r w:rsidR="00D63041" w:rsidRPr="00D63041">
          <w:t>and ft.FT_TYPE_FLG =</w:t>
        </w:r>
        <w:r w:rsidR="00D63041">
          <w:t xml:space="preserve"> proc</w:t>
        </w:r>
      </w:ins>
      <w:ins w:id="2291" w:author="Anup Nair" w:date="2025-11-02T02:11:00Z" w16du:dateUtc="2025-11-02T07:11:00Z">
        <w:r w:rsidR="00D63041">
          <w:t>.PK_VALUE4</w:t>
        </w:r>
      </w:ins>
    </w:p>
    <w:p w14:paraId="2F8A0BD2" w14:textId="77777777" w:rsidR="00B001FE" w:rsidRDefault="00B001FE" w:rsidP="00B001FE">
      <w:pPr>
        <w:pStyle w:val="BodyText"/>
        <w:spacing w:before="0" w:after="0"/>
      </w:pPr>
      <w:r>
        <w:t>LEFT join ci_ft_gl ftgl on ftgl.ft_id = ft.ft_id and ftgl.dst_id = 'REV'</w:t>
      </w:r>
    </w:p>
    <w:p w14:paraId="5DF441C4" w14:textId="77777777" w:rsidR="00B001FE" w:rsidRDefault="00B001FE" w:rsidP="00B001FE">
      <w:pPr>
        <w:pStyle w:val="BodyText"/>
        <w:spacing w:before="0" w:after="0"/>
      </w:pPr>
      <w:r>
        <w:t>where bill.acct_id in (</w:t>
      </w:r>
    </w:p>
    <w:p w14:paraId="7E8BEB2B" w14:textId="77777777" w:rsidR="00B001FE" w:rsidRDefault="00B001FE" w:rsidP="00B001FE">
      <w:pPr>
        <w:pStyle w:val="BodyText"/>
        <w:spacing w:before="0" w:after="0"/>
      </w:pPr>
      <w:r>
        <w:t>select acct_id from ci_acct_char where char_type_cd = 'C1INVTYP' and char_val = 'ANCIL')</w:t>
      </w:r>
    </w:p>
    <w:p w14:paraId="58C9D132" w14:textId="77777777" w:rsidR="00B001FE" w:rsidRDefault="00B001FE" w:rsidP="00B001FE">
      <w:pPr>
        <w:pStyle w:val="BodyText"/>
        <w:spacing w:before="0" w:after="0"/>
      </w:pPr>
      <w:r>
        <w:t>--and bill.bill_id = '781198735686'</w:t>
      </w:r>
    </w:p>
    <w:p w14:paraId="516B5FAD" w14:textId="77777777" w:rsidR="00B001FE" w:rsidRDefault="00B001FE" w:rsidP="00B001FE">
      <w:pPr>
        <w:pStyle w:val="BodyText"/>
        <w:spacing w:before="0" w:after="0"/>
      </w:pPr>
      <w:r>
        <w:t>--and bill.bill_id = '320006743057'</w:t>
      </w:r>
    </w:p>
    <w:p w14:paraId="1F425AFF" w14:textId="77777777" w:rsidR="00B001FE" w:rsidRDefault="00B001FE" w:rsidP="00B001FE">
      <w:pPr>
        <w:pStyle w:val="BodyText"/>
        <w:spacing w:before="0" w:after="0"/>
      </w:pPr>
      <w:r>
        <w:t xml:space="preserve">and proc.MAINT_OBJ_CD IN ('F1-GENPROC')  </w:t>
      </w:r>
    </w:p>
    <w:p w14:paraId="4FA9B8BC" w14:textId="77777777" w:rsidR="00B001FE" w:rsidRDefault="00B001FE" w:rsidP="00B001FE">
      <w:pPr>
        <w:pStyle w:val="BodyText"/>
        <w:spacing w:before="0" w:after="0"/>
      </w:pPr>
      <w:r>
        <w:t xml:space="preserve">  AND proc.PK_VALUE3 = 'PENDING'  </w:t>
      </w:r>
    </w:p>
    <w:p w14:paraId="3D20E4CE" w14:textId="77777777" w:rsidR="00B001FE" w:rsidRDefault="00B001FE" w:rsidP="00B001FE">
      <w:pPr>
        <w:pStyle w:val="BodyText"/>
        <w:spacing w:before="0" w:after="0"/>
      </w:pPr>
      <w:r>
        <w:t xml:space="preserve">  AND proc.BATCH_CD = :batchCd  -- (CM-EXANC)</w:t>
      </w:r>
    </w:p>
    <w:p w14:paraId="31F68AE1" w14:textId="77777777" w:rsidR="00B001FE" w:rsidRDefault="00B001FE" w:rsidP="00B001FE">
      <w:pPr>
        <w:pStyle w:val="BodyText"/>
        <w:spacing w:before="0" w:after="0"/>
      </w:pPr>
      <w:r>
        <w:t xml:space="preserve">  AND proc.BATCH_NBR = :batchNbr</w:t>
      </w:r>
    </w:p>
    <w:p w14:paraId="5A3A9D9F" w14:textId="77777777" w:rsidR="00B001FE" w:rsidRDefault="00B001FE" w:rsidP="00B001FE">
      <w:pPr>
        <w:pStyle w:val="BodyText"/>
        <w:spacing w:before="0" w:after="0"/>
      </w:pPr>
    </w:p>
    <w:p w14:paraId="15BDCC55" w14:textId="77777777" w:rsidR="00B001FE" w:rsidRDefault="00B001FE" w:rsidP="00B001FE">
      <w:pPr>
        <w:pStyle w:val="BodyText"/>
        <w:spacing w:before="0" w:after="0"/>
      </w:pPr>
      <w:r>
        <w:t>UNION</w:t>
      </w:r>
    </w:p>
    <w:p w14:paraId="2D549E1D" w14:textId="77777777" w:rsidR="00B001FE" w:rsidRDefault="00B001FE" w:rsidP="00B001FE">
      <w:pPr>
        <w:pStyle w:val="BodyText"/>
        <w:spacing w:before="0" w:after="0"/>
      </w:pPr>
      <w:r>
        <w:t>-- Manual entry</w:t>
      </w:r>
    </w:p>
    <w:p w14:paraId="22429215" w14:textId="77777777" w:rsidR="00B001FE" w:rsidRDefault="00B001FE" w:rsidP="00B001FE">
      <w:pPr>
        <w:pStyle w:val="BodyText"/>
        <w:spacing w:before="0" w:after="0"/>
      </w:pPr>
      <w:r>
        <w:t xml:space="preserve">select </w:t>
      </w:r>
    </w:p>
    <w:p w14:paraId="6EEAF768" w14:textId="77777777" w:rsidR="00B001FE" w:rsidRDefault="00B001FE" w:rsidP="00B001FE">
      <w:pPr>
        <w:pStyle w:val="BodyText"/>
        <w:spacing w:before="0" w:after="0"/>
      </w:pPr>
      <w:r>
        <w:t>'ORMB'||bchg.billable_chg_id AS ID,</w:t>
      </w:r>
    </w:p>
    <w:p w14:paraId="4722516F" w14:textId="77777777" w:rsidR="00B001FE" w:rsidRDefault="00B001FE" w:rsidP="00B001FE">
      <w:pPr>
        <w:pStyle w:val="BodyText"/>
        <w:spacing w:before="0" w:after="0"/>
      </w:pPr>
      <w:r>
        <w:t>' ' AS BILL_GRP,</w:t>
      </w:r>
    </w:p>
    <w:p w14:paraId="0A9AE485" w14:textId="77777777" w:rsidR="00B001FE" w:rsidRDefault="00B001FE" w:rsidP="00B001FE">
      <w:pPr>
        <w:pStyle w:val="BodyText"/>
        <w:spacing w:before="0" w:after="0"/>
      </w:pPr>
      <w:r>
        <w:t>carrbchg.adhoc_char_val AS CARRIER,</w:t>
      </w:r>
    </w:p>
    <w:p w14:paraId="733D89F2" w14:textId="77777777" w:rsidR="00B001FE" w:rsidRDefault="00B001FE" w:rsidP="00B001FE">
      <w:pPr>
        <w:pStyle w:val="BodyText"/>
        <w:spacing w:before="0" w:after="0"/>
      </w:pPr>
      <w:r>
        <w:t>acctbchg.adhoc_char_val AS ACCOUNT,</w:t>
      </w:r>
    </w:p>
    <w:p w14:paraId="1AE1FBA2" w14:textId="77777777" w:rsidR="00B001FE" w:rsidRDefault="00B001FE" w:rsidP="00B001FE">
      <w:pPr>
        <w:pStyle w:val="BodyText"/>
        <w:spacing w:before="0" w:after="0"/>
      </w:pPr>
      <w:r>
        <w:t>grpbchg.adhoc_char_val AS GRP,</w:t>
      </w:r>
    </w:p>
    <w:p w14:paraId="6A7F2CEC" w14:textId="77777777" w:rsidR="00B001FE" w:rsidRDefault="00B001FE" w:rsidP="00B001FE">
      <w:pPr>
        <w:pStyle w:val="BodyText"/>
        <w:spacing w:before="0" w:after="0"/>
      </w:pPr>
      <w:r>
        <w:t>to_char(bchg.start_dt, 'YYYYMMDD') AS CHG_START_DT,</w:t>
      </w:r>
    </w:p>
    <w:p w14:paraId="2BEB46FB" w14:textId="77777777" w:rsidR="00B001FE" w:rsidRDefault="00B001FE" w:rsidP="00B001FE">
      <w:pPr>
        <w:pStyle w:val="BodyText"/>
        <w:spacing w:before="0" w:after="0"/>
      </w:pPr>
      <w:r>
        <w:t>to_char(bchg.end_dt, 'YYYYMMDD') AS CHG_END_DT,</w:t>
      </w:r>
    </w:p>
    <w:p w14:paraId="7C0EDE93" w14:textId="77777777" w:rsidR="00B001FE" w:rsidRDefault="00B001FE" w:rsidP="00B001FE">
      <w:pPr>
        <w:pStyle w:val="BodyText"/>
        <w:spacing w:before="0" w:after="0"/>
      </w:pPr>
      <w:r>
        <w:t>bchg.priceitem_cd AS MATERIAL,</w:t>
      </w:r>
    </w:p>
    <w:p w14:paraId="617DB3F9" w14:textId="77777777" w:rsidR="00B001FE" w:rsidRDefault="00B001FE" w:rsidP="00B001FE">
      <w:pPr>
        <w:pStyle w:val="BodyText"/>
        <w:spacing w:before="0" w:after="0"/>
      </w:pPr>
      <w:r>
        <w:t>CASE WHEN bchgline.billable_chg_id is null AND bsq.billable_chg_id is not null THEN 'C'</w:t>
      </w:r>
    </w:p>
    <w:p w14:paraId="2E6E39FD" w14:textId="77777777" w:rsidR="00B001FE" w:rsidRDefault="00B001FE" w:rsidP="00B001FE">
      <w:pPr>
        <w:pStyle w:val="BodyText"/>
        <w:spacing w:before="0" w:after="0"/>
      </w:pPr>
      <w:r>
        <w:t>WHEN bchgline.billable_chg_id is not null AND bsq.billable_chg_id is null THEN 'A'</w:t>
      </w:r>
    </w:p>
    <w:p w14:paraId="55B37347" w14:textId="77777777" w:rsidR="00B001FE" w:rsidRDefault="00B001FE" w:rsidP="00B001FE">
      <w:pPr>
        <w:pStyle w:val="BodyText"/>
        <w:spacing w:before="0" w:after="0"/>
      </w:pPr>
      <w:r>
        <w:t>ELSE '' END AS CHARGE_TYPE,</w:t>
      </w:r>
    </w:p>
    <w:p w14:paraId="605A58DC" w14:textId="77777777" w:rsidR="00B001FE" w:rsidRDefault="00B001FE" w:rsidP="00B001FE">
      <w:pPr>
        <w:pStyle w:val="BodyText"/>
        <w:spacing w:before="0" w:after="0"/>
      </w:pPr>
      <w:r>
        <w:t>bchgline.charge_amt AS AMOUNT,</w:t>
      </w:r>
    </w:p>
    <w:p w14:paraId="050FE99C" w14:textId="77777777" w:rsidR="00B001FE" w:rsidRDefault="00B001FE" w:rsidP="00B001FE">
      <w:pPr>
        <w:pStyle w:val="BodyText"/>
        <w:spacing w:before="0" w:after="0"/>
      </w:pPr>
      <w:r>
        <w:t>bsq.svc_qty AS COUNT,</w:t>
      </w:r>
    </w:p>
    <w:p w14:paraId="4E81B88C" w14:textId="77777777" w:rsidR="00B001FE" w:rsidRDefault="00B001FE" w:rsidP="00B001FE">
      <w:pPr>
        <w:pStyle w:val="BodyText"/>
        <w:spacing w:before="0" w:after="0"/>
      </w:pPr>
      <w:r>
        <w:t>' ' AS NOTE ,</w:t>
      </w:r>
    </w:p>
    <w:p w14:paraId="6191B982" w14:textId="77777777" w:rsidR="00B001FE" w:rsidRDefault="00B001FE" w:rsidP="00B001FE">
      <w:pPr>
        <w:pStyle w:val="BodyText"/>
        <w:spacing w:before="0" w:after="0"/>
      </w:pPr>
      <w:r>
        <w:t xml:space="preserve">' ' AS SOURCE_SYSTEM, </w:t>
      </w:r>
    </w:p>
    <w:p w14:paraId="2E86AA96" w14:textId="77777777" w:rsidR="00B001FE" w:rsidRDefault="00B001FE" w:rsidP="00B001FE">
      <w:pPr>
        <w:pStyle w:val="BodyText"/>
        <w:spacing w:before="0" w:after="0"/>
      </w:pPr>
      <w:r>
        <w:t>bill.complete_dttm AS INVOICE_DT,</w:t>
      </w:r>
    </w:p>
    <w:p w14:paraId="7F4B07B7" w14:textId="77777777" w:rsidR="00B001FE" w:rsidRDefault="00B001FE" w:rsidP="00B001FE">
      <w:pPr>
        <w:pStyle w:val="BodyText"/>
        <w:spacing w:before="0" w:after="0"/>
      </w:pPr>
      <w:r>
        <w:t>bill.bill_id as INVOICE_NUMBER,</w:t>
      </w:r>
    </w:p>
    <w:p w14:paraId="7C7405C4" w14:textId="77777777" w:rsidR="00B001FE" w:rsidRDefault="00B001FE" w:rsidP="00B001FE">
      <w:pPr>
        <w:pStyle w:val="BodyText"/>
        <w:spacing w:before="0" w:after="0"/>
      </w:pPr>
      <w:r>
        <w:t>calc.calc_amt AS INVOICE_AMT,</w:t>
      </w:r>
    </w:p>
    <w:p w14:paraId="0A0E2E03" w14:textId="77777777" w:rsidR="00B001FE" w:rsidRDefault="00B001FE" w:rsidP="00B001FE">
      <w:pPr>
        <w:pStyle w:val="BodyText"/>
        <w:spacing w:before="0" w:after="0"/>
      </w:pPr>
      <w:r>
        <w:t>perid.per_id_nbr AS CLIENT_ID,</w:t>
      </w:r>
    </w:p>
    <w:p w14:paraId="5D07DBAA" w14:textId="77777777" w:rsidR="00B001FE" w:rsidRDefault="00B001FE" w:rsidP="00B001FE">
      <w:pPr>
        <w:pStyle w:val="BodyText"/>
        <w:spacing w:before="0" w:after="0"/>
      </w:pPr>
      <w:r>
        <w:t>ftgl.gl_acct as ORMB_GL_ENTRY,</w:t>
      </w:r>
    </w:p>
    <w:p w14:paraId="1182F9E7" w14:textId="77777777" w:rsidR="00B001FE" w:rsidRDefault="00B001FE" w:rsidP="00B001FE">
      <w:pPr>
        <w:pStyle w:val="BodyText"/>
        <w:spacing w:before="0" w:after="0"/>
      </w:pPr>
      <w:r>
        <w:t>To_char(sysdate, 'YYYYMM') as acct_period,</w:t>
      </w:r>
    </w:p>
    <w:p w14:paraId="68B9D108" w14:textId="4DB061EC" w:rsidR="00B001FE" w:rsidRDefault="00B001FE" w:rsidP="00B001FE">
      <w:pPr>
        <w:pStyle w:val="BodyText"/>
        <w:spacing w:before="0" w:after="0"/>
        <w:rPr>
          <w:ins w:id="2292" w:author="Anup Nair" w:date="2025-10-24T01:24:00Z" w16du:dateUtc="2025-10-24T05:24:00Z"/>
        </w:rPr>
      </w:pPr>
      <w:r>
        <w:t>pchar.char_val AS UOM</w:t>
      </w:r>
      <w:ins w:id="2293" w:author="Anup Nair" w:date="2025-10-24T01:24:00Z" w16du:dateUtc="2025-10-24T05:24:00Z">
        <w:r w:rsidR="00615EF3">
          <w:t>,</w:t>
        </w:r>
      </w:ins>
    </w:p>
    <w:p w14:paraId="78FAB8F9" w14:textId="77777777" w:rsidR="00F5520B" w:rsidRDefault="00F5520B" w:rsidP="00F5520B">
      <w:pPr>
        <w:pStyle w:val="BodyText"/>
        <w:spacing w:before="0" w:after="0"/>
        <w:rPr>
          <w:ins w:id="2294" w:author="Anup Nair" w:date="2025-11-02T02:09:00Z" w16du:dateUtc="2025-11-02T07:09:00Z"/>
        </w:rPr>
      </w:pPr>
      <w:ins w:id="2295" w:author="Anup Nair" w:date="2025-11-02T02:09:00Z" w16du:dateUtc="2025-11-02T07:09:00Z">
        <w:r>
          <w:t>CASE WHEN ft.FT_TYPE_FLG = 'BS' THEN 'F'</w:t>
        </w:r>
      </w:ins>
    </w:p>
    <w:p w14:paraId="45971CF8" w14:textId="77777777" w:rsidR="00F5520B" w:rsidRDefault="00F5520B" w:rsidP="00F5520B">
      <w:pPr>
        <w:pStyle w:val="BodyText"/>
        <w:spacing w:before="0" w:after="0"/>
        <w:rPr>
          <w:ins w:id="2296" w:author="Anup Nair" w:date="2025-11-02T02:09:00Z" w16du:dateUtc="2025-11-02T07:09:00Z"/>
        </w:rPr>
      </w:pPr>
      <w:ins w:id="2297" w:author="Anup Nair" w:date="2025-11-02T02:09:00Z" w16du:dateUtc="2025-11-02T07:09:00Z">
        <w:r>
          <w:t>ELSE WHEN ft.FT_TYPE_FLG = 'BX' THEN 'C'</w:t>
        </w:r>
      </w:ins>
    </w:p>
    <w:p w14:paraId="513F4151" w14:textId="77777777" w:rsidR="00F5520B" w:rsidRDefault="00F5520B" w:rsidP="00F5520B">
      <w:pPr>
        <w:pStyle w:val="BodyText"/>
        <w:spacing w:before="0" w:after="0"/>
        <w:rPr>
          <w:ins w:id="2298" w:author="Anup Nair" w:date="2025-11-02T02:09:00Z" w16du:dateUtc="2025-11-02T07:09:00Z"/>
        </w:rPr>
      </w:pPr>
      <w:ins w:id="2299" w:author="Anup Nair" w:date="2025-11-02T02:09:00Z" w16du:dateUtc="2025-11-02T07:09:00Z">
        <w:r>
          <w:t>ELSE ''</w:t>
        </w:r>
      </w:ins>
    </w:p>
    <w:p w14:paraId="158BFDED" w14:textId="02B9977F" w:rsidR="00615EF3" w:rsidRDefault="00F5520B" w:rsidP="00B001FE">
      <w:pPr>
        <w:pStyle w:val="BodyText"/>
        <w:spacing w:before="0" w:after="0"/>
        <w:rPr>
          <w:del w:id="2300" w:author="Anup Nair" w:date="2025-11-02T02:09:00Z" w16du:dateUtc="2025-11-02T07:09:00Z"/>
        </w:rPr>
      </w:pPr>
      <w:ins w:id="2301" w:author="Anup Nair" w:date="2025-11-02T02:09:00Z" w16du:dateUtc="2025-11-02T07:09:00Z">
        <w:r>
          <w:t>END</w:t>
        </w:r>
      </w:ins>
      <w:ins w:id="2302" w:author="Anup Nair" w:date="2025-10-24T01:24:00Z" w16du:dateUtc="2025-10-24T05:24:00Z">
        <w:r w:rsidR="00615EF3">
          <w:t xml:space="preserve"> AS INVOICE_STATUS</w:t>
        </w:r>
      </w:ins>
    </w:p>
    <w:p w14:paraId="295B4057" w14:textId="77777777" w:rsidR="00F5520B" w:rsidRDefault="00F5520B" w:rsidP="00F5520B">
      <w:pPr>
        <w:pStyle w:val="BodyText"/>
        <w:spacing w:before="0" w:after="0"/>
        <w:rPr>
          <w:ins w:id="2303" w:author="Anup Nair" w:date="2025-11-02T02:09:00Z" w16du:dateUtc="2025-11-02T07:09:00Z"/>
        </w:rPr>
      </w:pPr>
    </w:p>
    <w:p w14:paraId="3B951000" w14:textId="77777777" w:rsidR="00B001FE" w:rsidRDefault="00B001FE" w:rsidP="00B001FE">
      <w:pPr>
        <w:pStyle w:val="BodyText"/>
        <w:spacing w:before="0" w:after="0"/>
      </w:pPr>
      <w:r>
        <w:t xml:space="preserve">from F1_GEN_PROC proc </w:t>
      </w:r>
    </w:p>
    <w:p w14:paraId="60939FA6" w14:textId="77777777" w:rsidR="00B001FE" w:rsidRDefault="00B001FE" w:rsidP="00B001FE">
      <w:pPr>
        <w:pStyle w:val="BodyText"/>
        <w:spacing w:before="0" w:after="0"/>
      </w:pPr>
      <w:r>
        <w:t>join ci_bill bill on bill.bill_id = proc.pk_value2</w:t>
      </w:r>
    </w:p>
    <w:p w14:paraId="1A60805E" w14:textId="77777777" w:rsidR="00B001FE" w:rsidRDefault="00B001FE" w:rsidP="00B001FE">
      <w:pPr>
        <w:pStyle w:val="BodyText"/>
        <w:spacing w:before="0" w:after="0"/>
      </w:pPr>
      <w:r>
        <w:t xml:space="preserve">join ci_bseg bseg on bseg.bill_id = bill.bill_id </w:t>
      </w:r>
    </w:p>
    <w:p w14:paraId="0329608E" w14:textId="77777777" w:rsidR="00B001FE" w:rsidRDefault="00B001FE" w:rsidP="00B001FE">
      <w:pPr>
        <w:pStyle w:val="BodyText"/>
        <w:spacing w:before="0" w:after="0"/>
      </w:pPr>
      <w:r>
        <w:t>JOIN ci_bseg_calc calc ON bseg.bseg_id = calc.bseg_id</w:t>
      </w:r>
    </w:p>
    <w:p w14:paraId="6569E939" w14:textId="77777777" w:rsidR="00B001FE" w:rsidRDefault="00B001FE" w:rsidP="00B001FE">
      <w:pPr>
        <w:pStyle w:val="BodyText"/>
        <w:spacing w:before="0" w:after="0"/>
      </w:pPr>
      <w:r>
        <w:t>Join ci_bill_chg bchg on bchg.billable_chg_id = calc.billable_chg_id</w:t>
      </w:r>
    </w:p>
    <w:p w14:paraId="2B250E0C" w14:textId="77777777" w:rsidR="00B001FE" w:rsidRDefault="00B001FE" w:rsidP="00B001FE">
      <w:pPr>
        <w:pStyle w:val="BodyText"/>
        <w:spacing w:before="0" w:after="0"/>
      </w:pPr>
      <w:r>
        <w:t>LEFT JOIN ci_per_id perid ON bchg.pa_per_id = perid.per_id AND perid.prim_sw = 'Y'</w:t>
      </w:r>
    </w:p>
    <w:p w14:paraId="4798A0C6" w14:textId="77777777" w:rsidR="00B001FE" w:rsidRDefault="00B001FE" w:rsidP="00B001FE">
      <w:pPr>
        <w:pStyle w:val="BodyText"/>
        <w:spacing w:before="0" w:after="0"/>
      </w:pPr>
      <w:r>
        <w:t>left join ci_priceitem_char pchar on pchar.priceitem_cd = bchg.priceitem_cd and pchar.char_type_cd = 'CMUOMREP'</w:t>
      </w:r>
    </w:p>
    <w:p w14:paraId="455CB188" w14:textId="77777777" w:rsidR="00B001FE" w:rsidRDefault="00B001FE" w:rsidP="00B001FE">
      <w:pPr>
        <w:pStyle w:val="BodyText"/>
        <w:spacing w:before="0" w:after="0"/>
      </w:pPr>
      <w:r>
        <w:t>left join ci_bchg_sq bsq on bchg.billable_chg_id = bsq.billable_chg_id and bsq.sqi_cd = 'COUNT'</w:t>
      </w:r>
    </w:p>
    <w:p w14:paraId="101393F0" w14:textId="77777777" w:rsidR="00B001FE" w:rsidRDefault="00B001FE" w:rsidP="00B001FE">
      <w:pPr>
        <w:pStyle w:val="BodyText"/>
        <w:spacing w:before="0" w:after="0"/>
      </w:pPr>
      <w:r>
        <w:t>left join CI_B_CHG_LINE bchgline on bchgline.billable_chg_id = bchg.billable_chg_id</w:t>
      </w:r>
    </w:p>
    <w:p w14:paraId="5A1F1662" w14:textId="77777777" w:rsidR="00B001FE" w:rsidRDefault="00B001FE" w:rsidP="00B001FE">
      <w:pPr>
        <w:pStyle w:val="BodyText"/>
        <w:spacing w:before="0" w:after="0"/>
      </w:pPr>
      <w:r>
        <w:t>LEFT join ci_ft ft on ft.sibling_id = bseg.bseg_id</w:t>
      </w:r>
    </w:p>
    <w:p w14:paraId="75AA9047" w14:textId="1BE67DBD" w:rsidR="00B001FE" w:rsidRDefault="00B001FE" w:rsidP="00B001FE">
      <w:pPr>
        <w:pStyle w:val="BodyText"/>
        <w:spacing w:before="0" w:after="0"/>
      </w:pPr>
      <w:r>
        <w:t>LEFT join ci_ft_gl ftgl on ftgl.ft_id = ft.ft_id and ftgl.dst_id = 'REV'</w:t>
      </w:r>
      <w:ins w:id="2304" w:author="Anup Nair" w:date="2025-11-02T02:12:00Z" w16du:dateUtc="2025-11-02T07:12:00Z">
        <w:r w:rsidR="00893CEF">
          <w:t xml:space="preserve"> </w:t>
        </w:r>
      </w:ins>
      <w:ins w:id="2305" w:author="Anup Nair" w:date="2025-11-02T02:13:00Z" w16du:dateUtc="2025-11-02T07:13:00Z">
        <w:r w:rsidR="00893CEF" w:rsidRPr="00D63041">
          <w:t>and ft.FT_TYPE_FLG =</w:t>
        </w:r>
        <w:r w:rsidR="00893CEF">
          <w:t xml:space="preserve"> proc.PK_VALUE4</w:t>
        </w:r>
      </w:ins>
    </w:p>
    <w:p w14:paraId="2B6DFC77" w14:textId="77777777" w:rsidR="00B001FE" w:rsidRDefault="00B001FE" w:rsidP="00B001FE">
      <w:pPr>
        <w:pStyle w:val="BodyText"/>
        <w:spacing w:before="0" w:after="0"/>
      </w:pPr>
      <w:r>
        <w:t>LEFT join ci_bill_chg_char carrbchg on bchg.billable_chg_id = carrbchg.billable_chg_id and carrbchg.char_type_cd = 'CM-CARR'</w:t>
      </w:r>
    </w:p>
    <w:p w14:paraId="357B20B2" w14:textId="77777777" w:rsidR="00B001FE" w:rsidRDefault="00B001FE" w:rsidP="00B001FE">
      <w:pPr>
        <w:pStyle w:val="BodyText"/>
        <w:spacing w:before="0" w:after="0"/>
      </w:pPr>
      <w:r>
        <w:t>LEFT join ci_bill_chg_char acctbchg on bchg.billable_chg_id = acctbchg.billable_chg_id and acctbchg.char_type_cd = 'CM-ACCT'</w:t>
      </w:r>
    </w:p>
    <w:p w14:paraId="4FA220BC" w14:textId="77777777" w:rsidR="00B001FE" w:rsidRDefault="00B001FE" w:rsidP="00B001FE">
      <w:pPr>
        <w:pStyle w:val="BodyText"/>
        <w:spacing w:before="0" w:after="0"/>
      </w:pPr>
      <w:r>
        <w:t>LEFT join ci_bill_chg_char grpbchg on bchg.billable_chg_id = grpbchg.billable_chg_id and grpbchg.char_type_cd = 'CM-GRPD'</w:t>
      </w:r>
    </w:p>
    <w:p w14:paraId="19CE9E7F" w14:textId="77777777" w:rsidR="00B001FE" w:rsidRDefault="00B001FE" w:rsidP="00B001FE">
      <w:pPr>
        <w:pStyle w:val="BodyText"/>
        <w:spacing w:before="0" w:after="0"/>
      </w:pPr>
      <w:r>
        <w:t>where bill.acct_id in (</w:t>
      </w:r>
    </w:p>
    <w:p w14:paraId="26A32B94" w14:textId="77777777" w:rsidR="00B001FE" w:rsidRDefault="00B001FE" w:rsidP="00B001FE">
      <w:pPr>
        <w:pStyle w:val="BodyText"/>
        <w:spacing w:before="0" w:after="0"/>
      </w:pPr>
      <w:r>
        <w:t>select acct_id from ci_acct_char where char_type_cd = 'C1INVTYP' and char_val = 'ANCIL')</w:t>
      </w:r>
    </w:p>
    <w:p w14:paraId="5CCBA481" w14:textId="77777777" w:rsidR="00B001FE" w:rsidRDefault="00B001FE" w:rsidP="00B001FE">
      <w:pPr>
        <w:pStyle w:val="BodyText"/>
        <w:spacing w:before="0" w:after="0"/>
      </w:pPr>
      <w:r>
        <w:t>--and bill.bill_id = '781198735686'</w:t>
      </w:r>
    </w:p>
    <w:p w14:paraId="0B72DD9B" w14:textId="77777777" w:rsidR="00B001FE" w:rsidRDefault="00B001FE" w:rsidP="00B001FE">
      <w:pPr>
        <w:pStyle w:val="BodyText"/>
        <w:spacing w:before="0" w:after="0"/>
      </w:pPr>
      <w:r>
        <w:t>--and bill.bill_id in  ('320006743057','897458971945','734074032545')</w:t>
      </w:r>
    </w:p>
    <w:p w14:paraId="50AC36A2" w14:textId="77777777" w:rsidR="00B001FE" w:rsidRDefault="00B001FE" w:rsidP="00B001FE">
      <w:pPr>
        <w:pStyle w:val="BodyText"/>
        <w:spacing w:before="0" w:after="0"/>
      </w:pPr>
      <w:r>
        <w:t>and bchg.feed_source_flg != 'TFM'</w:t>
      </w:r>
    </w:p>
    <w:p w14:paraId="79B8CEF2" w14:textId="77777777" w:rsidR="00B001FE" w:rsidRDefault="00B001FE" w:rsidP="00B001FE">
      <w:pPr>
        <w:pStyle w:val="BodyText"/>
        <w:spacing w:before="0" w:after="0"/>
      </w:pPr>
      <w:r>
        <w:t xml:space="preserve">and proc.MAINT_OBJ_CD IN ('F1-GENPROC')  </w:t>
      </w:r>
    </w:p>
    <w:p w14:paraId="41E821E9" w14:textId="77777777" w:rsidR="00B001FE" w:rsidRDefault="00B001FE" w:rsidP="00B001FE">
      <w:pPr>
        <w:pStyle w:val="BodyText"/>
        <w:spacing w:before="0" w:after="0"/>
      </w:pPr>
      <w:r>
        <w:t xml:space="preserve">AND proc.PK_VALUE3 = 'PENDING'  </w:t>
      </w:r>
    </w:p>
    <w:p w14:paraId="0169B533" w14:textId="77777777" w:rsidR="00B001FE" w:rsidRDefault="00B001FE" w:rsidP="00B001FE">
      <w:pPr>
        <w:pStyle w:val="BodyText"/>
        <w:spacing w:before="0" w:after="0"/>
      </w:pPr>
      <w:r>
        <w:t>AND proc.BATCH_CD = :batchCd  -- (CM-EXANC)</w:t>
      </w:r>
    </w:p>
    <w:p w14:paraId="37BB3FFF" w14:textId="4F5918ED" w:rsidR="006539BD" w:rsidRPr="00A40465" w:rsidRDefault="00B001FE" w:rsidP="00B001FE">
      <w:pPr>
        <w:pStyle w:val="BodyText"/>
        <w:spacing w:before="0" w:after="0"/>
      </w:pPr>
      <w:r>
        <w:t>AND proc.BATCH_NBR = :batchNbr</w:t>
      </w:r>
      <w:r w:rsidR="006539BD">
        <w:t>;</w:t>
      </w:r>
    </w:p>
    <w:p w14:paraId="5D85B7C5" w14:textId="04BCA978" w:rsidR="006A23F6" w:rsidRDefault="00CF2503" w:rsidP="006A23F6">
      <w:pPr>
        <w:pStyle w:val="Heading3"/>
      </w:pPr>
      <w:r>
        <w:t>Post Extract Completion</w:t>
      </w:r>
    </w:p>
    <w:p w14:paraId="2A976BCC" w14:textId="77777777" w:rsidR="004C6DB2" w:rsidRPr="004D02C1" w:rsidRDefault="004C6DB2" w:rsidP="004C6DB2">
      <w:pPr>
        <w:spacing w:before="240" w:after="240"/>
        <w:rPr>
          <w:rFonts w:eastAsia="Century Gothic"/>
        </w:rPr>
      </w:pPr>
      <w:r w:rsidRPr="004D02C1">
        <w:rPr>
          <w:rFonts w:eastAsia="Century Gothic"/>
        </w:rPr>
        <w:t>After extract is completed, we need to mark the record to COMPLETE</w:t>
      </w:r>
    </w:p>
    <w:p w14:paraId="379445C8" w14:textId="77777777" w:rsidR="004C6DB2" w:rsidRPr="004C6DB2" w:rsidRDefault="004C6DB2" w:rsidP="004C6DB2">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UPDATE F1_GEN_PROC SET PK_VALUE3 = ‘COMPLETE’ </w:t>
      </w:r>
    </w:p>
    <w:p w14:paraId="62E1DB36" w14:textId="34FBB67A" w:rsidR="004C6DB2" w:rsidRPr="004C6DB2" w:rsidRDefault="004C6DB2" w:rsidP="004C6DB2">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WHERE MAINT_OBJ_CD IN ('F1-GENPROC')  </w:t>
      </w:r>
    </w:p>
    <w:p w14:paraId="0DA3A480" w14:textId="77777777" w:rsidR="004C6DB2" w:rsidRPr="004C6DB2" w:rsidRDefault="004C6DB2" w:rsidP="004C6DB2">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  AND PK_VALUE3 = 'PENDING'  </w:t>
      </w:r>
    </w:p>
    <w:p w14:paraId="59EA7BF8" w14:textId="77777777" w:rsidR="004C6DB2" w:rsidRPr="004C6DB2" w:rsidRDefault="004C6DB2" w:rsidP="004C6DB2">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  AND BATCH_CD = :batchCd  </w:t>
      </w:r>
    </w:p>
    <w:p w14:paraId="0E0F452F" w14:textId="13A2BF26" w:rsidR="004C6DB2" w:rsidRPr="004C6DB2" w:rsidRDefault="004C6DB2" w:rsidP="004C6DB2">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  AND BATCH_NBR = :batchNbr;</w:t>
      </w:r>
    </w:p>
    <w:p w14:paraId="01213EC1" w14:textId="77777777" w:rsidR="0099512A" w:rsidRDefault="0099512A" w:rsidP="004C6DB2">
      <w:pPr>
        <w:spacing w:before="240" w:after="120"/>
        <w:rPr>
          <w:rFonts w:ascii="Aptos Narrow" w:eastAsia="Aptos Narrow" w:hAnsi="Aptos Narrow" w:cs="Aptos Narrow"/>
          <w:i/>
          <w:iCs/>
          <w:color w:val="000000" w:themeColor="text1"/>
          <w:sz w:val="22"/>
          <w:szCs w:val="22"/>
        </w:rPr>
      </w:pPr>
    </w:p>
    <w:p w14:paraId="25B1F447" w14:textId="77777777" w:rsidR="003160D1" w:rsidRPr="004C6DB2" w:rsidRDefault="003160D1" w:rsidP="004C6DB2">
      <w:pPr>
        <w:spacing w:before="240" w:after="120"/>
        <w:rPr>
          <w:rFonts w:ascii="Aptos Narrow" w:eastAsia="Aptos Narrow" w:hAnsi="Aptos Narrow" w:cs="Aptos Narrow"/>
          <w:i/>
          <w:iCs/>
          <w:color w:val="000000" w:themeColor="text1"/>
          <w:sz w:val="22"/>
          <w:szCs w:val="22"/>
        </w:rPr>
      </w:pPr>
    </w:p>
    <w:p w14:paraId="2747E548" w14:textId="77777777" w:rsidR="001152A9" w:rsidRDefault="001152A9" w:rsidP="00FD6E07">
      <w:pPr>
        <w:pStyle w:val="BodyText"/>
        <w:rPr>
          <w:del w:id="2306" w:author="Anup Nair" w:date="2025-10-25T00:01:00Z" w16du:dateUtc="2025-10-25T04:01:00Z"/>
        </w:rPr>
      </w:pPr>
      <w:bookmarkStart w:id="2307" w:name="_Toc212568694"/>
      <w:bookmarkEnd w:id="2307"/>
    </w:p>
    <w:p w14:paraId="1808C1E4" w14:textId="717EC7F2" w:rsidR="00667BF9" w:rsidRDefault="008D221D">
      <w:pPr>
        <w:pStyle w:val="Heading2"/>
      </w:pPr>
      <w:bookmarkStart w:id="2308" w:name="_Toc212568695"/>
      <w:r>
        <w:t>Alternate Bill Number</w:t>
      </w:r>
      <w:bookmarkEnd w:id="2308"/>
    </w:p>
    <w:p w14:paraId="6F56FF51" w14:textId="068E75FB" w:rsidR="000C1383" w:rsidRDefault="000C1383" w:rsidP="000C1383">
      <w:pPr>
        <w:pStyle w:val="Heading3"/>
      </w:pPr>
      <w:r>
        <w:t>Overview</w:t>
      </w:r>
    </w:p>
    <w:p w14:paraId="6D1A69D5" w14:textId="0CB98048" w:rsidR="000C1383" w:rsidRPr="000C1383" w:rsidRDefault="000C1383" w:rsidP="000C1383">
      <w:pPr>
        <w:pStyle w:val="BodyText"/>
        <w:rPr>
          <w:rFonts w:ascii="Calibri" w:eastAsia="Century Gothic" w:hAnsi="Calibri"/>
        </w:rPr>
      </w:pPr>
      <w:r w:rsidRPr="000C1383">
        <w:rPr>
          <w:rFonts w:ascii="Calibri" w:eastAsia="Century Gothic" w:hAnsi="Calibri"/>
        </w:rPr>
        <w:t>Requirement is to have unique bill sequence number for each AR customer and invoice type</w:t>
      </w:r>
      <w:r>
        <w:rPr>
          <w:rFonts w:ascii="Calibri" w:eastAsia="Century Gothic" w:hAnsi="Calibri"/>
        </w:rPr>
        <w:t>.</w:t>
      </w:r>
    </w:p>
    <w:p w14:paraId="620CE6F5" w14:textId="54ED3D8A" w:rsidR="000C1383" w:rsidRPr="000C1383" w:rsidRDefault="001A2ECE" w:rsidP="000C1383">
      <w:pPr>
        <w:pStyle w:val="BodyText"/>
      </w:pPr>
      <w:r w:rsidRPr="001A2ECE">
        <w:rPr>
          <w:noProof/>
        </w:rPr>
        <w:drawing>
          <wp:inline distT="0" distB="0" distL="0" distR="0" wp14:anchorId="2C5EC0B5" wp14:editId="3A49A48B">
            <wp:extent cx="4026107" cy="1587582"/>
            <wp:effectExtent l="0" t="0" r="0" b="0"/>
            <wp:docPr id="148839386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93866" name="Picture 1" descr="A screenshot of a spreadsheet&#10;&#10;AI-generated content may be incorrect."/>
                    <pic:cNvPicPr/>
                  </pic:nvPicPr>
                  <pic:blipFill>
                    <a:blip r:embed="rId35"/>
                    <a:stretch>
                      <a:fillRect/>
                    </a:stretch>
                  </pic:blipFill>
                  <pic:spPr>
                    <a:xfrm>
                      <a:off x="0" y="0"/>
                      <a:ext cx="4026107" cy="1587582"/>
                    </a:xfrm>
                    <a:prstGeom prst="rect">
                      <a:avLst/>
                    </a:prstGeom>
                  </pic:spPr>
                </pic:pic>
              </a:graphicData>
            </a:graphic>
          </wp:inline>
        </w:drawing>
      </w:r>
    </w:p>
    <w:p w14:paraId="367418CA" w14:textId="268C2C74" w:rsidR="001A2ECE" w:rsidRDefault="00A97A66" w:rsidP="000C1383">
      <w:pPr>
        <w:pStyle w:val="Heading3"/>
      </w:pPr>
      <w:r>
        <w:t>Configuration</w:t>
      </w:r>
    </w:p>
    <w:p w14:paraId="11411DB2" w14:textId="2AE7B726" w:rsidR="00EA7EF2" w:rsidRDefault="00EA7EF2" w:rsidP="00C314DE">
      <w:pPr>
        <w:pStyle w:val="Heading4"/>
        <w:numPr>
          <w:ilvl w:val="3"/>
          <w:numId w:val="14"/>
        </w:numPr>
      </w:pPr>
      <w:r>
        <w:t>Installation Option</w:t>
      </w:r>
    </w:p>
    <w:p w14:paraId="604F3F08" w14:textId="77777777" w:rsidR="0025553E" w:rsidRPr="009F0E1C" w:rsidRDefault="0025553E" w:rsidP="0025553E">
      <w:pPr>
        <w:pStyle w:val="BodyText"/>
        <w:rPr>
          <w:rFonts w:ascii="Calibri" w:eastAsia="Century Gothic" w:hAnsi="Calibri"/>
        </w:rPr>
      </w:pPr>
      <w:r w:rsidRPr="009F0E1C">
        <w:rPr>
          <w:rFonts w:ascii="Calibri" w:eastAsia="Century Gothic" w:hAnsi="Calibri"/>
        </w:rPr>
        <w:t>On installation Options screen, under Billing Tab, we must do below updates –</w:t>
      </w:r>
    </w:p>
    <w:p w14:paraId="5B321056" w14:textId="77777777" w:rsidR="0025553E" w:rsidRPr="009F0E1C" w:rsidRDefault="0025553E" w:rsidP="0025553E">
      <w:pPr>
        <w:pStyle w:val="BodyText"/>
        <w:rPr>
          <w:rFonts w:ascii="Calibri" w:eastAsia="Century Gothic" w:hAnsi="Calibri"/>
        </w:rPr>
      </w:pPr>
      <w:r w:rsidRPr="009F0E1C">
        <w:rPr>
          <w:rFonts w:ascii="Calibri" w:eastAsia="Century Gothic" w:hAnsi="Calibri"/>
        </w:rPr>
        <w:t>Use Sequential Bill Numbers – should be checked</w:t>
      </w:r>
    </w:p>
    <w:p w14:paraId="2AA9ABCE" w14:textId="77777777" w:rsidR="0025553E" w:rsidRPr="009F0E1C" w:rsidRDefault="0025553E" w:rsidP="0025553E">
      <w:pPr>
        <w:pStyle w:val="BodyText"/>
        <w:rPr>
          <w:rFonts w:ascii="Calibri" w:eastAsia="Century Gothic" w:hAnsi="Calibri"/>
        </w:rPr>
      </w:pPr>
      <w:r w:rsidRPr="009F0E1C">
        <w:rPr>
          <w:rFonts w:ascii="Calibri" w:eastAsia="Century Gothic" w:hAnsi="Calibri"/>
        </w:rPr>
        <w:t>Sequential Invoice – Select Division-Specific</w:t>
      </w:r>
    </w:p>
    <w:p w14:paraId="4A30BB47" w14:textId="77777777" w:rsidR="0025553E" w:rsidRPr="00A97A66" w:rsidRDefault="0025553E" w:rsidP="0025553E">
      <w:pPr>
        <w:pStyle w:val="BodyText"/>
      </w:pPr>
      <w:r w:rsidRPr="00523A9C">
        <w:rPr>
          <w:noProof/>
        </w:rPr>
        <w:drawing>
          <wp:inline distT="0" distB="0" distL="0" distR="0" wp14:anchorId="4A8D6A89" wp14:editId="22151861">
            <wp:extent cx="2757830" cy="2365206"/>
            <wp:effectExtent l="0" t="0" r="4445" b="0"/>
            <wp:docPr id="17088992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99261" name="Picture 1" descr="A screenshot of a computer screen&#10;&#10;AI-generated content may be incorrect."/>
                    <pic:cNvPicPr/>
                  </pic:nvPicPr>
                  <pic:blipFill>
                    <a:blip r:embed="rId36"/>
                    <a:stretch>
                      <a:fillRect/>
                    </a:stretch>
                  </pic:blipFill>
                  <pic:spPr>
                    <a:xfrm>
                      <a:off x="0" y="0"/>
                      <a:ext cx="2766128" cy="2372322"/>
                    </a:xfrm>
                    <a:prstGeom prst="rect">
                      <a:avLst/>
                    </a:prstGeom>
                  </pic:spPr>
                </pic:pic>
              </a:graphicData>
            </a:graphic>
          </wp:inline>
        </w:drawing>
      </w:r>
    </w:p>
    <w:p w14:paraId="777951BE" w14:textId="1B4335AE" w:rsidR="00316105" w:rsidRDefault="00EA7EF2" w:rsidP="00316105">
      <w:pPr>
        <w:pStyle w:val="Heading4"/>
        <w:numPr>
          <w:ilvl w:val="3"/>
          <w:numId w:val="14"/>
        </w:numPr>
      </w:pPr>
      <w:r>
        <w:t xml:space="preserve">Division </w:t>
      </w:r>
      <w:r w:rsidR="00C314DE">
        <w:t>Algorithm</w:t>
      </w:r>
    </w:p>
    <w:p w14:paraId="6FF707AE" w14:textId="0F5DEEBA" w:rsidR="0077656E" w:rsidRPr="009F0E1C" w:rsidRDefault="0077656E" w:rsidP="00A83EF4">
      <w:pPr>
        <w:pStyle w:val="BodyText"/>
        <w:rPr>
          <w:rFonts w:ascii="Calibri" w:eastAsia="Century Gothic" w:hAnsi="Calibri"/>
        </w:rPr>
      </w:pPr>
      <w:r w:rsidRPr="009F0E1C">
        <w:rPr>
          <w:rFonts w:ascii="Calibri" w:eastAsia="Century Gothic" w:hAnsi="Calibri"/>
        </w:rPr>
        <w:t xml:space="preserve">Sequence bill </w:t>
      </w:r>
      <w:r w:rsidR="009F0E1C" w:rsidRPr="009F0E1C">
        <w:rPr>
          <w:rFonts w:ascii="Calibri" w:eastAsia="Century Gothic" w:hAnsi="Calibri"/>
        </w:rPr>
        <w:t>numbers</w:t>
      </w:r>
      <w:r w:rsidRPr="009F0E1C">
        <w:rPr>
          <w:rFonts w:ascii="Calibri" w:eastAsia="Century Gothic" w:hAnsi="Calibri"/>
        </w:rPr>
        <w:t xml:space="preserve"> </w:t>
      </w:r>
      <w:r w:rsidR="009F0E1C" w:rsidRPr="009F0E1C">
        <w:rPr>
          <w:rFonts w:ascii="Calibri" w:eastAsia="Century Gothic" w:hAnsi="Calibri"/>
        </w:rPr>
        <w:t>apply</w:t>
      </w:r>
      <w:r w:rsidRPr="009F0E1C">
        <w:rPr>
          <w:rFonts w:ascii="Calibri" w:eastAsia="Century Gothic" w:hAnsi="Calibri"/>
        </w:rPr>
        <w:t xml:space="preserve"> to only CAG billing (Claim and Ancillary). New </w:t>
      </w:r>
      <w:r w:rsidR="009F0E1C" w:rsidRPr="009F0E1C">
        <w:rPr>
          <w:rFonts w:ascii="Calibri" w:eastAsia="Century Gothic" w:hAnsi="Calibri"/>
        </w:rPr>
        <w:t>algorithm</w:t>
      </w:r>
      <w:r w:rsidR="009F0E1C">
        <w:rPr>
          <w:rFonts w:ascii="Calibri" w:eastAsia="Century Gothic" w:hAnsi="Calibri"/>
        </w:rPr>
        <w:t xml:space="preserve"> </w:t>
      </w:r>
      <w:r w:rsidRPr="009F0E1C">
        <w:rPr>
          <w:rFonts w:ascii="Calibri" w:eastAsia="Century Gothic" w:hAnsi="Calibri"/>
        </w:rPr>
        <w:t xml:space="preserve">would be </w:t>
      </w:r>
      <w:r w:rsidR="00B7476C" w:rsidRPr="009F0E1C">
        <w:rPr>
          <w:rFonts w:ascii="Calibri" w:eastAsia="Century Gothic" w:hAnsi="Calibri"/>
        </w:rPr>
        <w:t>configured under CBIL division only.</w:t>
      </w:r>
    </w:p>
    <w:p w14:paraId="3D82CD41" w14:textId="0EC3386A" w:rsidR="00B7476C" w:rsidRPr="00A83EF4" w:rsidRDefault="009F0E1C" w:rsidP="00A83EF4">
      <w:pPr>
        <w:pStyle w:val="BodyText"/>
      </w:pPr>
      <w:r w:rsidRPr="009F0E1C">
        <w:rPr>
          <w:noProof/>
        </w:rPr>
        <w:drawing>
          <wp:inline distT="0" distB="0" distL="0" distR="0" wp14:anchorId="7257EC7B" wp14:editId="7E33DCCC">
            <wp:extent cx="4652467" cy="1946549"/>
            <wp:effectExtent l="0" t="0" r="0" b="0"/>
            <wp:docPr id="1548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162" name=""/>
                    <pic:cNvPicPr/>
                  </pic:nvPicPr>
                  <pic:blipFill>
                    <a:blip r:embed="rId37"/>
                    <a:stretch>
                      <a:fillRect/>
                    </a:stretch>
                  </pic:blipFill>
                  <pic:spPr>
                    <a:xfrm>
                      <a:off x="0" y="0"/>
                      <a:ext cx="4662342" cy="1950681"/>
                    </a:xfrm>
                    <a:prstGeom prst="rect">
                      <a:avLst/>
                    </a:prstGeom>
                  </pic:spPr>
                </pic:pic>
              </a:graphicData>
            </a:graphic>
          </wp:inline>
        </w:drawing>
      </w:r>
    </w:p>
    <w:p w14:paraId="11B419BC" w14:textId="22B267B1" w:rsidR="00F77AF7" w:rsidRPr="00F77AF7" w:rsidRDefault="00537312" w:rsidP="00F77AF7">
      <w:pPr>
        <w:pStyle w:val="Heading3"/>
      </w:pPr>
      <w:r>
        <w:t>New Algorithm</w:t>
      </w:r>
      <w:r w:rsidR="00F77AF7">
        <w:t xml:space="preserve"> Type</w:t>
      </w:r>
      <w:r>
        <w:t xml:space="preserve"> – CM-BILLSEQ</w:t>
      </w:r>
    </w:p>
    <w:tbl>
      <w:tblPr>
        <w:tblW w:w="0" w:type="auto"/>
        <w:tblInd w:w="-11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1745"/>
        <w:gridCol w:w="5432"/>
      </w:tblGrid>
      <w:tr w:rsidR="00F77AF7" w:rsidRPr="00C052BC" w14:paraId="1801CFD9" w14:textId="77777777" w:rsidTr="00945068">
        <w:trPr>
          <w:trHeight w:val="300"/>
        </w:trPr>
        <w:tc>
          <w:tcPr>
            <w:tcW w:w="1745" w:type="dxa"/>
            <w:shd w:val="clear" w:color="auto" w:fill="C2E1F6" w:themeFill="text2" w:themeFillTint="33"/>
          </w:tcPr>
          <w:p w14:paraId="18A5BD02" w14:textId="77777777" w:rsidR="00F77AF7" w:rsidRDefault="00F77AF7" w:rsidP="00945068">
            <w:pPr>
              <w:rPr>
                <w:b/>
                <w:bCs/>
              </w:rPr>
            </w:pPr>
            <w:r>
              <w:rPr>
                <w:b/>
                <w:bCs/>
              </w:rPr>
              <w:t>Algorithm Type</w:t>
            </w:r>
          </w:p>
        </w:tc>
        <w:tc>
          <w:tcPr>
            <w:tcW w:w="5432" w:type="dxa"/>
          </w:tcPr>
          <w:p w14:paraId="2950B378" w14:textId="4DD77EB9" w:rsidR="00F77AF7" w:rsidRPr="00C052BC" w:rsidRDefault="00F77AF7" w:rsidP="00945068">
            <w:r w:rsidRPr="00A9088D">
              <w:t>CM-</w:t>
            </w:r>
            <w:r>
              <w:t>BILL</w:t>
            </w:r>
            <w:r w:rsidR="00A2497F">
              <w:t>SEQ</w:t>
            </w:r>
          </w:p>
        </w:tc>
      </w:tr>
      <w:tr w:rsidR="00F77AF7" w14:paraId="7BD59FB3" w14:textId="77777777" w:rsidTr="00945068">
        <w:trPr>
          <w:trHeight w:val="300"/>
        </w:trPr>
        <w:tc>
          <w:tcPr>
            <w:tcW w:w="1745" w:type="dxa"/>
            <w:shd w:val="clear" w:color="auto" w:fill="C2E1F6" w:themeFill="text2" w:themeFillTint="33"/>
          </w:tcPr>
          <w:p w14:paraId="188F75BA" w14:textId="77777777" w:rsidR="00F77AF7" w:rsidRDefault="00F77AF7" w:rsidP="00945068">
            <w:pPr>
              <w:rPr>
                <w:b/>
                <w:bCs/>
              </w:rPr>
            </w:pPr>
            <w:r>
              <w:rPr>
                <w:b/>
                <w:bCs/>
              </w:rPr>
              <w:t>Description</w:t>
            </w:r>
          </w:p>
        </w:tc>
        <w:tc>
          <w:tcPr>
            <w:tcW w:w="5432" w:type="dxa"/>
          </w:tcPr>
          <w:p w14:paraId="52A41565" w14:textId="6FFB3D04" w:rsidR="00F77AF7" w:rsidRDefault="00A2497F" w:rsidP="00945068">
            <w:r>
              <w:t>Generate new bill sequence number</w:t>
            </w:r>
          </w:p>
        </w:tc>
      </w:tr>
      <w:tr w:rsidR="00F77AF7" w:rsidRPr="00C052BC" w14:paraId="3B2B8502" w14:textId="77777777" w:rsidTr="00945068">
        <w:trPr>
          <w:trHeight w:val="300"/>
        </w:trPr>
        <w:tc>
          <w:tcPr>
            <w:tcW w:w="1745" w:type="dxa"/>
            <w:shd w:val="clear" w:color="auto" w:fill="C2E1F6" w:themeFill="text2" w:themeFillTint="33"/>
          </w:tcPr>
          <w:p w14:paraId="4D5C9854" w14:textId="77777777" w:rsidR="00F77AF7" w:rsidRDefault="00F77AF7" w:rsidP="00945068">
            <w:pPr>
              <w:rPr>
                <w:b/>
                <w:bCs/>
              </w:rPr>
            </w:pPr>
            <w:r>
              <w:rPr>
                <w:b/>
                <w:bCs/>
              </w:rPr>
              <w:t>Detailed Description</w:t>
            </w:r>
          </w:p>
        </w:tc>
        <w:tc>
          <w:tcPr>
            <w:tcW w:w="5432" w:type="dxa"/>
          </w:tcPr>
          <w:p w14:paraId="744CA38E" w14:textId="79602F1B" w:rsidR="00F77AF7" w:rsidRPr="00C052BC" w:rsidRDefault="00F77AF7" w:rsidP="00945068">
            <w:r>
              <w:t xml:space="preserve">This Algorithm will </w:t>
            </w:r>
            <w:r w:rsidR="00A2497F">
              <w:t xml:space="preserve">generate new bill sequence number for </w:t>
            </w:r>
            <w:r w:rsidR="00926569">
              <w:t>new complete bill for CAG billing</w:t>
            </w:r>
          </w:p>
        </w:tc>
      </w:tr>
      <w:tr w:rsidR="00F77AF7" w14:paraId="5FDD5A28" w14:textId="77777777" w:rsidTr="00945068">
        <w:trPr>
          <w:trHeight w:val="300"/>
        </w:trPr>
        <w:tc>
          <w:tcPr>
            <w:tcW w:w="1745" w:type="dxa"/>
            <w:shd w:val="clear" w:color="auto" w:fill="C2E1F6" w:themeFill="text2" w:themeFillTint="33"/>
          </w:tcPr>
          <w:p w14:paraId="0F9A7279" w14:textId="77777777" w:rsidR="00F77AF7" w:rsidRDefault="00F77AF7" w:rsidP="00945068">
            <w:pPr>
              <w:rPr>
                <w:b/>
                <w:bCs/>
              </w:rPr>
            </w:pPr>
            <w:r>
              <w:rPr>
                <w:b/>
                <w:bCs/>
              </w:rPr>
              <w:t>Algorithm Entity</w:t>
            </w:r>
          </w:p>
        </w:tc>
        <w:tc>
          <w:tcPr>
            <w:tcW w:w="5432" w:type="dxa"/>
          </w:tcPr>
          <w:p w14:paraId="33265025" w14:textId="5107165C" w:rsidR="00F77AF7" w:rsidRDefault="008E5AC1" w:rsidP="008E5AC1">
            <w:r>
              <w:t>Division - Sequential Bill Number Generation</w:t>
            </w:r>
          </w:p>
        </w:tc>
      </w:tr>
    </w:tbl>
    <w:p w14:paraId="6FC11452" w14:textId="77777777" w:rsidR="00096C0C" w:rsidRDefault="00096C0C" w:rsidP="00096C0C">
      <w:pPr>
        <w:pStyle w:val="BodyText"/>
      </w:pPr>
    </w:p>
    <w:p w14:paraId="79FBACD1" w14:textId="77777777" w:rsidR="00096C0C" w:rsidRPr="00096C0C" w:rsidRDefault="00096C0C" w:rsidP="00096C0C">
      <w:pPr>
        <w:pStyle w:val="BodyText"/>
      </w:pPr>
    </w:p>
    <w:p w14:paraId="0204DF98" w14:textId="3F0E7662" w:rsidR="001C05D4" w:rsidRDefault="001C05D4" w:rsidP="001C05D4">
      <w:pPr>
        <w:pStyle w:val="Heading4"/>
        <w:numPr>
          <w:ilvl w:val="3"/>
          <w:numId w:val="14"/>
        </w:numPr>
      </w:pPr>
      <w:r>
        <w:t>Soft Parameters</w:t>
      </w:r>
    </w:p>
    <w:tbl>
      <w:tblPr>
        <w:tblW w:w="0" w:type="auto"/>
        <w:tblInd w:w="-11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1118"/>
        <w:gridCol w:w="2716"/>
        <w:gridCol w:w="2716"/>
        <w:gridCol w:w="2716"/>
      </w:tblGrid>
      <w:tr w:rsidR="001C05D4" w14:paraId="15D09803" w14:textId="77777777" w:rsidTr="00945068">
        <w:trPr>
          <w:trHeight w:val="300"/>
        </w:trPr>
        <w:tc>
          <w:tcPr>
            <w:tcW w:w="1118" w:type="dxa"/>
            <w:shd w:val="clear" w:color="auto" w:fill="C2E1F6" w:themeFill="text2" w:themeFillTint="33"/>
          </w:tcPr>
          <w:p w14:paraId="25387807" w14:textId="77777777" w:rsidR="001C05D4" w:rsidRDefault="001C05D4" w:rsidP="00945068">
            <w:pPr>
              <w:rPr>
                <w:b/>
                <w:bCs/>
              </w:rPr>
            </w:pPr>
            <w:r>
              <w:rPr>
                <w:b/>
                <w:bCs/>
              </w:rPr>
              <w:t>Sequence</w:t>
            </w:r>
          </w:p>
        </w:tc>
        <w:tc>
          <w:tcPr>
            <w:tcW w:w="2716" w:type="dxa"/>
            <w:shd w:val="clear" w:color="auto" w:fill="C2E1F6" w:themeFill="text2" w:themeFillTint="33"/>
          </w:tcPr>
          <w:p w14:paraId="026165CF" w14:textId="77777777" w:rsidR="001C05D4" w:rsidRDefault="001C05D4" w:rsidP="00945068">
            <w:pPr>
              <w:rPr>
                <w:b/>
                <w:bCs/>
              </w:rPr>
            </w:pPr>
            <w:r>
              <w:rPr>
                <w:b/>
                <w:bCs/>
              </w:rPr>
              <w:t>Description</w:t>
            </w:r>
          </w:p>
        </w:tc>
        <w:tc>
          <w:tcPr>
            <w:tcW w:w="2716" w:type="dxa"/>
            <w:shd w:val="clear" w:color="auto" w:fill="C2E1F6" w:themeFill="text2" w:themeFillTint="33"/>
          </w:tcPr>
          <w:p w14:paraId="6D8B71B1" w14:textId="77777777" w:rsidR="001C05D4" w:rsidRDefault="001C05D4" w:rsidP="00945068">
            <w:pPr>
              <w:rPr>
                <w:b/>
                <w:bCs/>
              </w:rPr>
            </w:pPr>
            <w:r>
              <w:rPr>
                <w:b/>
                <w:bCs/>
              </w:rPr>
              <w:t>Value</w:t>
            </w:r>
          </w:p>
        </w:tc>
        <w:tc>
          <w:tcPr>
            <w:tcW w:w="2716" w:type="dxa"/>
            <w:shd w:val="clear" w:color="auto" w:fill="C2E1F6" w:themeFill="text2" w:themeFillTint="33"/>
          </w:tcPr>
          <w:p w14:paraId="199575B0" w14:textId="77777777" w:rsidR="001C05D4" w:rsidRDefault="001C05D4" w:rsidP="00945068">
            <w:pPr>
              <w:rPr>
                <w:b/>
                <w:bCs/>
              </w:rPr>
            </w:pPr>
            <w:r>
              <w:rPr>
                <w:b/>
                <w:bCs/>
              </w:rPr>
              <w:t>Required</w:t>
            </w:r>
          </w:p>
        </w:tc>
      </w:tr>
      <w:tr w:rsidR="001C05D4" w14:paraId="07F50869" w14:textId="77777777" w:rsidTr="00945068">
        <w:trPr>
          <w:trHeight w:val="300"/>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E6471F8" w14:textId="77777777" w:rsidR="001C05D4" w:rsidRDefault="001C05D4" w:rsidP="00945068">
            <w:r>
              <w:t>10</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E7530DA" w14:textId="75B813D0" w:rsidR="001C05D4" w:rsidRDefault="008F7451" w:rsidP="00945068">
            <w:pPr>
              <w:rPr>
                <w:rFonts w:cs="Calibri Light"/>
              </w:rPr>
            </w:pPr>
            <w:r>
              <w:rPr>
                <w:rFonts w:cs="Calibri Light"/>
              </w:rPr>
              <w:t>Parent Person Identifier</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0DFFB7B" w14:textId="25D945C1" w:rsidR="001C05D4" w:rsidRDefault="00DA5B83" w:rsidP="00945068">
            <w:pPr>
              <w:rPr>
                <w:rFonts w:cs="Calibri Light"/>
              </w:rPr>
            </w:pPr>
            <w:r w:rsidRPr="00DA5B83">
              <w:rPr>
                <w:rFonts w:cs="Calibri Light"/>
              </w:rPr>
              <w:t>CLIENTID</w:t>
            </w:r>
          </w:p>
        </w:tc>
        <w:tc>
          <w:tcPr>
            <w:tcW w:w="2716" w:type="dxa"/>
          </w:tcPr>
          <w:p w14:paraId="4BBF60E5" w14:textId="77777777" w:rsidR="001C05D4" w:rsidRDefault="001C05D4" w:rsidP="00945068">
            <w:pPr>
              <w:rPr>
                <w:rFonts w:cs="Calibri Light"/>
              </w:rPr>
            </w:pPr>
            <w:r>
              <w:rPr>
                <w:rFonts w:cs="Calibri Light"/>
              </w:rPr>
              <w:t>Y</w:t>
            </w:r>
          </w:p>
        </w:tc>
      </w:tr>
      <w:tr w:rsidR="001C05D4" w14:paraId="50C5E5AF" w14:textId="77777777" w:rsidTr="00945068">
        <w:trPr>
          <w:trHeight w:val="300"/>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E50681A" w14:textId="08FFCD78" w:rsidR="001C05D4" w:rsidRDefault="000C0D67" w:rsidP="00945068">
            <w:r>
              <w:t>20</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DB6A3FB" w14:textId="3E2F8380" w:rsidR="001C05D4" w:rsidRDefault="000B063C" w:rsidP="00945068">
            <w:pPr>
              <w:rPr>
                <w:rFonts w:cs="Calibri Light"/>
              </w:rPr>
            </w:pPr>
            <w:r>
              <w:rPr>
                <w:rFonts w:cs="Calibri Light"/>
              </w:rPr>
              <w:t>Starting Sequence Number</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2BDBBA8" w14:textId="28AE31DC" w:rsidR="001C05D4" w:rsidRDefault="000C0D67" w:rsidP="00945068">
            <w:pPr>
              <w:rPr>
                <w:rFonts w:cs="Calibri Light"/>
              </w:rPr>
            </w:pPr>
            <w:r>
              <w:rPr>
                <w:rFonts w:cs="Calibri Light"/>
              </w:rPr>
              <w:t>000001</w:t>
            </w:r>
          </w:p>
        </w:tc>
        <w:tc>
          <w:tcPr>
            <w:tcW w:w="2716" w:type="dxa"/>
          </w:tcPr>
          <w:p w14:paraId="73D51650" w14:textId="11182B13" w:rsidR="001C05D4" w:rsidRDefault="000C0D67" w:rsidP="00945068">
            <w:pPr>
              <w:rPr>
                <w:rFonts w:cs="Calibri Light"/>
              </w:rPr>
            </w:pPr>
            <w:r>
              <w:rPr>
                <w:rFonts w:cs="Calibri Light"/>
              </w:rPr>
              <w:t>Y</w:t>
            </w:r>
          </w:p>
        </w:tc>
      </w:tr>
      <w:tr w:rsidR="001C05D4" w14:paraId="3016FA53" w14:textId="77777777" w:rsidTr="00945068">
        <w:trPr>
          <w:trHeight w:val="300"/>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6B1E84E" w14:textId="41BC51A4" w:rsidR="001C05D4" w:rsidRDefault="003160D1" w:rsidP="00945068">
            <w:r>
              <w:t>3</w:t>
            </w:r>
            <w:r w:rsidR="001C05D4">
              <w:t>0</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229FC49" w14:textId="77777777" w:rsidR="001C05D4" w:rsidRDefault="001C05D4" w:rsidP="00945068">
            <w:pPr>
              <w:rPr>
                <w:rFonts w:cs="Calibri Light"/>
              </w:rPr>
            </w:pPr>
            <w:r>
              <w:rPr>
                <w:rFonts w:cs="Calibri Light"/>
              </w:rPr>
              <w:t>Person Relationship Type</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FC0516A" w14:textId="77777777" w:rsidR="001C05D4" w:rsidRDefault="001C05D4" w:rsidP="00945068">
            <w:pPr>
              <w:rPr>
                <w:rFonts w:cs="Calibri Light"/>
              </w:rPr>
            </w:pPr>
            <w:r>
              <w:rPr>
                <w:rFonts w:cs="Calibri Light"/>
              </w:rPr>
              <w:t>BILLING</w:t>
            </w:r>
          </w:p>
        </w:tc>
        <w:tc>
          <w:tcPr>
            <w:tcW w:w="2716" w:type="dxa"/>
          </w:tcPr>
          <w:p w14:paraId="500021A1" w14:textId="77777777" w:rsidR="001C05D4" w:rsidRDefault="001C05D4" w:rsidP="00945068">
            <w:pPr>
              <w:rPr>
                <w:rFonts w:cs="Calibri Light"/>
              </w:rPr>
            </w:pPr>
            <w:r>
              <w:rPr>
                <w:rFonts w:cs="Calibri Light"/>
              </w:rPr>
              <w:t>Y</w:t>
            </w:r>
          </w:p>
        </w:tc>
      </w:tr>
      <w:tr w:rsidR="00C23C0E" w14:paraId="590E245A" w14:textId="77777777" w:rsidTr="00945068">
        <w:trPr>
          <w:trHeight w:val="300"/>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033D63B" w14:textId="1DBB4939" w:rsidR="00C23C0E" w:rsidRDefault="00C23C0E" w:rsidP="00945068">
            <w:r>
              <w:t>40</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FAE6228" w14:textId="2FFF982F" w:rsidR="00C23C0E" w:rsidRDefault="00C23C0E" w:rsidP="00945068">
            <w:pPr>
              <w:rPr>
                <w:rFonts w:cs="Calibri Light"/>
              </w:rPr>
            </w:pPr>
            <w:r>
              <w:rPr>
                <w:rFonts w:cs="Calibri Light"/>
              </w:rPr>
              <w:t>A</w:t>
            </w:r>
            <w:r w:rsidR="00842F5F">
              <w:rPr>
                <w:rFonts w:cs="Calibri Light"/>
              </w:rPr>
              <w:t>ccount Invoice Type</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FF898BB" w14:textId="2CCC69A1" w:rsidR="00C23C0E" w:rsidRDefault="00842F5F" w:rsidP="00945068">
            <w:pPr>
              <w:rPr>
                <w:rFonts w:cs="Calibri Light"/>
              </w:rPr>
            </w:pPr>
            <w:r w:rsidRPr="00842F5F">
              <w:rPr>
                <w:rFonts w:cs="Calibri Light"/>
              </w:rPr>
              <w:t>C1INVTYP</w:t>
            </w:r>
          </w:p>
        </w:tc>
        <w:tc>
          <w:tcPr>
            <w:tcW w:w="2716" w:type="dxa"/>
          </w:tcPr>
          <w:p w14:paraId="5F08360B" w14:textId="5ADFA512" w:rsidR="00C23C0E" w:rsidRDefault="00842F5F" w:rsidP="00945068">
            <w:pPr>
              <w:rPr>
                <w:rFonts w:cs="Calibri Light"/>
              </w:rPr>
            </w:pPr>
            <w:r>
              <w:rPr>
                <w:rFonts w:cs="Calibri Light"/>
              </w:rPr>
              <w:t>Y</w:t>
            </w:r>
          </w:p>
        </w:tc>
      </w:tr>
      <w:tr w:rsidR="000741EF" w14:paraId="791E81DB" w14:textId="77777777" w:rsidTr="00945068">
        <w:trPr>
          <w:trHeight w:val="300"/>
          <w:ins w:id="2309" w:author="Nikko Padilla" w:date="2025-11-06T00:44:00Z"/>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EB2E15E" w14:textId="15810453" w:rsidR="000741EF" w:rsidRDefault="000741EF" w:rsidP="00945068">
            <w:pPr>
              <w:rPr>
                <w:ins w:id="2310" w:author="Nikko Padilla" w:date="2025-11-06T00:44:00Z" w16du:dateUtc="2025-11-05T16:44:00Z"/>
              </w:rPr>
            </w:pPr>
            <w:ins w:id="2311" w:author="Nikko Padilla" w:date="2025-11-06T00:44:00Z" w16du:dateUtc="2025-11-05T16:44:00Z">
              <w:r>
                <w:t>50</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F7CC4F8" w14:textId="0E0D0DC3" w:rsidR="000741EF" w:rsidRDefault="00EA5CE2" w:rsidP="00945068">
            <w:pPr>
              <w:rPr>
                <w:ins w:id="2312" w:author="Nikko Padilla" w:date="2025-11-06T00:44:00Z" w16du:dateUtc="2025-11-05T16:44:00Z"/>
                <w:rFonts w:cs="Calibri Light"/>
              </w:rPr>
            </w:pPr>
            <w:ins w:id="2313" w:author="Nikko Padilla" w:date="2025-11-06T00:45:00Z" w16du:dateUtc="2025-11-05T16:45:00Z">
              <w:r w:rsidRPr="00EA5CE2">
                <w:rPr>
                  <w:rFonts w:cs="Calibri Light"/>
                </w:rPr>
                <w:t xml:space="preserve">Ancillary </w:t>
              </w:r>
              <w:r>
                <w:rPr>
                  <w:rFonts w:cs="Calibri Light"/>
                </w:rPr>
                <w:t xml:space="preserve">Invoice Type </w:t>
              </w:r>
              <w:r w:rsidRPr="00EA5CE2">
                <w:rPr>
                  <w:rFonts w:cs="Calibri Light"/>
                </w:rPr>
                <w:t>Char Value</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09D2533" w14:textId="51386631" w:rsidR="000741EF" w:rsidRPr="00842F5F" w:rsidRDefault="002134B4" w:rsidP="00945068">
            <w:pPr>
              <w:rPr>
                <w:ins w:id="2314" w:author="Nikko Padilla" w:date="2025-11-06T00:44:00Z" w16du:dateUtc="2025-11-05T16:44:00Z"/>
                <w:rFonts w:cs="Calibri Light"/>
              </w:rPr>
            </w:pPr>
            <w:ins w:id="2315" w:author="Nikko Padilla" w:date="2025-11-06T00:45:00Z" w16du:dateUtc="2025-11-05T16:45:00Z">
              <w:r>
                <w:rPr>
                  <w:rFonts w:cs="Calibri Light"/>
                </w:rPr>
                <w:t>ANCIL</w:t>
              </w:r>
            </w:ins>
          </w:p>
        </w:tc>
        <w:tc>
          <w:tcPr>
            <w:tcW w:w="2716" w:type="dxa"/>
          </w:tcPr>
          <w:p w14:paraId="07A8FDD5" w14:textId="08A4440F" w:rsidR="000741EF" w:rsidRDefault="002134B4" w:rsidP="00945068">
            <w:pPr>
              <w:rPr>
                <w:ins w:id="2316" w:author="Nikko Padilla" w:date="2025-11-06T00:44:00Z" w16du:dateUtc="2025-11-05T16:44:00Z"/>
                <w:rFonts w:cs="Calibri Light"/>
              </w:rPr>
            </w:pPr>
            <w:ins w:id="2317" w:author="Nikko Padilla" w:date="2025-11-06T00:45:00Z" w16du:dateUtc="2025-11-05T16:45:00Z">
              <w:r>
                <w:rPr>
                  <w:rFonts w:cs="Calibri Light"/>
                </w:rPr>
                <w:t>Y</w:t>
              </w:r>
            </w:ins>
          </w:p>
        </w:tc>
      </w:tr>
      <w:tr w:rsidR="002134B4" w14:paraId="2350AC17" w14:textId="77777777" w:rsidTr="00945068">
        <w:trPr>
          <w:trHeight w:val="300"/>
          <w:ins w:id="2318" w:author="Nikko Padilla" w:date="2025-11-06T00:45:00Z"/>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9A74C54" w14:textId="59246F97" w:rsidR="002134B4" w:rsidRDefault="002134B4" w:rsidP="00945068">
            <w:pPr>
              <w:rPr>
                <w:ins w:id="2319" w:author="Nikko Padilla" w:date="2025-11-06T00:45:00Z" w16du:dateUtc="2025-11-05T16:45:00Z"/>
              </w:rPr>
            </w:pPr>
            <w:ins w:id="2320" w:author="Nikko Padilla" w:date="2025-11-06T00:45:00Z" w16du:dateUtc="2025-11-05T16:45:00Z">
              <w:r>
                <w:t>60</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228047C" w14:textId="62A4EA5D" w:rsidR="002134B4" w:rsidRPr="00EA5CE2" w:rsidRDefault="00DC3126" w:rsidP="00945068">
            <w:pPr>
              <w:rPr>
                <w:ins w:id="2321" w:author="Nikko Padilla" w:date="2025-11-06T00:45:00Z" w16du:dateUtc="2025-11-05T16:45:00Z"/>
                <w:rFonts w:cs="Calibri Light"/>
              </w:rPr>
            </w:pPr>
            <w:ins w:id="2322" w:author="Nikko Padilla" w:date="2025-11-06T00:45:00Z" w16du:dateUtc="2025-11-05T16:45:00Z">
              <w:r w:rsidRPr="00DC3126">
                <w:rPr>
                  <w:rFonts w:cs="Calibri Light"/>
                </w:rPr>
                <w:t xml:space="preserve">Ancillary </w:t>
              </w:r>
            </w:ins>
            <w:ins w:id="2323" w:author="Nikko Padilla" w:date="2025-11-06T00:46:00Z" w16du:dateUtc="2025-11-05T16:46:00Z">
              <w:r>
                <w:rPr>
                  <w:rFonts w:cs="Calibri Light"/>
                </w:rPr>
                <w:t xml:space="preserve">Sequence </w:t>
              </w:r>
            </w:ins>
            <w:ins w:id="2324" w:author="Nikko Padilla" w:date="2025-11-06T00:45:00Z" w16du:dateUtc="2025-11-05T16:45:00Z">
              <w:r w:rsidRPr="00DC3126">
                <w:rPr>
                  <w:rFonts w:cs="Calibri Light"/>
                </w:rPr>
                <w:t>Prefix</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440FE50" w14:textId="41EC03FC" w:rsidR="002134B4" w:rsidRDefault="00DC3126" w:rsidP="00945068">
            <w:pPr>
              <w:rPr>
                <w:ins w:id="2325" w:author="Nikko Padilla" w:date="2025-11-06T00:45:00Z" w16du:dateUtc="2025-11-05T16:45:00Z"/>
                <w:rFonts w:cs="Calibri Light"/>
              </w:rPr>
            </w:pPr>
            <w:ins w:id="2326" w:author="Nikko Padilla" w:date="2025-11-06T00:46:00Z" w16du:dateUtc="2025-11-05T16:46:00Z">
              <w:r>
                <w:rPr>
                  <w:rFonts w:cs="Calibri Light"/>
                </w:rPr>
                <w:t>A</w:t>
              </w:r>
            </w:ins>
          </w:p>
        </w:tc>
        <w:tc>
          <w:tcPr>
            <w:tcW w:w="2716" w:type="dxa"/>
          </w:tcPr>
          <w:p w14:paraId="3C6900CE" w14:textId="602C225B" w:rsidR="002134B4" w:rsidRDefault="00DC3126" w:rsidP="00945068">
            <w:pPr>
              <w:rPr>
                <w:ins w:id="2327" w:author="Nikko Padilla" w:date="2025-11-06T00:45:00Z" w16du:dateUtc="2025-11-05T16:45:00Z"/>
                <w:rFonts w:cs="Calibri Light"/>
              </w:rPr>
            </w:pPr>
            <w:ins w:id="2328" w:author="Nikko Padilla" w:date="2025-11-06T00:46:00Z" w16du:dateUtc="2025-11-05T16:46:00Z">
              <w:r>
                <w:rPr>
                  <w:rFonts w:cs="Calibri Light"/>
                </w:rPr>
                <w:t>Y</w:t>
              </w:r>
            </w:ins>
          </w:p>
        </w:tc>
      </w:tr>
      <w:tr w:rsidR="00DC3126" w14:paraId="160949BB" w14:textId="77777777" w:rsidTr="00945068">
        <w:trPr>
          <w:trHeight w:val="300"/>
          <w:ins w:id="2329" w:author="Nikko Padilla" w:date="2025-11-06T00:46:00Z"/>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5B74150" w14:textId="13BFB821" w:rsidR="00DC3126" w:rsidRDefault="00DC3126" w:rsidP="00945068">
            <w:pPr>
              <w:rPr>
                <w:ins w:id="2330" w:author="Nikko Padilla" w:date="2025-11-06T00:46:00Z" w16du:dateUtc="2025-11-05T16:46:00Z"/>
              </w:rPr>
            </w:pPr>
            <w:ins w:id="2331" w:author="Nikko Padilla" w:date="2025-11-06T00:46:00Z" w16du:dateUtc="2025-11-05T16:46:00Z">
              <w:r>
                <w:t>70</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2516EF5" w14:textId="69F9940F" w:rsidR="00DC3126" w:rsidRPr="00DC3126" w:rsidRDefault="00E44F51" w:rsidP="00945068">
            <w:pPr>
              <w:rPr>
                <w:ins w:id="2332" w:author="Nikko Padilla" w:date="2025-11-06T00:46:00Z" w16du:dateUtc="2025-11-05T16:46:00Z"/>
                <w:rFonts w:cs="Calibri Light"/>
              </w:rPr>
            </w:pPr>
            <w:ins w:id="2333" w:author="Nikko Padilla" w:date="2025-11-06T00:46:00Z" w16du:dateUtc="2025-11-05T16:46:00Z">
              <w:r w:rsidRPr="00E44F51">
                <w:rPr>
                  <w:rFonts w:cs="Calibri Light"/>
                </w:rPr>
                <w:t>Claim Invoice Type Char Value</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91A7F21" w14:textId="5ABDA3AE" w:rsidR="00DC3126" w:rsidRDefault="00E44F51" w:rsidP="00945068">
            <w:pPr>
              <w:rPr>
                <w:ins w:id="2334" w:author="Nikko Padilla" w:date="2025-11-06T00:46:00Z" w16du:dateUtc="2025-11-05T16:46:00Z"/>
                <w:rFonts w:cs="Calibri Light"/>
              </w:rPr>
            </w:pPr>
            <w:ins w:id="2335" w:author="Nikko Padilla" w:date="2025-11-06T00:46:00Z" w16du:dateUtc="2025-11-05T16:46:00Z">
              <w:r>
                <w:rPr>
                  <w:rFonts w:cs="Calibri Light"/>
                </w:rPr>
                <w:t>CLAIM</w:t>
              </w:r>
            </w:ins>
          </w:p>
        </w:tc>
        <w:tc>
          <w:tcPr>
            <w:tcW w:w="2716" w:type="dxa"/>
          </w:tcPr>
          <w:p w14:paraId="288BCB77" w14:textId="667CEEB2" w:rsidR="00DC3126" w:rsidRDefault="00E44F51" w:rsidP="00945068">
            <w:pPr>
              <w:rPr>
                <w:ins w:id="2336" w:author="Nikko Padilla" w:date="2025-11-06T00:46:00Z" w16du:dateUtc="2025-11-05T16:46:00Z"/>
                <w:rFonts w:cs="Calibri Light"/>
              </w:rPr>
            </w:pPr>
            <w:ins w:id="2337" w:author="Nikko Padilla" w:date="2025-11-06T00:46:00Z" w16du:dateUtc="2025-11-05T16:46:00Z">
              <w:r>
                <w:rPr>
                  <w:rFonts w:cs="Calibri Light"/>
                </w:rPr>
                <w:t>Y</w:t>
              </w:r>
            </w:ins>
          </w:p>
        </w:tc>
      </w:tr>
      <w:tr w:rsidR="00E44F51" w14:paraId="08BFC205" w14:textId="77777777" w:rsidTr="00945068">
        <w:trPr>
          <w:trHeight w:val="300"/>
          <w:ins w:id="2338" w:author="Nikko Padilla" w:date="2025-11-06T00:46:00Z"/>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B120F84" w14:textId="779282A0" w:rsidR="00E44F51" w:rsidRDefault="00E44F51" w:rsidP="00945068">
            <w:pPr>
              <w:rPr>
                <w:ins w:id="2339" w:author="Nikko Padilla" w:date="2025-11-06T00:46:00Z" w16du:dateUtc="2025-11-05T16:46:00Z"/>
              </w:rPr>
            </w:pPr>
            <w:ins w:id="2340" w:author="Nikko Padilla" w:date="2025-11-06T00:46:00Z" w16du:dateUtc="2025-11-05T16:46:00Z">
              <w:r>
                <w:t>80</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EEA0B5B" w14:textId="49F107F0" w:rsidR="00E44F51" w:rsidRPr="00E44F51" w:rsidRDefault="00CF1741" w:rsidP="00945068">
            <w:pPr>
              <w:rPr>
                <w:ins w:id="2341" w:author="Nikko Padilla" w:date="2025-11-06T00:46:00Z" w16du:dateUtc="2025-11-05T16:46:00Z"/>
                <w:rFonts w:cs="Calibri Light"/>
              </w:rPr>
            </w:pPr>
            <w:ins w:id="2342" w:author="Nikko Padilla" w:date="2025-11-06T00:46:00Z" w16du:dateUtc="2025-11-05T16:46:00Z">
              <w:r w:rsidRPr="00CF1741">
                <w:rPr>
                  <w:rFonts w:cs="Calibri Light"/>
                </w:rPr>
                <w:t>Claim Sequence Prefix</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3C251B7" w14:textId="7A40E397" w:rsidR="00E44F51" w:rsidRDefault="00CF1741" w:rsidP="00945068">
            <w:pPr>
              <w:rPr>
                <w:ins w:id="2343" w:author="Nikko Padilla" w:date="2025-11-06T00:46:00Z" w16du:dateUtc="2025-11-05T16:46:00Z"/>
                <w:rFonts w:cs="Calibri Light"/>
              </w:rPr>
            </w:pPr>
            <w:ins w:id="2344" w:author="Nikko Padilla" w:date="2025-11-06T00:46:00Z" w16du:dateUtc="2025-11-05T16:46:00Z">
              <w:r>
                <w:rPr>
                  <w:rFonts w:cs="Calibri Light"/>
                </w:rPr>
                <w:t>C</w:t>
              </w:r>
            </w:ins>
          </w:p>
        </w:tc>
        <w:tc>
          <w:tcPr>
            <w:tcW w:w="2716" w:type="dxa"/>
          </w:tcPr>
          <w:p w14:paraId="10C5A10A" w14:textId="40118CCF" w:rsidR="00E44F51" w:rsidRDefault="00CF1741" w:rsidP="00945068">
            <w:pPr>
              <w:rPr>
                <w:ins w:id="2345" w:author="Nikko Padilla" w:date="2025-11-06T00:46:00Z" w16du:dateUtc="2025-11-05T16:46:00Z"/>
                <w:rFonts w:cs="Calibri Light"/>
              </w:rPr>
            </w:pPr>
            <w:ins w:id="2346" w:author="Nikko Padilla" w:date="2025-11-06T00:46:00Z" w16du:dateUtc="2025-11-05T16:46:00Z">
              <w:r>
                <w:rPr>
                  <w:rFonts w:cs="Calibri Light"/>
                </w:rPr>
                <w:t>Y</w:t>
              </w:r>
            </w:ins>
          </w:p>
        </w:tc>
      </w:tr>
      <w:tr w:rsidR="00CF1741" w14:paraId="42A672AC" w14:textId="77777777" w:rsidTr="00945068">
        <w:trPr>
          <w:trHeight w:val="300"/>
          <w:ins w:id="2347" w:author="Nikko Padilla" w:date="2025-11-06T00:46:00Z"/>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08346FD" w14:textId="7C0A0FA8" w:rsidR="00CF1741" w:rsidRDefault="00CF1741" w:rsidP="00945068">
            <w:pPr>
              <w:rPr>
                <w:ins w:id="2348" w:author="Nikko Padilla" w:date="2025-11-06T00:46:00Z" w16du:dateUtc="2025-11-05T16:46:00Z"/>
              </w:rPr>
            </w:pPr>
            <w:ins w:id="2349" w:author="Nikko Padilla" w:date="2025-11-06T00:46:00Z" w16du:dateUtc="2025-11-05T16:46:00Z">
              <w:r>
                <w:t>90</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7471F65" w14:textId="1A5B5726" w:rsidR="00CF1741" w:rsidRPr="00CF1741" w:rsidRDefault="00CF1741" w:rsidP="00945068">
            <w:pPr>
              <w:rPr>
                <w:ins w:id="2350" w:author="Nikko Padilla" w:date="2025-11-06T00:46:00Z" w16du:dateUtc="2025-11-05T16:46:00Z"/>
                <w:rFonts w:cs="Calibri Light"/>
              </w:rPr>
            </w:pPr>
            <w:ins w:id="2351" w:author="Nikko Padilla" w:date="2025-11-06T00:46:00Z" w16du:dateUtc="2025-11-05T16:46:00Z">
              <w:r w:rsidRPr="00CF1741">
                <w:rPr>
                  <w:rFonts w:cs="Calibri Light"/>
                </w:rPr>
                <w:t>Alternate Bill Number Delimiter</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E8C241C" w14:textId="3C106AF0" w:rsidR="00CF1741" w:rsidRDefault="00CF1741" w:rsidP="00945068">
            <w:pPr>
              <w:rPr>
                <w:ins w:id="2352" w:author="Nikko Padilla" w:date="2025-11-06T00:46:00Z" w16du:dateUtc="2025-11-05T16:46:00Z"/>
                <w:rFonts w:cs="Calibri Light"/>
              </w:rPr>
            </w:pPr>
            <w:ins w:id="2353" w:author="Nikko Padilla" w:date="2025-11-06T00:46:00Z" w16du:dateUtc="2025-11-05T16:46:00Z">
              <w:r>
                <w:rPr>
                  <w:rFonts w:cs="Calibri Light"/>
                </w:rPr>
                <w:t>-</w:t>
              </w:r>
            </w:ins>
          </w:p>
        </w:tc>
        <w:tc>
          <w:tcPr>
            <w:tcW w:w="2716" w:type="dxa"/>
          </w:tcPr>
          <w:p w14:paraId="0152056A" w14:textId="2431E2F9" w:rsidR="00CF1741" w:rsidRDefault="00CF1741" w:rsidP="00945068">
            <w:pPr>
              <w:rPr>
                <w:ins w:id="2354" w:author="Nikko Padilla" w:date="2025-11-06T00:46:00Z" w16du:dateUtc="2025-11-05T16:46:00Z"/>
                <w:rFonts w:cs="Calibri Light"/>
              </w:rPr>
            </w:pPr>
            <w:ins w:id="2355" w:author="Nikko Padilla" w:date="2025-11-06T00:46:00Z" w16du:dateUtc="2025-11-05T16:46:00Z">
              <w:r>
                <w:rPr>
                  <w:rFonts w:cs="Calibri Light"/>
                </w:rPr>
                <w:t>Y</w:t>
              </w:r>
            </w:ins>
          </w:p>
        </w:tc>
      </w:tr>
    </w:tbl>
    <w:p w14:paraId="7B83DDFD" w14:textId="09207C63" w:rsidR="001C05D4" w:rsidRDefault="00770ABE" w:rsidP="00096C0C">
      <w:pPr>
        <w:pStyle w:val="Heading4"/>
        <w:numPr>
          <w:ilvl w:val="3"/>
          <w:numId w:val="14"/>
        </w:numPr>
      </w:pPr>
      <w:r>
        <w:t xml:space="preserve">Processing Logic </w:t>
      </w:r>
    </w:p>
    <w:p w14:paraId="74846B21" w14:textId="097B2B6D" w:rsidR="00770ABE" w:rsidRPr="00F75EA9" w:rsidRDefault="008A2B4F" w:rsidP="008A2B4F">
      <w:pPr>
        <w:pStyle w:val="BodyText"/>
        <w:numPr>
          <w:ilvl w:val="0"/>
          <w:numId w:val="32"/>
        </w:numPr>
        <w:rPr>
          <w:rFonts w:ascii="Calibri" w:hAnsi="Calibri"/>
        </w:rPr>
      </w:pPr>
      <w:r w:rsidRPr="00F75EA9">
        <w:rPr>
          <w:rFonts w:ascii="Calibri" w:hAnsi="Calibri"/>
        </w:rPr>
        <w:t xml:space="preserve">From bill id, get the </w:t>
      </w:r>
      <w:r w:rsidR="00682C7B" w:rsidRPr="00F75EA9">
        <w:rPr>
          <w:rFonts w:ascii="Calibri" w:hAnsi="Calibri"/>
        </w:rPr>
        <w:t>account id</w:t>
      </w:r>
      <w:r w:rsidR="00D22DBE" w:rsidRPr="00F75EA9">
        <w:rPr>
          <w:rFonts w:ascii="Calibri" w:hAnsi="Calibri"/>
        </w:rPr>
        <w:t xml:space="preserve"> and person id.</w:t>
      </w:r>
    </w:p>
    <w:p w14:paraId="4BEC69E1" w14:textId="282115B4" w:rsidR="00D22DBE" w:rsidRPr="00F75EA9" w:rsidRDefault="00721137" w:rsidP="008A2B4F">
      <w:pPr>
        <w:pStyle w:val="BodyText"/>
        <w:numPr>
          <w:ilvl w:val="0"/>
          <w:numId w:val="32"/>
        </w:numPr>
        <w:rPr>
          <w:rFonts w:ascii="Calibri" w:hAnsi="Calibri"/>
        </w:rPr>
      </w:pPr>
      <w:r>
        <w:rPr>
          <w:rFonts w:ascii="Calibri" w:hAnsi="Calibri"/>
        </w:rPr>
        <w:t>Using Account</w:t>
      </w:r>
      <w:r w:rsidR="005C6625" w:rsidRPr="00F75EA9">
        <w:rPr>
          <w:rFonts w:ascii="Calibri" w:hAnsi="Calibri"/>
        </w:rPr>
        <w:t xml:space="preserve"> id, find the parent person id.</w:t>
      </w:r>
    </w:p>
    <w:p w14:paraId="3A733D51" w14:textId="009C42A7" w:rsidR="002B3A52" w:rsidRPr="00F75EA9" w:rsidRDefault="00013127" w:rsidP="002B3A52">
      <w:pPr>
        <w:pStyle w:val="BodyText"/>
        <w:numPr>
          <w:ilvl w:val="1"/>
          <w:numId w:val="32"/>
        </w:numPr>
        <w:rPr>
          <w:rFonts w:ascii="Calibri" w:hAnsi="Calibri"/>
        </w:rPr>
      </w:pPr>
      <w:r w:rsidRPr="00F75EA9">
        <w:rPr>
          <w:rFonts w:ascii="Calibri" w:hAnsi="Calibri"/>
        </w:rPr>
        <w:t>Get the parent person</w:t>
      </w:r>
      <w:r w:rsidR="00942F63" w:rsidRPr="00F75EA9">
        <w:rPr>
          <w:rFonts w:ascii="Calibri" w:hAnsi="Calibri"/>
        </w:rPr>
        <w:t xml:space="preserve">’s primary identifier </w:t>
      </w:r>
      <w:r w:rsidR="00630EC8" w:rsidRPr="00F75EA9">
        <w:rPr>
          <w:rFonts w:ascii="Calibri" w:hAnsi="Calibri"/>
        </w:rPr>
        <w:t>–</w:t>
      </w:r>
      <w:r w:rsidR="00942F63" w:rsidRPr="00F75EA9">
        <w:rPr>
          <w:rFonts w:ascii="Calibri" w:hAnsi="Calibri"/>
        </w:rPr>
        <w:t xml:space="preserve"> </w:t>
      </w:r>
      <w:r w:rsidR="00630EC8" w:rsidRPr="00F75EA9">
        <w:rPr>
          <w:rFonts w:ascii="Calibri" w:hAnsi="Calibri"/>
        </w:rPr>
        <w:t xml:space="preserve">CLIENTID. This </w:t>
      </w:r>
      <w:r w:rsidR="001425AC" w:rsidRPr="00F75EA9">
        <w:rPr>
          <w:rFonts w:ascii="Calibri" w:hAnsi="Calibri"/>
        </w:rPr>
        <w:t>would be the client id.</w:t>
      </w:r>
    </w:p>
    <w:p w14:paraId="6C8E9DFF" w14:textId="2CCE3B0D" w:rsidR="00965D21" w:rsidRPr="00721137" w:rsidRDefault="00965D21" w:rsidP="00965D21">
      <w:pPr>
        <w:spacing w:after="240"/>
        <w:ind w:left="360" w:firstLine="720"/>
      </w:pPr>
      <w:r w:rsidRPr="00721137">
        <w:t xml:space="preserve">Query </w:t>
      </w:r>
      <w:r w:rsidR="000B42E1" w:rsidRPr="00721137">
        <w:t>–</w:t>
      </w:r>
      <w:r w:rsidRPr="00721137">
        <w:t xml:space="preserve"> </w:t>
      </w:r>
    </w:p>
    <w:p w14:paraId="53714551" w14:textId="25E1CAC3" w:rsidR="000B42E1" w:rsidRPr="000B42E1" w:rsidRDefault="000B42E1" w:rsidP="000B42E1">
      <w:pPr>
        <w:ind w:left="360" w:firstLine="720"/>
        <w:rPr>
          <w:rFonts w:ascii="Century Gothic" w:eastAsia="Century Gothic" w:hAnsi="Century Gothic" w:cs="Century Gothic"/>
        </w:rPr>
      </w:pPr>
      <w:r w:rsidRPr="000B42E1">
        <w:rPr>
          <w:rFonts w:ascii="Century Gothic" w:eastAsia="Century Gothic" w:hAnsi="Century Gothic" w:cs="Century Gothic"/>
        </w:rPr>
        <w:t xml:space="preserve">select pid.per_id_nbr </w:t>
      </w:r>
      <w:r w:rsidR="00960D1A">
        <w:rPr>
          <w:rFonts w:ascii="Century Gothic" w:eastAsia="Century Gothic" w:hAnsi="Century Gothic" w:cs="Century Gothic"/>
        </w:rPr>
        <w:t>as client_Id</w:t>
      </w:r>
    </w:p>
    <w:p w14:paraId="3B7D099F" w14:textId="77777777" w:rsidR="000B42E1" w:rsidRPr="000B42E1" w:rsidRDefault="000B42E1" w:rsidP="000B42E1">
      <w:pPr>
        <w:ind w:left="360" w:firstLine="720"/>
        <w:rPr>
          <w:rFonts w:ascii="Century Gothic" w:eastAsia="Century Gothic" w:hAnsi="Century Gothic" w:cs="Century Gothic"/>
        </w:rPr>
      </w:pPr>
      <w:r w:rsidRPr="000B42E1">
        <w:rPr>
          <w:rFonts w:ascii="Century Gothic" w:eastAsia="Century Gothic" w:hAnsi="Century Gothic" w:cs="Century Gothic"/>
        </w:rPr>
        <w:t>from ci_per_id pid</w:t>
      </w:r>
    </w:p>
    <w:p w14:paraId="46E6E065" w14:textId="77777777" w:rsidR="000B42E1" w:rsidRPr="000B42E1" w:rsidRDefault="000B42E1" w:rsidP="000B42E1">
      <w:pPr>
        <w:ind w:left="360" w:firstLine="720"/>
        <w:rPr>
          <w:rFonts w:ascii="Century Gothic" w:eastAsia="Century Gothic" w:hAnsi="Century Gothic" w:cs="Century Gothic"/>
        </w:rPr>
      </w:pPr>
      <w:r w:rsidRPr="000B42E1">
        <w:rPr>
          <w:rFonts w:ascii="Century Gothic" w:eastAsia="Century Gothic" w:hAnsi="Century Gothic" w:cs="Century Gothic"/>
        </w:rPr>
        <w:t>join ci_per_per pp on pp.per_id1 = pid.per_id</w:t>
      </w:r>
    </w:p>
    <w:p w14:paraId="223B4F0C" w14:textId="77777777" w:rsidR="000B42E1" w:rsidRPr="000B42E1" w:rsidRDefault="000B42E1" w:rsidP="000B42E1">
      <w:pPr>
        <w:ind w:left="360" w:firstLine="720"/>
        <w:rPr>
          <w:rFonts w:ascii="Century Gothic" w:eastAsia="Century Gothic" w:hAnsi="Century Gothic" w:cs="Century Gothic"/>
        </w:rPr>
      </w:pPr>
      <w:r w:rsidRPr="000B42E1">
        <w:rPr>
          <w:rFonts w:ascii="Century Gothic" w:eastAsia="Century Gothic" w:hAnsi="Century Gothic" w:cs="Century Gothic"/>
        </w:rPr>
        <w:t xml:space="preserve">join ci_acct_per ap on pp.per_id2 = ap.per_id </w:t>
      </w:r>
    </w:p>
    <w:p w14:paraId="5854365B" w14:textId="0DAAD220" w:rsidR="000B42E1" w:rsidRPr="000B42E1" w:rsidRDefault="000B42E1" w:rsidP="000B42E1">
      <w:pPr>
        <w:ind w:left="360" w:firstLine="720"/>
        <w:rPr>
          <w:rFonts w:ascii="Century Gothic" w:eastAsia="Century Gothic" w:hAnsi="Century Gothic" w:cs="Century Gothic"/>
        </w:rPr>
      </w:pPr>
      <w:r w:rsidRPr="000B42E1">
        <w:rPr>
          <w:rFonts w:ascii="Century Gothic" w:eastAsia="Century Gothic" w:hAnsi="Century Gothic" w:cs="Century Gothic"/>
        </w:rPr>
        <w:t xml:space="preserve">where pp.per_rel_type_cd= </w:t>
      </w:r>
      <w:r w:rsidR="0000492A">
        <w:rPr>
          <w:rFonts w:ascii="Century Gothic" w:eastAsia="Century Gothic" w:hAnsi="Century Gothic" w:cs="Century Gothic"/>
        </w:rPr>
        <w:t>:</w:t>
      </w:r>
      <w:r w:rsidR="00C23C0E">
        <w:rPr>
          <w:rFonts w:ascii="Century Gothic" w:eastAsia="Century Gothic" w:hAnsi="Century Gothic" w:cs="Century Gothic"/>
        </w:rPr>
        <w:t>perRelType</w:t>
      </w:r>
    </w:p>
    <w:p w14:paraId="31B62756" w14:textId="77777777" w:rsidR="000B42E1" w:rsidRPr="000B42E1" w:rsidRDefault="000B42E1" w:rsidP="000B42E1">
      <w:pPr>
        <w:ind w:left="360" w:firstLine="720"/>
        <w:rPr>
          <w:rFonts w:ascii="Century Gothic" w:eastAsia="Century Gothic" w:hAnsi="Century Gothic" w:cs="Century Gothic"/>
        </w:rPr>
      </w:pPr>
      <w:r w:rsidRPr="000B42E1">
        <w:rPr>
          <w:rFonts w:ascii="Century Gothic" w:eastAsia="Century Gothic" w:hAnsi="Century Gothic" w:cs="Century Gothic"/>
        </w:rPr>
        <w:t>and ap.acct_id=:accountId</w:t>
      </w:r>
    </w:p>
    <w:p w14:paraId="40581C25" w14:textId="77777777" w:rsidR="00BC40C2" w:rsidRDefault="000B42E1" w:rsidP="000B42E1">
      <w:pPr>
        <w:ind w:left="360" w:firstLine="720"/>
        <w:rPr>
          <w:rFonts w:ascii="Century Gothic" w:eastAsia="Century Gothic" w:hAnsi="Century Gothic" w:cs="Century Gothic"/>
        </w:rPr>
      </w:pPr>
      <w:r w:rsidRPr="000B42E1">
        <w:rPr>
          <w:rFonts w:ascii="Century Gothic" w:eastAsia="Century Gothic" w:hAnsi="Century Gothic" w:cs="Century Gothic"/>
        </w:rPr>
        <w:t xml:space="preserve">and pid.id_type_cd = </w:t>
      </w:r>
      <w:r w:rsidR="00C23C0E">
        <w:rPr>
          <w:rFonts w:ascii="Century Gothic" w:eastAsia="Century Gothic" w:hAnsi="Century Gothic" w:cs="Century Gothic"/>
        </w:rPr>
        <w:t>:parPerId</w:t>
      </w:r>
      <w:r w:rsidRPr="000B42E1">
        <w:rPr>
          <w:rFonts w:ascii="Century Gothic" w:eastAsia="Century Gothic" w:hAnsi="Century Gothic" w:cs="Century Gothic"/>
        </w:rPr>
        <w:t xml:space="preserve"> and pid.prim_sw = 'Y'</w:t>
      </w:r>
    </w:p>
    <w:p w14:paraId="67B5207D" w14:textId="65FD1D9E" w:rsidR="000B42E1" w:rsidRPr="00965D21" w:rsidRDefault="00BC40C2" w:rsidP="000B42E1">
      <w:pPr>
        <w:ind w:left="360" w:firstLine="720"/>
        <w:rPr>
          <w:rFonts w:ascii="Century Gothic" w:eastAsia="Century Gothic" w:hAnsi="Century Gothic" w:cs="Century Gothic"/>
          <w:highlight w:val="yellow"/>
        </w:rPr>
      </w:pPr>
      <w:r w:rsidRPr="00BC40C2">
        <w:rPr>
          <w:rFonts w:ascii="Century Gothic" w:eastAsia="Century Gothic" w:hAnsi="Century Gothic" w:cs="Century Gothic"/>
        </w:rPr>
        <w:t>and ap.main_cust_sw = 'Y'</w:t>
      </w:r>
      <w:r w:rsidR="000B42E1" w:rsidRPr="000B42E1">
        <w:rPr>
          <w:rFonts w:ascii="Century Gothic" w:eastAsia="Century Gothic" w:hAnsi="Century Gothic" w:cs="Century Gothic"/>
        </w:rPr>
        <w:t>;</w:t>
      </w:r>
    </w:p>
    <w:p w14:paraId="61CB6E52" w14:textId="025B924D" w:rsidR="005C6625" w:rsidRPr="00F75EA9" w:rsidRDefault="005C6625" w:rsidP="008A2B4F">
      <w:pPr>
        <w:pStyle w:val="BodyText"/>
        <w:numPr>
          <w:ilvl w:val="0"/>
          <w:numId w:val="32"/>
        </w:numPr>
        <w:rPr>
          <w:rFonts w:ascii="Calibri" w:hAnsi="Calibri"/>
        </w:rPr>
      </w:pPr>
      <w:r w:rsidRPr="00F75EA9">
        <w:rPr>
          <w:rFonts w:ascii="Calibri" w:hAnsi="Calibri"/>
        </w:rPr>
        <w:t xml:space="preserve">Using Account id, retrieve the </w:t>
      </w:r>
      <w:r w:rsidR="000C5FFE" w:rsidRPr="00F75EA9">
        <w:rPr>
          <w:rFonts w:ascii="Calibri" w:hAnsi="Calibri"/>
        </w:rPr>
        <w:t>“Invoice Type” Characteristic</w:t>
      </w:r>
    </w:p>
    <w:p w14:paraId="0933FC9E" w14:textId="3B622991" w:rsidR="000270B5" w:rsidRPr="00F75EA9" w:rsidRDefault="000270B5" w:rsidP="000270B5">
      <w:pPr>
        <w:pStyle w:val="BodyText"/>
        <w:numPr>
          <w:ilvl w:val="1"/>
          <w:numId w:val="32"/>
        </w:numPr>
        <w:rPr>
          <w:rFonts w:ascii="Calibri" w:hAnsi="Calibri"/>
        </w:rPr>
      </w:pPr>
      <w:r w:rsidRPr="00F75EA9">
        <w:rPr>
          <w:rFonts w:ascii="Calibri" w:hAnsi="Calibri"/>
        </w:rPr>
        <w:t xml:space="preserve">It can be either </w:t>
      </w:r>
      <w:r w:rsidR="00451889" w:rsidRPr="00F75EA9">
        <w:rPr>
          <w:rFonts w:ascii="Calibri" w:hAnsi="Calibri"/>
        </w:rPr>
        <w:t xml:space="preserve">ANCIL or </w:t>
      </w:r>
      <w:r w:rsidR="007F0603" w:rsidRPr="00F75EA9">
        <w:rPr>
          <w:rFonts w:ascii="Calibri" w:hAnsi="Calibri"/>
        </w:rPr>
        <w:t>CLAIM</w:t>
      </w:r>
    </w:p>
    <w:p w14:paraId="6DE867CF" w14:textId="67F37771" w:rsidR="00215E7A" w:rsidRDefault="00215E7A" w:rsidP="00215E7A">
      <w:pPr>
        <w:pStyle w:val="BodyText"/>
        <w:spacing w:before="0"/>
        <w:ind w:left="1440"/>
        <w:rPr>
          <w:rFonts w:ascii="Calibri" w:hAnsi="Calibri"/>
        </w:rPr>
      </w:pPr>
      <w:r>
        <w:rPr>
          <w:rFonts w:ascii="Calibri" w:hAnsi="Calibri"/>
        </w:rPr>
        <w:t>Query –</w:t>
      </w:r>
    </w:p>
    <w:p w14:paraId="20CBB4EE" w14:textId="77777777" w:rsidR="00215E7A" w:rsidRPr="00215E7A" w:rsidRDefault="00215E7A" w:rsidP="00BC40C2">
      <w:pPr>
        <w:pStyle w:val="BodyText"/>
        <w:spacing w:before="0" w:after="0"/>
        <w:ind w:left="1440"/>
        <w:rPr>
          <w:rFonts w:ascii="Calibri" w:hAnsi="Calibri"/>
        </w:rPr>
      </w:pPr>
      <w:r w:rsidRPr="00215E7A">
        <w:rPr>
          <w:rFonts w:ascii="Calibri" w:hAnsi="Calibri"/>
        </w:rPr>
        <w:t xml:space="preserve">select char_val as invoice_type </w:t>
      </w:r>
    </w:p>
    <w:p w14:paraId="41E8D08C" w14:textId="77777777" w:rsidR="00215E7A" w:rsidRPr="00215E7A" w:rsidRDefault="00215E7A" w:rsidP="00BC40C2">
      <w:pPr>
        <w:pStyle w:val="BodyText"/>
        <w:spacing w:before="0" w:after="0"/>
        <w:ind w:left="1440"/>
        <w:rPr>
          <w:rFonts w:ascii="Calibri" w:hAnsi="Calibri"/>
        </w:rPr>
      </w:pPr>
      <w:r w:rsidRPr="00215E7A">
        <w:rPr>
          <w:rFonts w:ascii="Calibri" w:hAnsi="Calibri"/>
        </w:rPr>
        <w:t xml:space="preserve">from ci_acct_char </w:t>
      </w:r>
    </w:p>
    <w:p w14:paraId="05DA4875" w14:textId="1B956CA5" w:rsidR="00215E7A" w:rsidRPr="00F75EA9" w:rsidRDefault="00215E7A" w:rsidP="00BC40C2">
      <w:pPr>
        <w:pStyle w:val="BodyText"/>
        <w:spacing w:before="0" w:after="0"/>
        <w:ind w:left="1440"/>
        <w:rPr>
          <w:rFonts w:ascii="Calibri" w:hAnsi="Calibri"/>
        </w:rPr>
      </w:pPr>
      <w:r w:rsidRPr="00215E7A">
        <w:rPr>
          <w:rFonts w:ascii="Calibri" w:hAnsi="Calibri"/>
        </w:rPr>
        <w:t>where acct_id = :accountId and char_type_cd = :acctInvType;</w:t>
      </w:r>
    </w:p>
    <w:p w14:paraId="3D3320C7" w14:textId="55887DF9" w:rsidR="000C5FFE" w:rsidRPr="00F75EA9" w:rsidRDefault="00A67DDC" w:rsidP="008A2B4F">
      <w:pPr>
        <w:pStyle w:val="BodyText"/>
        <w:numPr>
          <w:ilvl w:val="0"/>
          <w:numId w:val="32"/>
        </w:numPr>
        <w:rPr>
          <w:rFonts w:ascii="Calibri" w:hAnsi="Calibri"/>
        </w:rPr>
      </w:pPr>
      <w:r w:rsidRPr="00F75EA9">
        <w:rPr>
          <w:rFonts w:ascii="Calibri" w:hAnsi="Calibri"/>
        </w:rPr>
        <w:t>First bill –</w:t>
      </w:r>
    </w:p>
    <w:p w14:paraId="0C842D87" w14:textId="4CC700FC" w:rsidR="00F81DC2" w:rsidRDefault="00F81DC2" w:rsidP="0039326A">
      <w:pPr>
        <w:pStyle w:val="BodyText"/>
        <w:ind w:left="720"/>
        <w:rPr>
          <w:rFonts w:ascii="Calibri" w:hAnsi="Calibri"/>
        </w:rPr>
      </w:pPr>
      <w:r>
        <w:rPr>
          <w:rFonts w:ascii="Calibri" w:hAnsi="Calibri"/>
        </w:rPr>
        <w:t xml:space="preserve">Check for this client id, </w:t>
      </w:r>
      <w:r w:rsidR="00945068">
        <w:rPr>
          <w:rFonts w:ascii="Calibri" w:hAnsi="Calibri"/>
        </w:rPr>
        <w:t xml:space="preserve">if </w:t>
      </w:r>
      <w:r>
        <w:rPr>
          <w:rFonts w:ascii="Calibri" w:hAnsi="Calibri"/>
        </w:rPr>
        <w:t>this is the</w:t>
      </w:r>
      <w:r w:rsidR="0039326A" w:rsidRPr="00F75EA9">
        <w:rPr>
          <w:rFonts w:ascii="Calibri" w:hAnsi="Calibri"/>
        </w:rPr>
        <w:t xml:space="preserve"> first bill</w:t>
      </w:r>
      <w:r w:rsidR="00945068">
        <w:rPr>
          <w:rFonts w:ascii="Calibri" w:hAnsi="Calibri"/>
        </w:rPr>
        <w:t>.</w:t>
      </w:r>
    </w:p>
    <w:p w14:paraId="1A51B9A2" w14:textId="6230CBAB" w:rsidR="009C2C8D" w:rsidRDefault="009C2C8D" w:rsidP="0039326A">
      <w:pPr>
        <w:pStyle w:val="BodyText"/>
        <w:ind w:left="720"/>
        <w:rPr>
          <w:rFonts w:ascii="Calibri" w:hAnsi="Calibri"/>
        </w:rPr>
      </w:pPr>
      <w:r>
        <w:rPr>
          <w:rFonts w:ascii="Calibri" w:hAnsi="Calibri"/>
        </w:rPr>
        <w:t>Query –</w:t>
      </w:r>
    </w:p>
    <w:p w14:paraId="63514B82" w14:textId="77777777" w:rsidR="009C2C8D" w:rsidRPr="009C2C8D" w:rsidRDefault="009C2C8D" w:rsidP="009C2C8D">
      <w:pPr>
        <w:pStyle w:val="BodyText"/>
        <w:spacing w:before="0" w:after="0"/>
        <w:ind w:left="720"/>
        <w:rPr>
          <w:rFonts w:ascii="Calibri" w:hAnsi="Calibri"/>
        </w:rPr>
      </w:pPr>
      <w:r w:rsidRPr="009C2C8D">
        <w:rPr>
          <w:rFonts w:ascii="Calibri" w:hAnsi="Calibri"/>
        </w:rPr>
        <w:t>select bill.alt_bill_id as seq_num</w:t>
      </w:r>
    </w:p>
    <w:p w14:paraId="40CAB5DC" w14:textId="77777777" w:rsidR="009C2C8D" w:rsidRPr="009C2C8D" w:rsidRDefault="009C2C8D" w:rsidP="009C2C8D">
      <w:pPr>
        <w:pStyle w:val="BodyText"/>
        <w:spacing w:before="0" w:after="0"/>
        <w:ind w:left="720"/>
        <w:rPr>
          <w:rFonts w:ascii="Calibri" w:hAnsi="Calibri"/>
        </w:rPr>
      </w:pPr>
      <w:r w:rsidRPr="009C2C8D">
        <w:rPr>
          <w:rFonts w:ascii="Calibri" w:hAnsi="Calibri"/>
        </w:rPr>
        <w:t>from ci_bill bill</w:t>
      </w:r>
    </w:p>
    <w:p w14:paraId="3BAF8786" w14:textId="77777777" w:rsidR="009C2C8D" w:rsidRPr="009C2C8D" w:rsidRDefault="009C2C8D" w:rsidP="009C2C8D">
      <w:pPr>
        <w:pStyle w:val="BodyText"/>
        <w:spacing w:before="0" w:after="0"/>
        <w:ind w:left="720"/>
        <w:rPr>
          <w:rFonts w:ascii="Calibri" w:hAnsi="Calibri"/>
        </w:rPr>
      </w:pPr>
      <w:r w:rsidRPr="009C2C8D">
        <w:rPr>
          <w:rFonts w:ascii="Calibri" w:hAnsi="Calibri"/>
        </w:rPr>
        <w:t>join ci_acct_per aper on aper.acct_id = bill.acct_id</w:t>
      </w:r>
    </w:p>
    <w:p w14:paraId="57EEE7E9" w14:textId="77777777" w:rsidR="009C2C8D" w:rsidRPr="009C2C8D" w:rsidRDefault="009C2C8D" w:rsidP="009C2C8D">
      <w:pPr>
        <w:pStyle w:val="BodyText"/>
        <w:spacing w:before="0" w:after="0"/>
        <w:ind w:left="720"/>
        <w:rPr>
          <w:rFonts w:ascii="Calibri" w:hAnsi="Calibri"/>
        </w:rPr>
      </w:pPr>
      <w:r w:rsidRPr="009C2C8D">
        <w:rPr>
          <w:rFonts w:ascii="Calibri" w:hAnsi="Calibri"/>
        </w:rPr>
        <w:t>left join ci_acct_char achr on achr.acct_id = aper.acct_id</w:t>
      </w:r>
    </w:p>
    <w:p w14:paraId="0343B362" w14:textId="77777777" w:rsidR="009C2C8D" w:rsidRPr="009C2C8D" w:rsidRDefault="009C2C8D" w:rsidP="009C2C8D">
      <w:pPr>
        <w:pStyle w:val="BodyText"/>
        <w:spacing w:before="0" w:after="0"/>
        <w:ind w:left="720"/>
        <w:rPr>
          <w:rFonts w:ascii="Calibri" w:hAnsi="Calibri"/>
        </w:rPr>
      </w:pPr>
      <w:r w:rsidRPr="009C2C8D">
        <w:rPr>
          <w:rFonts w:ascii="Calibri" w:hAnsi="Calibri"/>
        </w:rPr>
        <w:t>join ci_per_per pp on pp.per_id2 = aper.per_id</w:t>
      </w:r>
    </w:p>
    <w:p w14:paraId="574572FE" w14:textId="77777777" w:rsidR="009C2C8D" w:rsidRPr="009C2C8D" w:rsidRDefault="009C2C8D" w:rsidP="009C2C8D">
      <w:pPr>
        <w:pStyle w:val="BodyText"/>
        <w:spacing w:before="0" w:after="0"/>
        <w:ind w:left="720"/>
        <w:rPr>
          <w:rFonts w:ascii="Calibri" w:hAnsi="Calibri"/>
        </w:rPr>
      </w:pPr>
      <w:r w:rsidRPr="009C2C8D">
        <w:rPr>
          <w:rFonts w:ascii="Calibri" w:hAnsi="Calibri"/>
        </w:rPr>
        <w:t>join ci_per_id pid on pid.per_id = pp.per_id1</w:t>
      </w:r>
    </w:p>
    <w:p w14:paraId="1E59638D" w14:textId="77777777" w:rsidR="009C2C8D" w:rsidRPr="009C2C8D" w:rsidRDefault="009C2C8D" w:rsidP="009C2C8D">
      <w:pPr>
        <w:pStyle w:val="BodyText"/>
        <w:spacing w:before="0" w:after="0"/>
        <w:ind w:left="720"/>
        <w:rPr>
          <w:rFonts w:ascii="Calibri" w:hAnsi="Calibri"/>
        </w:rPr>
      </w:pPr>
      <w:r w:rsidRPr="009C2C8D">
        <w:rPr>
          <w:rFonts w:ascii="Calibri" w:hAnsi="Calibri"/>
        </w:rPr>
        <w:t xml:space="preserve">where </w:t>
      </w:r>
    </w:p>
    <w:p w14:paraId="664CEA91" w14:textId="77777777" w:rsidR="009C2C8D" w:rsidRPr="009C2C8D" w:rsidRDefault="009C2C8D" w:rsidP="009C2C8D">
      <w:pPr>
        <w:pStyle w:val="BodyText"/>
        <w:spacing w:before="0" w:after="0"/>
        <w:ind w:left="720"/>
        <w:rPr>
          <w:rFonts w:ascii="Calibri" w:hAnsi="Calibri"/>
        </w:rPr>
      </w:pPr>
      <w:r w:rsidRPr="009C2C8D">
        <w:rPr>
          <w:rFonts w:ascii="Calibri" w:hAnsi="Calibri"/>
        </w:rPr>
        <w:t>pp.per_rel_type_cd= :perRelType</w:t>
      </w:r>
    </w:p>
    <w:p w14:paraId="2FCFAE6B" w14:textId="77777777" w:rsidR="009C2C8D" w:rsidRPr="009C2C8D" w:rsidRDefault="009C2C8D" w:rsidP="009C2C8D">
      <w:pPr>
        <w:pStyle w:val="BodyText"/>
        <w:spacing w:before="0" w:after="0"/>
        <w:ind w:left="720"/>
        <w:rPr>
          <w:rFonts w:ascii="Calibri" w:hAnsi="Calibri"/>
        </w:rPr>
      </w:pPr>
      <w:r w:rsidRPr="009C2C8D">
        <w:rPr>
          <w:rFonts w:ascii="Calibri" w:hAnsi="Calibri"/>
        </w:rPr>
        <w:t xml:space="preserve">and pid.id_type_cd = :parPerId  </w:t>
      </w:r>
    </w:p>
    <w:p w14:paraId="4D630E5F" w14:textId="77777777" w:rsidR="009C2C8D" w:rsidRPr="009C2C8D" w:rsidRDefault="009C2C8D" w:rsidP="009C2C8D">
      <w:pPr>
        <w:pStyle w:val="BodyText"/>
        <w:spacing w:before="0" w:after="0"/>
        <w:ind w:left="720"/>
        <w:rPr>
          <w:rFonts w:ascii="Calibri" w:hAnsi="Calibri"/>
        </w:rPr>
      </w:pPr>
      <w:r w:rsidRPr="009C2C8D">
        <w:rPr>
          <w:rFonts w:ascii="Calibri" w:hAnsi="Calibri"/>
        </w:rPr>
        <w:t>and pid.per_id_nbr = :clientId -- from step #2</w:t>
      </w:r>
    </w:p>
    <w:p w14:paraId="6C2B21A2" w14:textId="77777777" w:rsidR="009C2C8D" w:rsidRPr="009C2C8D" w:rsidRDefault="009C2C8D" w:rsidP="009C2C8D">
      <w:pPr>
        <w:pStyle w:val="BodyText"/>
        <w:spacing w:before="0" w:after="0"/>
        <w:ind w:left="720"/>
        <w:rPr>
          <w:rFonts w:ascii="Calibri" w:hAnsi="Calibri"/>
        </w:rPr>
      </w:pPr>
      <w:r w:rsidRPr="009C2C8D">
        <w:rPr>
          <w:rFonts w:ascii="Calibri" w:hAnsi="Calibri"/>
        </w:rPr>
        <w:t>and pid.prim_sw = 'Y'</w:t>
      </w:r>
    </w:p>
    <w:p w14:paraId="4DB63CDC" w14:textId="77777777" w:rsidR="009C2C8D" w:rsidRPr="009C2C8D" w:rsidRDefault="009C2C8D" w:rsidP="009C2C8D">
      <w:pPr>
        <w:pStyle w:val="BodyText"/>
        <w:spacing w:before="0" w:after="0"/>
        <w:ind w:left="720"/>
        <w:rPr>
          <w:rFonts w:ascii="Calibri" w:hAnsi="Calibri"/>
        </w:rPr>
      </w:pPr>
      <w:r w:rsidRPr="009C2C8D">
        <w:rPr>
          <w:rFonts w:ascii="Calibri" w:hAnsi="Calibri"/>
        </w:rPr>
        <w:t>and aper.main_cust_sw = 'Y'</w:t>
      </w:r>
    </w:p>
    <w:p w14:paraId="6349AB3F" w14:textId="77777777" w:rsidR="009C2C8D" w:rsidRPr="009C2C8D" w:rsidRDefault="009C2C8D" w:rsidP="009C2C8D">
      <w:pPr>
        <w:pStyle w:val="BodyText"/>
        <w:spacing w:before="0" w:after="0"/>
        <w:ind w:left="720"/>
        <w:rPr>
          <w:rFonts w:ascii="Calibri" w:hAnsi="Calibri"/>
        </w:rPr>
      </w:pPr>
      <w:r w:rsidRPr="009C2C8D">
        <w:rPr>
          <w:rFonts w:ascii="Calibri" w:hAnsi="Calibri"/>
        </w:rPr>
        <w:t>and bill.bill_stat_flg = 'C'</w:t>
      </w:r>
    </w:p>
    <w:p w14:paraId="1C3B7C3C" w14:textId="77777777" w:rsidR="009C2C8D" w:rsidRPr="009C2C8D" w:rsidRDefault="009C2C8D" w:rsidP="009C2C8D">
      <w:pPr>
        <w:pStyle w:val="BodyText"/>
        <w:spacing w:before="0" w:after="0"/>
        <w:ind w:left="720"/>
        <w:rPr>
          <w:rFonts w:ascii="Calibri" w:hAnsi="Calibri"/>
        </w:rPr>
      </w:pPr>
      <w:r w:rsidRPr="009C2C8D">
        <w:rPr>
          <w:rFonts w:ascii="Calibri" w:hAnsi="Calibri"/>
        </w:rPr>
        <w:t>and achr.char_type_cd = :acctInvType</w:t>
      </w:r>
    </w:p>
    <w:p w14:paraId="3119D64D" w14:textId="77777777" w:rsidR="009C2C8D" w:rsidRPr="009C2C8D" w:rsidRDefault="009C2C8D" w:rsidP="009C2C8D">
      <w:pPr>
        <w:pStyle w:val="BodyText"/>
        <w:spacing w:before="0" w:after="0"/>
        <w:ind w:left="720"/>
        <w:rPr>
          <w:rFonts w:ascii="Calibri" w:hAnsi="Calibri"/>
        </w:rPr>
      </w:pPr>
      <w:r w:rsidRPr="009C2C8D">
        <w:rPr>
          <w:rFonts w:ascii="Calibri" w:hAnsi="Calibri"/>
        </w:rPr>
        <w:t>and achr.char_val = :invoiceType -- from step #3</w:t>
      </w:r>
    </w:p>
    <w:p w14:paraId="473F0CE8" w14:textId="77777777" w:rsidR="009C2C8D" w:rsidRPr="009C2C8D" w:rsidRDefault="009C2C8D" w:rsidP="009C2C8D">
      <w:pPr>
        <w:pStyle w:val="BodyText"/>
        <w:spacing w:before="0" w:after="0"/>
        <w:ind w:left="720"/>
        <w:rPr>
          <w:rFonts w:ascii="Calibri" w:hAnsi="Calibri"/>
        </w:rPr>
      </w:pPr>
      <w:r w:rsidRPr="009C2C8D">
        <w:rPr>
          <w:rFonts w:ascii="Calibri" w:hAnsi="Calibri"/>
        </w:rPr>
        <w:t>and bill.alt_bill_id != null</w:t>
      </w:r>
    </w:p>
    <w:p w14:paraId="486F3A0C" w14:textId="01295DD9" w:rsidR="009C2C8D" w:rsidRDefault="009C2C8D" w:rsidP="009C2C8D">
      <w:pPr>
        <w:pStyle w:val="BodyText"/>
        <w:spacing w:before="0" w:after="0"/>
        <w:ind w:left="720"/>
        <w:rPr>
          <w:rFonts w:ascii="Calibri" w:hAnsi="Calibri"/>
        </w:rPr>
      </w:pPr>
      <w:r w:rsidRPr="009C2C8D">
        <w:rPr>
          <w:rFonts w:ascii="Calibri" w:hAnsi="Calibri"/>
        </w:rPr>
        <w:t>order by bill.alt_bill_id desc</w:t>
      </w:r>
      <w:r>
        <w:rPr>
          <w:rFonts w:ascii="Calibri" w:hAnsi="Calibri"/>
        </w:rPr>
        <w:t>;</w:t>
      </w:r>
    </w:p>
    <w:p w14:paraId="44EC90F1" w14:textId="451DA069" w:rsidR="0039326A" w:rsidRPr="00F75EA9" w:rsidRDefault="00F81DC2" w:rsidP="0039326A">
      <w:pPr>
        <w:pStyle w:val="BodyText"/>
        <w:ind w:left="720"/>
        <w:rPr>
          <w:rFonts w:ascii="Calibri" w:hAnsi="Calibri"/>
        </w:rPr>
      </w:pPr>
      <w:r>
        <w:rPr>
          <w:rFonts w:ascii="Calibri" w:hAnsi="Calibri"/>
        </w:rPr>
        <w:t xml:space="preserve">If yes, </w:t>
      </w:r>
      <w:r w:rsidR="0039326A" w:rsidRPr="00F75EA9">
        <w:rPr>
          <w:rFonts w:ascii="Calibri" w:hAnsi="Calibri"/>
        </w:rPr>
        <w:t xml:space="preserve">we need to form the </w:t>
      </w:r>
      <w:r w:rsidR="00CA4F2F" w:rsidRPr="00F75EA9">
        <w:rPr>
          <w:rFonts w:ascii="Calibri" w:hAnsi="Calibri"/>
        </w:rPr>
        <w:t>bill sequence number like below –</w:t>
      </w:r>
    </w:p>
    <w:p w14:paraId="5FFE211A" w14:textId="6448D3FB" w:rsidR="00CA4F2F" w:rsidRPr="00F75EA9" w:rsidRDefault="0081537A" w:rsidP="0039326A">
      <w:pPr>
        <w:pStyle w:val="BodyText"/>
        <w:ind w:left="720"/>
        <w:rPr>
          <w:rFonts w:ascii="Calibri" w:hAnsi="Calibri"/>
        </w:rPr>
      </w:pPr>
      <w:r w:rsidRPr="00F75EA9">
        <w:rPr>
          <w:rFonts w:ascii="Calibri" w:hAnsi="Calibri"/>
        </w:rPr>
        <w:t xml:space="preserve">Append Client Id + </w:t>
      </w:r>
      <w:r w:rsidR="00E5571A" w:rsidRPr="00F75EA9">
        <w:rPr>
          <w:rFonts w:ascii="Calibri" w:hAnsi="Calibri"/>
        </w:rPr>
        <w:t>“</w:t>
      </w:r>
      <w:r w:rsidR="00AA399D" w:rsidRPr="00F75EA9">
        <w:rPr>
          <w:rFonts w:ascii="Calibri" w:hAnsi="Calibri"/>
        </w:rPr>
        <w:t>-(Hy</w:t>
      </w:r>
      <w:r w:rsidR="00E5571A" w:rsidRPr="00F75EA9">
        <w:rPr>
          <w:rFonts w:ascii="Calibri" w:hAnsi="Calibri"/>
        </w:rPr>
        <w:t>phen</w:t>
      </w:r>
      <w:r w:rsidR="00AA399D" w:rsidRPr="00F75EA9">
        <w:rPr>
          <w:rFonts w:ascii="Calibri" w:hAnsi="Calibri"/>
        </w:rPr>
        <w:t>)</w:t>
      </w:r>
      <w:r w:rsidR="00E5571A" w:rsidRPr="00F75EA9">
        <w:rPr>
          <w:rFonts w:ascii="Calibri" w:hAnsi="Calibri"/>
        </w:rPr>
        <w:t>” + “</w:t>
      </w:r>
      <w:r w:rsidR="00B526D5" w:rsidRPr="00F75EA9">
        <w:rPr>
          <w:rFonts w:ascii="Calibri" w:hAnsi="Calibri"/>
        </w:rPr>
        <w:t>A or C</w:t>
      </w:r>
      <w:r w:rsidR="00E5571A" w:rsidRPr="00F75EA9">
        <w:rPr>
          <w:rFonts w:ascii="Calibri" w:hAnsi="Calibri"/>
        </w:rPr>
        <w:t>”</w:t>
      </w:r>
      <w:r w:rsidR="00B526D5" w:rsidRPr="00F75EA9">
        <w:rPr>
          <w:rFonts w:ascii="Calibri" w:hAnsi="Calibri"/>
        </w:rPr>
        <w:t xml:space="preserve"> (Based on Invoice Type) + Starting Sequence Number</w:t>
      </w:r>
      <w:r w:rsidR="00F81DC2">
        <w:rPr>
          <w:rFonts w:ascii="Calibri" w:hAnsi="Calibri"/>
        </w:rPr>
        <w:t xml:space="preserve"> (Algo param)</w:t>
      </w:r>
    </w:p>
    <w:p w14:paraId="61D99352" w14:textId="00F425DD" w:rsidR="00A67DDC" w:rsidRPr="00F75EA9" w:rsidRDefault="00945068" w:rsidP="008A2B4F">
      <w:pPr>
        <w:pStyle w:val="BodyText"/>
        <w:numPr>
          <w:ilvl w:val="0"/>
          <w:numId w:val="32"/>
        </w:numPr>
        <w:rPr>
          <w:rFonts w:ascii="Calibri" w:hAnsi="Calibri"/>
        </w:rPr>
      </w:pPr>
      <w:r>
        <w:rPr>
          <w:rFonts w:ascii="Calibri" w:hAnsi="Calibri"/>
        </w:rPr>
        <w:t xml:space="preserve">Else - </w:t>
      </w:r>
      <w:r w:rsidR="0039326A" w:rsidRPr="00F75EA9">
        <w:rPr>
          <w:rFonts w:ascii="Calibri" w:hAnsi="Calibri"/>
        </w:rPr>
        <w:t>2nd bill onwards -</w:t>
      </w:r>
    </w:p>
    <w:p w14:paraId="1D72F6A3" w14:textId="0A179F14" w:rsidR="001C05D4" w:rsidRPr="00F75EA9" w:rsidRDefault="00B526D5" w:rsidP="00B526D5">
      <w:pPr>
        <w:pStyle w:val="BodyText"/>
        <w:ind w:left="720"/>
        <w:rPr>
          <w:rFonts w:ascii="Calibri" w:hAnsi="Calibri"/>
        </w:rPr>
      </w:pPr>
      <w:r w:rsidRPr="00F75EA9">
        <w:rPr>
          <w:rFonts w:ascii="Calibri" w:hAnsi="Calibri"/>
        </w:rPr>
        <w:t xml:space="preserve">Get the last </w:t>
      </w:r>
      <w:r w:rsidR="00DE58AD" w:rsidRPr="00F75EA9">
        <w:rPr>
          <w:rFonts w:ascii="Calibri" w:hAnsi="Calibri"/>
        </w:rPr>
        <w:t>billed id</w:t>
      </w:r>
      <w:r w:rsidR="00267896">
        <w:rPr>
          <w:rFonts w:ascii="Calibri" w:hAnsi="Calibri"/>
        </w:rPr>
        <w:t xml:space="preserve"> for </w:t>
      </w:r>
      <w:r w:rsidR="00F81DC2">
        <w:rPr>
          <w:rFonts w:ascii="Calibri" w:hAnsi="Calibri"/>
        </w:rPr>
        <w:t>given client id.</w:t>
      </w:r>
    </w:p>
    <w:p w14:paraId="3B541C1C" w14:textId="77777777" w:rsidR="00CA13BB" w:rsidRDefault="00961E4E" w:rsidP="007840C2">
      <w:pPr>
        <w:pStyle w:val="BodyText"/>
        <w:ind w:left="720"/>
        <w:rPr>
          <w:rFonts w:ascii="Calibri" w:hAnsi="Calibri"/>
        </w:rPr>
      </w:pPr>
      <w:r w:rsidRPr="00F75EA9">
        <w:rPr>
          <w:rFonts w:ascii="Calibri" w:hAnsi="Calibri"/>
        </w:rPr>
        <w:t>For that bill, get the ALT_BILL_ID</w:t>
      </w:r>
      <w:r w:rsidR="007840C2" w:rsidRPr="00F75EA9">
        <w:rPr>
          <w:rFonts w:ascii="Calibri" w:hAnsi="Calibri"/>
        </w:rPr>
        <w:t>, fetch the last 6 digit, add 1 to the number</w:t>
      </w:r>
      <w:r w:rsidR="00CA13BB">
        <w:rPr>
          <w:rFonts w:ascii="Calibri" w:hAnsi="Calibri"/>
        </w:rPr>
        <w:t>.</w:t>
      </w:r>
    </w:p>
    <w:p w14:paraId="235D91E2" w14:textId="1F3047FD" w:rsidR="00603DC2" w:rsidRDefault="00CA13BB" w:rsidP="007840C2">
      <w:pPr>
        <w:pStyle w:val="BodyText"/>
        <w:ind w:left="720"/>
        <w:rPr>
          <w:rFonts w:ascii="Calibri" w:hAnsi="Calibri"/>
        </w:rPr>
      </w:pPr>
      <w:r>
        <w:rPr>
          <w:rFonts w:ascii="Calibri" w:hAnsi="Calibri"/>
        </w:rPr>
        <w:t xml:space="preserve">After we get the number to fit the new number </w:t>
      </w:r>
      <w:r w:rsidR="00603DC2">
        <w:rPr>
          <w:rFonts w:ascii="Calibri" w:hAnsi="Calibri"/>
        </w:rPr>
        <w:t>to</w:t>
      </w:r>
      <w:r>
        <w:rPr>
          <w:rFonts w:ascii="Calibri" w:hAnsi="Calibri"/>
        </w:rPr>
        <w:t xml:space="preserve"> 6 </w:t>
      </w:r>
      <w:r w:rsidR="00603DC2">
        <w:rPr>
          <w:rFonts w:ascii="Calibri" w:hAnsi="Calibri"/>
        </w:rPr>
        <w:t xml:space="preserve">digits, use oracle function - </w:t>
      </w:r>
      <w:r w:rsidR="00603DC2" w:rsidRPr="00603DC2">
        <w:rPr>
          <w:rFonts w:ascii="Calibri" w:hAnsi="Calibri"/>
        </w:rPr>
        <w:t xml:space="preserve">LPAD('121', 6, '0') </w:t>
      </w:r>
      <w:r w:rsidR="00501DF6">
        <w:rPr>
          <w:rFonts w:ascii="Calibri" w:hAnsi="Calibri"/>
        </w:rPr>
        <w:t xml:space="preserve">to </w:t>
      </w:r>
      <w:r w:rsidR="00AF28D6">
        <w:rPr>
          <w:rFonts w:ascii="Calibri" w:hAnsi="Calibri"/>
        </w:rPr>
        <w:t xml:space="preserve">derive the final </w:t>
      </w:r>
      <w:r w:rsidR="00567333">
        <w:rPr>
          <w:rFonts w:ascii="Calibri" w:hAnsi="Calibri"/>
        </w:rPr>
        <w:t>number.</w:t>
      </w:r>
    </w:p>
    <w:p w14:paraId="5196D60B" w14:textId="6C2880F5" w:rsidR="007840C2" w:rsidRDefault="00891743" w:rsidP="00603DC2">
      <w:pPr>
        <w:pStyle w:val="BodyText"/>
        <w:ind w:firstLine="720"/>
        <w:rPr>
          <w:rFonts w:ascii="Calibri" w:hAnsi="Calibri"/>
        </w:rPr>
      </w:pPr>
      <w:r>
        <w:rPr>
          <w:rFonts w:ascii="Calibri" w:hAnsi="Calibri"/>
        </w:rPr>
        <w:t>New sequence number would be –</w:t>
      </w:r>
    </w:p>
    <w:p w14:paraId="40BBB272" w14:textId="10055B07" w:rsidR="001C05D4" w:rsidRDefault="00891743" w:rsidP="00567333">
      <w:pPr>
        <w:pStyle w:val="BodyText"/>
        <w:ind w:left="720"/>
        <w:rPr>
          <w:rFonts w:ascii="Calibri" w:hAnsi="Calibri"/>
        </w:rPr>
      </w:pPr>
      <w:r w:rsidRPr="00F75EA9">
        <w:rPr>
          <w:rFonts w:ascii="Calibri" w:hAnsi="Calibri"/>
        </w:rPr>
        <w:t xml:space="preserve">Append Client Id + “-(Hyphen)” + “A or C” (Based on Invoice Type) + </w:t>
      </w:r>
      <w:r w:rsidR="00501DF6">
        <w:rPr>
          <w:rFonts w:ascii="Calibri" w:hAnsi="Calibri"/>
        </w:rPr>
        <w:t>derived</w:t>
      </w:r>
      <w:r w:rsidRPr="00F75EA9">
        <w:rPr>
          <w:rFonts w:ascii="Calibri" w:hAnsi="Calibri"/>
        </w:rPr>
        <w:t xml:space="preserve"> Sequence Number</w:t>
      </w:r>
    </w:p>
    <w:p w14:paraId="56A22BB0" w14:textId="6B7636E8" w:rsidR="00567333" w:rsidRPr="00567333" w:rsidRDefault="00116C24" w:rsidP="00177AB1">
      <w:pPr>
        <w:pStyle w:val="BodyText"/>
        <w:numPr>
          <w:ilvl w:val="0"/>
          <w:numId w:val="32"/>
        </w:numPr>
        <w:rPr>
          <w:rFonts w:ascii="Calibri" w:hAnsi="Calibri"/>
        </w:rPr>
      </w:pPr>
      <w:r>
        <w:rPr>
          <w:rFonts w:ascii="Calibri" w:hAnsi="Calibri"/>
        </w:rPr>
        <w:t xml:space="preserve">Last step is to assign </w:t>
      </w:r>
      <w:r w:rsidR="004071E4">
        <w:rPr>
          <w:rFonts w:ascii="Calibri" w:hAnsi="Calibri"/>
        </w:rPr>
        <w:t xml:space="preserve">this string to algorithm setter - </w:t>
      </w:r>
      <w:r w:rsidR="004071E4" w:rsidRPr="004071E4">
        <w:rPr>
          <w:rFonts w:ascii="Calibri" w:hAnsi="Calibri"/>
        </w:rPr>
        <w:t>setDivisionSpecificAlternateBillNumber(</w:t>
      </w:r>
      <w:r w:rsidR="00BB0253">
        <w:rPr>
          <w:rFonts w:ascii="Calibri" w:hAnsi="Calibri"/>
        </w:rPr>
        <w:t>from step #4 or #5).</w:t>
      </w:r>
    </w:p>
    <w:p w14:paraId="112EF1B2" w14:textId="39E15DDA" w:rsidR="00891EA2" w:rsidRDefault="00927AC3">
      <w:pPr>
        <w:pStyle w:val="Heading3"/>
        <w:rPr>
          <w:ins w:id="2356" w:author="Anup Nair" w:date="2025-11-04T14:41:00Z" w16du:dateUtc="2025-11-04T19:41:00Z"/>
        </w:rPr>
      </w:pPr>
      <w:ins w:id="2357" w:author="Anup Nair" w:date="2025-11-04T13:09:00Z" w16du:dateUtc="2025-11-04T18:09:00Z">
        <w:r>
          <w:t>Error Handling cases</w:t>
        </w:r>
      </w:ins>
    </w:p>
    <w:p w14:paraId="3A68900E" w14:textId="4A16B6DD" w:rsidR="00824F9D" w:rsidRPr="00157605" w:rsidRDefault="00824F9D">
      <w:pPr>
        <w:pStyle w:val="BodyText"/>
        <w:rPr>
          <w:ins w:id="2358" w:author="Anup Nair" w:date="2025-11-04T13:10:00Z" w16du:dateUtc="2025-11-04T18:10:00Z"/>
          <w:rFonts w:ascii="Calibri" w:hAnsi="Calibri"/>
          <w:rPrChange w:id="2359" w:author="Anup Nair" w:date="2025-11-04T14:42:00Z" w16du:dateUtc="2025-11-04T19:42:00Z">
            <w:rPr>
              <w:ins w:id="2360" w:author="Anup Nair" w:date="2025-11-04T13:10:00Z" w16du:dateUtc="2025-11-04T18:10:00Z"/>
            </w:rPr>
          </w:rPrChange>
        </w:rPr>
        <w:pPrChange w:id="2361" w:author="Anup Nair" w:date="2025-11-04T14:41:00Z" w16du:dateUtc="2025-11-04T19:41:00Z">
          <w:pPr>
            <w:pStyle w:val="Heading3"/>
          </w:pPr>
        </w:pPrChange>
      </w:pPr>
      <w:ins w:id="2362" w:author="Anup Nair" w:date="2025-11-04T14:41:00Z" w16du:dateUtc="2025-11-04T19:41:00Z">
        <w:r w:rsidRPr="00157605">
          <w:rPr>
            <w:rFonts w:ascii="Calibri" w:hAnsi="Calibri"/>
            <w:rPrChange w:id="2363" w:author="Anup Nair" w:date="2025-11-04T14:42:00Z" w16du:dateUtc="2025-11-04T19:42:00Z">
              <w:rPr/>
            </w:rPrChange>
          </w:rPr>
          <w:t>If error i</w:t>
        </w:r>
      </w:ins>
      <w:ins w:id="2364" w:author="Anup Nair" w:date="2025-11-04T14:42:00Z" w16du:dateUtc="2025-11-04T19:42:00Z">
        <w:r w:rsidRPr="00157605">
          <w:rPr>
            <w:rFonts w:ascii="Calibri" w:hAnsi="Calibri"/>
            <w:rPrChange w:id="2365" w:author="Anup Nair" w:date="2025-11-04T14:42:00Z" w16du:dateUtc="2025-11-04T19:42:00Z">
              <w:rPr/>
            </w:rPrChange>
          </w:rPr>
          <w:t xml:space="preserve">n processing, </w:t>
        </w:r>
        <w:r w:rsidR="00157605" w:rsidRPr="00157605">
          <w:rPr>
            <w:rFonts w:ascii="Calibri" w:hAnsi="Calibri"/>
            <w:rPrChange w:id="2366" w:author="Anup Nair" w:date="2025-11-04T14:42:00Z" w16du:dateUtc="2025-11-04T19:42:00Z">
              <w:rPr/>
            </w:rPrChange>
          </w:rPr>
          <w:t>add errors, so it can be shown in batch run tree.</w:t>
        </w:r>
      </w:ins>
    </w:p>
    <w:p w14:paraId="582D9E14" w14:textId="4A65889F" w:rsidR="000B4084" w:rsidRPr="00686A3B" w:rsidRDefault="00AB4296" w:rsidP="000B4084">
      <w:pPr>
        <w:pStyle w:val="BodyText"/>
        <w:rPr>
          <w:ins w:id="2367" w:author="Anup Nair" w:date="2025-11-04T13:11:00Z" w16du:dateUtc="2025-11-04T18:11:00Z"/>
          <w:rFonts w:ascii="Calibri" w:hAnsi="Calibri"/>
          <w:rPrChange w:id="2368" w:author="Anup Nair" w:date="2025-11-04T13:11:00Z" w16du:dateUtc="2025-11-04T18:11:00Z">
            <w:rPr>
              <w:ins w:id="2369" w:author="Anup Nair" w:date="2025-11-04T13:11:00Z" w16du:dateUtc="2025-11-04T18:11:00Z"/>
            </w:rPr>
          </w:rPrChange>
        </w:rPr>
      </w:pPr>
      <w:ins w:id="2370" w:author="Anup Nair" w:date="2025-11-04T13:10:00Z" w16du:dateUtc="2025-11-04T18:10:00Z">
        <w:r w:rsidRPr="00686A3B">
          <w:rPr>
            <w:rFonts w:ascii="Calibri" w:hAnsi="Calibri"/>
            <w:rPrChange w:id="2371" w:author="Anup Nair" w:date="2025-11-04T13:11:00Z" w16du:dateUtc="2025-11-04T18:11:00Z">
              <w:rPr/>
            </w:rPrChange>
          </w:rPr>
          <w:t>Account In</w:t>
        </w:r>
      </w:ins>
      <w:ins w:id="2372" w:author="Anup Nair" w:date="2025-11-04T13:11:00Z" w16du:dateUtc="2025-11-04T18:11:00Z">
        <w:r w:rsidRPr="00686A3B">
          <w:rPr>
            <w:rFonts w:ascii="Calibri" w:hAnsi="Calibri"/>
            <w:rPrChange w:id="2373" w:author="Anup Nair" w:date="2025-11-04T13:11:00Z" w16du:dateUtc="2025-11-04T18:11:00Z">
              <w:rPr/>
            </w:rPrChange>
          </w:rPr>
          <w:t>voice Type is missing</w:t>
        </w:r>
      </w:ins>
    </w:p>
    <w:p w14:paraId="102C7442" w14:textId="638161FA" w:rsidR="00AB4296" w:rsidRPr="00686A3B" w:rsidRDefault="00686A3B">
      <w:pPr>
        <w:pStyle w:val="BodyText"/>
        <w:rPr>
          <w:ins w:id="2374" w:author="Anup Nair" w:date="2025-11-04T13:09:00Z" w16du:dateUtc="2025-11-04T18:09:00Z"/>
          <w:rFonts w:ascii="Calibri" w:hAnsi="Calibri"/>
          <w:rPrChange w:id="2375" w:author="Anup Nair" w:date="2025-11-04T13:11:00Z" w16du:dateUtc="2025-11-04T18:11:00Z">
            <w:rPr>
              <w:ins w:id="2376" w:author="Anup Nair" w:date="2025-11-04T13:09:00Z" w16du:dateUtc="2025-11-04T18:09:00Z"/>
            </w:rPr>
          </w:rPrChange>
        </w:rPr>
        <w:pPrChange w:id="2377" w:author="Anup Nair" w:date="2025-11-04T13:10:00Z" w16du:dateUtc="2025-11-04T18:10:00Z">
          <w:pPr>
            <w:pStyle w:val="Heading3"/>
          </w:pPr>
        </w:pPrChange>
      </w:pPr>
      <w:ins w:id="2378" w:author="Anup Nair" w:date="2025-11-04T13:11:00Z">
        <w:r w:rsidRPr="00686A3B">
          <w:rPr>
            <w:rFonts w:ascii="Calibri" w:hAnsi="Calibri"/>
            <w:rPrChange w:id="2379" w:author="Anup Nair" w:date="2025-11-04T13:11:00Z" w16du:dateUtc="2025-11-04T18:11:00Z">
              <w:rPr/>
            </w:rPrChange>
          </w:rPr>
          <w:t>Parent Person or Parent Person Primary Id is missing/could not be derived</w:t>
        </w:r>
      </w:ins>
    </w:p>
    <w:p w14:paraId="0814780D" w14:textId="573E6ED6" w:rsidR="00537312" w:rsidRDefault="001B42AB">
      <w:pPr>
        <w:pStyle w:val="Heading3"/>
      </w:pPr>
      <w:r>
        <w:t>Assign Sequential Bill Number Batch</w:t>
      </w:r>
    </w:p>
    <w:p w14:paraId="20F03C68" w14:textId="3C3D4074" w:rsidR="001B42AB" w:rsidRPr="0057477C" w:rsidRDefault="001B42AB" w:rsidP="001B42AB">
      <w:pPr>
        <w:pStyle w:val="BodyText"/>
        <w:rPr>
          <w:rFonts w:ascii="Calibri" w:hAnsi="Calibri"/>
        </w:rPr>
      </w:pPr>
      <w:r w:rsidRPr="0057477C">
        <w:rPr>
          <w:rFonts w:ascii="Calibri" w:hAnsi="Calibri"/>
        </w:rPr>
        <w:t>Base batch - Assign Sequential Bill Numbers</w:t>
      </w:r>
      <w:r w:rsidR="007A1978" w:rsidRPr="0057477C">
        <w:rPr>
          <w:rFonts w:ascii="Calibri" w:hAnsi="Calibri"/>
        </w:rPr>
        <w:t xml:space="preserve"> </w:t>
      </w:r>
      <w:r w:rsidR="0057477C" w:rsidRPr="0057477C">
        <w:rPr>
          <w:rFonts w:ascii="Calibri" w:hAnsi="Calibri"/>
        </w:rPr>
        <w:t>(ASSGNSBN) batch needs to be executed to stamp alternate bill sequence number</w:t>
      </w:r>
      <w:r w:rsidR="008720A5">
        <w:rPr>
          <w:rFonts w:ascii="Calibri" w:hAnsi="Calibri"/>
        </w:rPr>
        <w:t xml:space="preserve"> for completed bill.</w:t>
      </w:r>
    </w:p>
    <w:p w14:paraId="27B21EB1" w14:textId="77777777" w:rsidR="00364ED4" w:rsidRDefault="00364ED4" w:rsidP="00537312">
      <w:pPr>
        <w:pStyle w:val="BodyText"/>
      </w:pPr>
    </w:p>
    <w:p w14:paraId="1B1A7DDD" w14:textId="119834B6" w:rsidR="00DB6B1F" w:rsidRPr="003626D7" w:rsidRDefault="006310CD" w:rsidP="006310CD">
      <w:pPr>
        <w:pStyle w:val="Heading2"/>
      </w:pPr>
      <w:bookmarkStart w:id="2380" w:name="_Toc212568696"/>
      <w:r>
        <w:t>Bill Hold at Bill Level/</w:t>
      </w:r>
      <w:r w:rsidR="001F4EB8">
        <w:t xml:space="preserve">Bill </w:t>
      </w:r>
      <w:r>
        <w:t>Group Level</w:t>
      </w:r>
      <w:bookmarkEnd w:id="2380"/>
    </w:p>
    <w:p w14:paraId="5915A929" w14:textId="76849759" w:rsidR="00A32418" w:rsidRDefault="00A32418" w:rsidP="003E6D24">
      <w:pPr>
        <w:pStyle w:val="BodyText"/>
      </w:pPr>
      <w:r>
        <w:t xml:space="preserve">Prime wants flexibility to hold bills for finalization. In order to achieve this, </w:t>
      </w:r>
      <w:r w:rsidR="003E6D24">
        <w:t>a characteristic will be created that the biller can manually add at the BG level or Bill entity.</w:t>
      </w:r>
      <w:r>
        <w:t xml:space="preserve"> The only valid value for this char is “Y”.</w:t>
      </w:r>
    </w:p>
    <w:p w14:paraId="4E1060DA" w14:textId="22C02181" w:rsidR="00A32418" w:rsidRDefault="00A32418" w:rsidP="00A32418">
      <w:pPr>
        <w:pStyle w:val="BodyText"/>
      </w:pPr>
      <w:r>
        <w:t>If the char</w:t>
      </w:r>
      <w:r w:rsidR="003E6D24">
        <w:t>acteristic</w:t>
      </w:r>
      <w:r>
        <w:t xml:space="preserve"> is setup </w:t>
      </w:r>
      <w:r w:rsidR="003E6D24">
        <w:t xml:space="preserve">as </w:t>
      </w:r>
      <w:r>
        <w:t xml:space="preserve">“Y”, that implies the bills under that billing group (or if applicable at bill entity, then only that bill) won’t be finalized by the system. </w:t>
      </w:r>
    </w:p>
    <w:p w14:paraId="2496B0DC" w14:textId="2F78321E" w:rsidR="001F4EB8" w:rsidRDefault="00A32418" w:rsidP="00A32418">
      <w:pPr>
        <w:pStyle w:val="BodyText"/>
      </w:pPr>
      <w:r>
        <w:t>In case the biller wants to remove the hold, the biller will delete the characteristic.</w:t>
      </w:r>
    </w:p>
    <w:p w14:paraId="14CD6061" w14:textId="77777777" w:rsidR="007D71FA" w:rsidRDefault="007D71FA" w:rsidP="00A32418">
      <w:pPr>
        <w:pStyle w:val="BodyText"/>
      </w:pPr>
    </w:p>
    <w:p w14:paraId="3CC38DE4" w14:textId="4399EC33" w:rsidR="00610AF5" w:rsidRDefault="00610AF5" w:rsidP="00610AF5">
      <w:pPr>
        <w:pStyle w:val="Heading3"/>
      </w:pPr>
      <w:r>
        <w:t>Properties</w:t>
      </w:r>
    </w:p>
    <w:tbl>
      <w:tblPr>
        <w:tblW w:w="0" w:type="auto"/>
        <w:tblInd w:w="-11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1745"/>
        <w:gridCol w:w="5432"/>
      </w:tblGrid>
      <w:tr w:rsidR="00B007EC" w14:paraId="2F56C99D" w14:textId="77777777">
        <w:trPr>
          <w:trHeight w:val="300"/>
        </w:trPr>
        <w:tc>
          <w:tcPr>
            <w:tcW w:w="1745" w:type="dxa"/>
            <w:shd w:val="clear" w:color="auto" w:fill="C2E1F6" w:themeFill="text2" w:themeFillTint="33"/>
          </w:tcPr>
          <w:p w14:paraId="72871B5A" w14:textId="78A53CCB" w:rsidR="00B007EC" w:rsidRDefault="00B007EC">
            <w:pPr>
              <w:rPr>
                <w:b/>
                <w:bCs/>
              </w:rPr>
            </w:pPr>
            <w:r>
              <w:rPr>
                <w:b/>
                <w:bCs/>
              </w:rPr>
              <w:t>Algorithm Type</w:t>
            </w:r>
          </w:p>
        </w:tc>
        <w:tc>
          <w:tcPr>
            <w:tcW w:w="5432" w:type="dxa"/>
          </w:tcPr>
          <w:p w14:paraId="443138A4" w14:textId="48083859" w:rsidR="00B007EC" w:rsidRPr="00C052BC" w:rsidRDefault="00B007EC">
            <w:r w:rsidRPr="00A9088D">
              <w:t>CM-</w:t>
            </w:r>
            <w:r>
              <w:t>B</w:t>
            </w:r>
            <w:r w:rsidR="00D84C18">
              <w:t>IL</w:t>
            </w:r>
            <w:r>
              <w:t>LHOLD</w:t>
            </w:r>
          </w:p>
        </w:tc>
      </w:tr>
      <w:tr w:rsidR="00B007EC" w14:paraId="00FD3A0D" w14:textId="77777777">
        <w:trPr>
          <w:trHeight w:val="300"/>
        </w:trPr>
        <w:tc>
          <w:tcPr>
            <w:tcW w:w="1745" w:type="dxa"/>
            <w:shd w:val="clear" w:color="auto" w:fill="C2E1F6" w:themeFill="text2" w:themeFillTint="33"/>
          </w:tcPr>
          <w:p w14:paraId="2F81644D" w14:textId="77777777" w:rsidR="00B007EC" w:rsidRDefault="00B007EC">
            <w:pPr>
              <w:rPr>
                <w:b/>
                <w:bCs/>
              </w:rPr>
            </w:pPr>
            <w:r>
              <w:rPr>
                <w:b/>
                <w:bCs/>
              </w:rPr>
              <w:t>Description</w:t>
            </w:r>
          </w:p>
        </w:tc>
        <w:tc>
          <w:tcPr>
            <w:tcW w:w="5432" w:type="dxa"/>
          </w:tcPr>
          <w:p w14:paraId="11F1B6C4" w14:textId="01BC92F8" w:rsidR="00B007EC" w:rsidRDefault="00B007EC">
            <w:r>
              <w:t>Bill Hold at Bill Level/Bill Group Level</w:t>
            </w:r>
          </w:p>
        </w:tc>
      </w:tr>
      <w:tr w:rsidR="00B007EC" w14:paraId="0CD453D9" w14:textId="77777777">
        <w:trPr>
          <w:trHeight w:val="300"/>
        </w:trPr>
        <w:tc>
          <w:tcPr>
            <w:tcW w:w="1745" w:type="dxa"/>
            <w:shd w:val="clear" w:color="auto" w:fill="C2E1F6" w:themeFill="text2" w:themeFillTint="33"/>
          </w:tcPr>
          <w:p w14:paraId="0DA8A4B8" w14:textId="60ABB95A" w:rsidR="00B007EC" w:rsidRDefault="005F262F">
            <w:pPr>
              <w:rPr>
                <w:b/>
                <w:bCs/>
              </w:rPr>
            </w:pPr>
            <w:r>
              <w:rPr>
                <w:b/>
                <w:bCs/>
              </w:rPr>
              <w:t>Detailed Description</w:t>
            </w:r>
          </w:p>
        </w:tc>
        <w:tc>
          <w:tcPr>
            <w:tcW w:w="5432" w:type="dxa"/>
          </w:tcPr>
          <w:p w14:paraId="19C3EFD4" w14:textId="6F30E89B" w:rsidR="00B007EC" w:rsidRPr="00C052BC" w:rsidRDefault="005F262F">
            <w:r>
              <w:t>This Algorithm will prevent bill completion if the Characteristic Type and Value defined in the parameter exists on the Bill or Bill Group.</w:t>
            </w:r>
          </w:p>
        </w:tc>
      </w:tr>
      <w:tr w:rsidR="00B007EC" w14:paraId="41E413B5" w14:textId="77777777">
        <w:trPr>
          <w:trHeight w:val="300"/>
        </w:trPr>
        <w:tc>
          <w:tcPr>
            <w:tcW w:w="1745" w:type="dxa"/>
            <w:shd w:val="clear" w:color="auto" w:fill="C2E1F6" w:themeFill="text2" w:themeFillTint="33"/>
          </w:tcPr>
          <w:p w14:paraId="48A17406" w14:textId="1F20B02C" w:rsidR="00B007EC" w:rsidRDefault="005F262F">
            <w:pPr>
              <w:rPr>
                <w:b/>
                <w:bCs/>
              </w:rPr>
            </w:pPr>
            <w:r>
              <w:rPr>
                <w:b/>
                <w:bCs/>
              </w:rPr>
              <w:t>Algorithm Entity</w:t>
            </w:r>
          </w:p>
        </w:tc>
        <w:tc>
          <w:tcPr>
            <w:tcW w:w="5432" w:type="dxa"/>
          </w:tcPr>
          <w:p w14:paraId="74ECF79C" w14:textId="09CE8600" w:rsidR="00B007EC" w:rsidRDefault="00FD6121">
            <w:r>
              <w:t>Customer Class – Pre</w:t>
            </w:r>
            <w:r w:rsidR="00FA615C">
              <w:t xml:space="preserve"> </w:t>
            </w:r>
            <w:r>
              <w:t>Bill Completion</w:t>
            </w:r>
            <w:ins w:id="2381" w:author="Nikko Padilla" w:date="2025-10-28T18:16:00Z" w16du:dateUtc="2025-10-28T10:16:00Z">
              <w:r w:rsidR="005A625A">
                <w:t xml:space="preserve"> Review</w:t>
              </w:r>
            </w:ins>
          </w:p>
        </w:tc>
      </w:tr>
    </w:tbl>
    <w:p w14:paraId="55332B35" w14:textId="77777777" w:rsidR="0016438D" w:rsidRPr="0016438D" w:rsidRDefault="0016438D" w:rsidP="005E1F32">
      <w:pPr>
        <w:pStyle w:val="BodyText"/>
      </w:pPr>
    </w:p>
    <w:p w14:paraId="750CEB7E" w14:textId="5E014EEE" w:rsidR="00610AF5" w:rsidRDefault="001757FC" w:rsidP="00610AF5">
      <w:pPr>
        <w:pStyle w:val="Heading3"/>
      </w:pPr>
      <w:r>
        <w:t xml:space="preserve">Soft </w:t>
      </w:r>
      <w:r w:rsidR="00610AF5">
        <w:t>Parameters</w:t>
      </w:r>
    </w:p>
    <w:tbl>
      <w:tblPr>
        <w:tblW w:w="0" w:type="auto"/>
        <w:tblInd w:w="-11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1118"/>
        <w:gridCol w:w="2716"/>
        <w:gridCol w:w="2716"/>
        <w:gridCol w:w="2716"/>
      </w:tblGrid>
      <w:tr w:rsidR="00475A56" w14:paraId="17FFD49E" w14:textId="2FD3CA4F" w:rsidTr="006B3A51">
        <w:trPr>
          <w:trHeight w:val="300"/>
        </w:trPr>
        <w:tc>
          <w:tcPr>
            <w:tcW w:w="1118" w:type="dxa"/>
            <w:shd w:val="clear" w:color="auto" w:fill="C2E1F6" w:themeFill="text2" w:themeFillTint="33"/>
          </w:tcPr>
          <w:p w14:paraId="37420D32" w14:textId="77777777" w:rsidR="00924014" w:rsidRDefault="00924014" w:rsidP="00924014">
            <w:pPr>
              <w:rPr>
                <w:b/>
                <w:bCs/>
              </w:rPr>
            </w:pPr>
            <w:r>
              <w:rPr>
                <w:b/>
                <w:bCs/>
              </w:rPr>
              <w:t>Sequence</w:t>
            </w:r>
          </w:p>
        </w:tc>
        <w:tc>
          <w:tcPr>
            <w:tcW w:w="2716" w:type="dxa"/>
            <w:shd w:val="clear" w:color="auto" w:fill="C2E1F6" w:themeFill="text2" w:themeFillTint="33"/>
          </w:tcPr>
          <w:p w14:paraId="7C00F7AD" w14:textId="77777777" w:rsidR="00924014" w:rsidRDefault="00924014" w:rsidP="00924014">
            <w:pPr>
              <w:rPr>
                <w:b/>
                <w:bCs/>
              </w:rPr>
            </w:pPr>
            <w:r>
              <w:rPr>
                <w:b/>
                <w:bCs/>
              </w:rPr>
              <w:t>Description</w:t>
            </w:r>
          </w:p>
        </w:tc>
        <w:tc>
          <w:tcPr>
            <w:tcW w:w="2716" w:type="dxa"/>
            <w:shd w:val="clear" w:color="auto" w:fill="C2E1F6" w:themeFill="text2" w:themeFillTint="33"/>
          </w:tcPr>
          <w:p w14:paraId="4C2A90BF" w14:textId="1DD1B7A1" w:rsidR="00924014" w:rsidRDefault="00924014" w:rsidP="00924014">
            <w:pPr>
              <w:rPr>
                <w:b/>
                <w:bCs/>
              </w:rPr>
            </w:pPr>
            <w:r>
              <w:rPr>
                <w:b/>
                <w:bCs/>
              </w:rPr>
              <w:t>Value</w:t>
            </w:r>
          </w:p>
        </w:tc>
        <w:tc>
          <w:tcPr>
            <w:tcW w:w="2716" w:type="dxa"/>
            <w:shd w:val="clear" w:color="auto" w:fill="C2E1F6" w:themeFill="text2" w:themeFillTint="33"/>
          </w:tcPr>
          <w:p w14:paraId="6B050D11" w14:textId="01D3D594" w:rsidR="00924014" w:rsidRDefault="00924014" w:rsidP="00924014">
            <w:pPr>
              <w:rPr>
                <w:b/>
                <w:bCs/>
              </w:rPr>
            </w:pPr>
            <w:r>
              <w:rPr>
                <w:b/>
                <w:bCs/>
              </w:rPr>
              <w:t>Required</w:t>
            </w:r>
          </w:p>
        </w:tc>
      </w:tr>
      <w:tr w:rsidR="00475A56" w14:paraId="45DDCD23" w14:textId="32C0695E" w:rsidTr="006B3A51">
        <w:trPr>
          <w:trHeight w:val="300"/>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C8C7416" w14:textId="77777777" w:rsidR="00924014" w:rsidRDefault="00924014">
            <w:r>
              <w:t>10</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34E3CCB" w14:textId="77777777" w:rsidR="00924014" w:rsidRDefault="00924014">
            <w:pPr>
              <w:rPr>
                <w:rFonts w:cs="Calibri Light"/>
              </w:rPr>
            </w:pPr>
            <w:r>
              <w:rPr>
                <w:rFonts w:cs="Calibri Light"/>
              </w:rPr>
              <w:t>Bill Hold Characteristic Type</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B7F188E" w14:textId="4DFC246D" w:rsidR="00924014" w:rsidRDefault="00924014">
            <w:pPr>
              <w:rPr>
                <w:rFonts w:cs="Calibri Light"/>
              </w:rPr>
            </w:pPr>
            <w:r>
              <w:rPr>
                <w:rFonts w:cs="Calibri Light"/>
              </w:rPr>
              <w:t>CMBLHOLD</w:t>
            </w:r>
          </w:p>
        </w:tc>
        <w:tc>
          <w:tcPr>
            <w:tcW w:w="2716" w:type="dxa"/>
          </w:tcPr>
          <w:p w14:paraId="1A96F752" w14:textId="06529E86" w:rsidR="00924014" w:rsidRDefault="00924014">
            <w:pPr>
              <w:rPr>
                <w:rFonts w:cs="Calibri Light"/>
              </w:rPr>
            </w:pPr>
            <w:r>
              <w:rPr>
                <w:rFonts w:cs="Calibri Light"/>
              </w:rPr>
              <w:t>Y</w:t>
            </w:r>
          </w:p>
        </w:tc>
      </w:tr>
      <w:tr w:rsidR="00475A56" w14:paraId="4A03B32C" w14:textId="72013C3E" w:rsidTr="006B3A51">
        <w:trPr>
          <w:trHeight w:val="300"/>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913917A" w14:textId="77777777" w:rsidR="00924014" w:rsidRDefault="00924014">
            <w:r>
              <w:t>20</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EC0E663" w14:textId="77777777" w:rsidR="00924014" w:rsidRDefault="00924014">
            <w:pPr>
              <w:rPr>
                <w:rFonts w:cs="Calibri Light"/>
              </w:rPr>
            </w:pPr>
            <w:r>
              <w:rPr>
                <w:rFonts w:cs="Calibri Light"/>
              </w:rPr>
              <w:t>Bill Hold Characteristic Value</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953417A" w14:textId="07728DE7" w:rsidR="00924014" w:rsidRDefault="00924014">
            <w:pPr>
              <w:rPr>
                <w:rFonts w:cs="Calibri Light"/>
              </w:rPr>
            </w:pPr>
            <w:r>
              <w:rPr>
                <w:rFonts w:cs="Calibri Light"/>
              </w:rPr>
              <w:t>Y</w:t>
            </w:r>
          </w:p>
        </w:tc>
        <w:tc>
          <w:tcPr>
            <w:tcW w:w="2716" w:type="dxa"/>
          </w:tcPr>
          <w:p w14:paraId="34711621" w14:textId="1388D002" w:rsidR="00924014" w:rsidRDefault="00924014">
            <w:pPr>
              <w:rPr>
                <w:rFonts w:cs="Calibri Light"/>
              </w:rPr>
            </w:pPr>
            <w:r>
              <w:rPr>
                <w:rFonts w:cs="Calibri Light"/>
              </w:rPr>
              <w:t>Y</w:t>
            </w:r>
          </w:p>
        </w:tc>
      </w:tr>
      <w:tr w:rsidR="00475A56" w14:paraId="1F0C838F" w14:textId="7D55E5A6" w:rsidTr="006B3A51">
        <w:trPr>
          <w:trHeight w:val="300"/>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0224A4EE" w14:textId="59809F07" w:rsidR="00924014" w:rsidRDefault="00924014">
            <w:r>
              <w:t>30</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2D7DFF4" w14:textId="68CF7493" w:rsidR="00924014" w:rsidRDefault="00924014">
            <w:pPr>
              <w:rPr>
                <w:rFonts w:cs="Calibri Light"/>
              </w:rPr>
            </w:pPr>
            <w:r>
              <w:rPr>
                <w:rFonts w:cs="Calibri Light"/>
              </w:rPr>
              <w:t xml:space="preserve">Bill </w:t>
            </w:r>
            <w:del w:id="2382" w:author="Nikko Padilla" w:date="2025-10-28T18:17:00Z" w16du:dateUtc="2025-10-28T10:17:00Z">
              <w:r w:rsidDel="005A625A">
                <w:rPr>
                  <w:rFonts w:cs="Calibri Light"/>
                </w:rPr>
                <w:delText>Group Person Type</w:delText>
              </w:r>
            </w:del>
            <w:ins w:id="2383" w:author="Nikko Padilla" w:date="2025-10-28T18:17:00Z" w16du:dateUtc="2025-10-28T10:17:00Z">
              <w:r w:rsidR="005A625A">
                <w:rPr>
                  <w:rFonts w:cs="Calibri Light"/>
                </w:rPr>
                <w:t>Hold To Do Type</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EB774E6" w14:textId="0C31A597" w:rsidR="00924014" w:rsidRDefault="00924014">
            <w:pPr>
              <w:rPr>
                <w:rFonts w:cs="Calibri Light"/>
              </w:rPr>
            </w:pPr>
            <w:del w:id="2384" w:author="Nikko Padilla" w:date="2025-10-28T18:17:00Z" w16du:dateUtc="2025-10-28T10:17:00Z">
              <w:r w:rsidDel="005A625A">
                <w:rPr>
                  <w:rFonts w:cs="Calibri Light"/>
                </w:rPr>
                <w:delText>BG</w:delText>
              </w:r>
            </w:del>
            <w:ins w:id="2385" w:author="Nikko Padilla" w:date="2025-10-28T18:17:00Z" w16du:dateUtc="2025-10-28T10:17:00Z">
              <w:r w:rsidR="005A625A">
                <w:rPr>
                  <w:rFonts w:cs="Calibri Light"/>
                </w:rPr>
                <w:t>CM-BILHD</w:t>
              </w:r>
            </w:ins>
          </w:p>
        </w:tc>
        <w:tc>
          <w:tcPr>
            <w:tcW w:w="2716" w:type="dxa"/>
          </w:tcPr>
          <w:p w14:paraId="6358078A" w14:textId="51682BF4" w:rsidR="00924014" w:rsidRDefault="00924014">
            <w:pPr>
              <w:rPr>
                <w:rFonts w:cs="Calibri Light"/>
              </w:rPr>
            </w:pPr>
            <w:r>
              <w:rPr>
                <w:rFonts w:cs="Calibri Light"/>
              </w:rPr>
              <w:t>Y</w:t>
            </w:r>
          </w:p>
        </w:tc>
      </w:tr>
      <w:tr w:rsidR="00475A56" w14:paraId="63405884" w14:textId="40A04BF4" w:rsidTr="006B3A51">
        <w:trPr>
          <w:trHeight w:val="300"/>
        </w:trPr>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AA2CF2C" w14:textId="6770F54C" w:rsidR="00924014" w:rsidRDefault="00924014">
            <w:r>
              <w:t>40</w:t>
            </w:r>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2F27B16" w14:textId="370DE213" w:rsidR="00924014" w:rsidRDefault="00924014">
            <w:pPr>
              <w:rPr>
                <w:rFonts w:cs="Calibri Light"/>
              </w:rPr>
            </w:pPr>
            <w:del w:id="2386" w:author="Nikko Padilla" w:date="2025-10-28T18:17:00Z" w16du:dateUtc="2025-10-28T10:17:00Z">
              <w:r w:rsidDel="005A625A">
                <w:rPr>
                  <w:rFonts w:cs="Calibri Light"/>
                </w:rPr>
                <w:delText>Person Relationship Type</w:delText>
              </w:r>
            </w:del>
            <w:ins w:id="2387" w:author="Nikko Padilla" w:date="2025-10-28T18:17:00Z" w16du:dateUtc="2025-10-28T10:17:00Z">
              <w:r w:rsidR="005A625A">
                <w:rPr>
                  <w:rFonts w:cs="Calibri Light"/>
                </w:rPr>
                <w:t>Bill Hold To Do Role</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B68EC5B" w14:textId="53E69962" w:rsidR="00924014" w:rsidRDefault="00924014">
            <w:pPr>
              <w:rPr>
                <w:rFonts w:cs="Calibri Light"/>
              </w:rPr>
            </w:pPr>
            <w:del w:id="2388" w:author="Nikko Padilla" w:date="2025-10-28T18:17:00Z" w16du:dateUtc="2025-10-28T10:17:00Z">
              <w:r w:rsidDel="005A625A">
                <w:rPr>
                  <w:rFonts w:cs="Calibri Light"/>
                </w:rPr>
                <w:delText>BILLING</w:delText>
              </w:r>
            </w:del>
          </w:p>
        </w:tc>
        <w:tc>
          <w:tcPr>
            <w:tcW w:w="2716" w:type="dxa"/>
          </w:tcPr>
          <w:p w14:paraId="608EA428" w14:textId="23D71D38" w:rsidR="00924014" w:rsidRDefault="00924014">
            <w:pPr>
              <w:rPr>
                <w:rFonts w:cs="Calibri Light"/>
              </w:rPr>
            </w:pPr>
            <w:del w:id="2389" w:author="Nikko Padilla" w:date="2025-10-28T18:17:00Z" w16du:dateUtc="2025-10-28T10:17:00Z">
              <w:r w:rsidDel="005A625A">
                <w:rPr>
                  <w:rFonts w:cs="Calibri Light"/>
                </w:rPr>
                <w:delText>Y</w:delText>
              </w:r>
            </w:del>
            <w:ins w:id="2390" w:author="Nikko Padilla" w:date="2025-10-28T18:17:00Z" w16du:dateUtc="2025-10-28T10:17:00Z">
              <w:r w:rsidR="005A625A">
                <w:rPr>
                  <w:rFonts w:cs="Calibri Light"/>
                </w:rPr>
                <w:t>N</w:t>
              </w:r>
            </w:ins>
          </w:p>
        </w:tc>
      </w:tr>
    </w:tbl>
    <w:p w14:paraId="25E90A4A" w14:textId="77777777" w:rsidR="005E1F32" w:rsidRPr="005E1F32" w:rsidRDefault="005E1F32" w:rsidP="005E1F32">
      <w:pPr>
        <w:pStyle w:val="BodyText"/>
      </w:pPr>
    </w:p>
    <w:p w14:paraId="3B4C2D26" w14:textId="6C58EEF3" w:rsidR="00610AF5" w:rsidRDefault="0016438D" w:rsidP="0016438D">
      <w:pPr>
        <w:pStyle w:val="Heading3"/>
      </w:pPr>
      <w:r>
        <w:t>Processing Logic</w:t>
      </w:r>
    </w:p>
    <w:p w14:paraId="0E0ADC65" w14:textId="0730F8B3" w:rsidR="005E1F32" w:rsidRDefault="00842767" w:rsidP="00E059FE">
      <w:pPr>
        <w:pStyle w:val="BodyText"/>
        <w:numPr>
          <w:ilvl w:val="0"/>
          <w:numId w:val="21"/>
        </w:numPr>
      </w:pPr>
      <w:r>
        <w:t>Retrieve the Bill Hold Characteristic from the current Bill.</w:t>
      </w:r>
    </w:p>
    <w:p w14:paraId="619138F7" w14:textId="7C4A25AA" w:rsidR="00842767" w:rsidRDefault="00842767" w:rsidP="00E059FE">
      <w:pPr>
        <w:pStyle w:val="BodyText"/>
        <w:numPr>
          <w:ilvl w:val="1"/>
          <w:numId w:val="21"/>
        </w:numPr>
      </w:pPr>
      <w:r>
        <w:t>Characteristic Type = Bill Hold Characteristic Type Parameter</w:t>
      </w:r>
    </w:p>
    <w:p w14:paraId="25F13794" w14:textId="66078B1A" w:rsidR="00842767" w:rsidRDefault="00842767" w:rsidP="00E059FE">
      <w:pPr>
        <w:pStyle w:val="BodyText"/>
        <w:numPr>
          <w:ilvl w:val="1"/>
          <w:numId w:val="21"/>
        </w:numPr>
      </w:pPr>
      <w:r>
        <w:t>Value = Bill Hold Characteristic Value Parameter</w:t>
      </w:r>
    </w:p>
    <w:p w14:paraId="6DACD866" w14:textId="319579FB" w:rsidR="00842767" w:rsidRDefault="00842767" w:rsidP="00E059FE">
      <w:pPr>
        <w:pStyle w:val="BodyText"/>
        <w:numPr>
          <w:ilvl w:val="0"/>
          <w:numId w:val="21"/>
        </w:numPr>
      </w:pPr>
      <w:r>
        <w:t xml:space="preserve">If Bill Hold Characteristic </w:t>
      </w:r>
      <w:r w:rsidR="00120E64">
        <w:t>is retrieved</w:t>
      </w:r>
    </w:p>
    <w:p w14:paraId="61E92997" w14:textId="3AE2D109" w:rsidR="0010393D" w:rsidRDefault="0010393D" w:rsidP="00E059FE">
      <w:pPr>
        <w:pStyle w:val="BodyText"/>
        <w:numPr>
          <w:ilvl w:val="1"/>
          <w:numId w:val="21"/>
        </w:numPr>
      </w:pPr>
      <w:r>
        <w:t>Prevent the Bill from completion.</w:t>
      </w:r>
    </w:p>
    <w:p w14:paraId="54FF417F" w14:textId="5768A9F8" w:rsidR="00036F8B" w:rsidRDefault="00036F8B" w:rsidP="00E059FE">
      <w:pPr>
        <w:pStyle w:val="BodyText"/>
        <w:numPr>
          <w:ilvl w:val="2"/>
          <w:numId w:val="21"/>
        </w:numPr>
        <w:rPr>
          <w:ins w:id="2391" w:author="Nikko Padilla" w:date="2025-10-28T18:24:00Z" w16du:dateUtc="2025-10-28T10:24:00Z"/>
        </w:rPr>
      </w:pPr>
      <w:ins w:id="2392" w:author="Nikko Padilla" w:date="2025-10-28T18:24:00Z" w16du:dateUtc="2025-10-28T10:24:00Z">
        <w:r>
          <w:t>Create Bill Exception on the Bill</w:t>
        </w:r>
      </w:ins>
    </w:p>
    <w:p w14:paraId="374F3F4F" w14:textId="63B019E3" w:rsidR="002320B7" w:rsidRDefault="00592B86" w:rsidP="00036F8B">
      <w:pPr>
        <w:pStyle w:val="BodyText"/>
        <w:numPr>
          <w:ilvl w:val="3"/>
          <w:numId w:val="21"/>
        </w:numPr>
        <w:rPr>
          <w:ins w:id="2393" w:author="Nikko Padilla" w:date="2025-10-28T18:20:00Z" w16du:dateUtc="2025-10-28T10:20:00Z"/>
        </w:rPr>
      </w:pPr>
      <w:r>
        <w:t>Message</w:t>
      </w:r>
      <w:r w:rsidR="00D254EF">
        <w:t xml:space="preserve"> = “</w:t>
      </w:r>
      <w:r>
        <w:t>Bill</w:t>
      </w:r>
      <w:r w:rsidR="005815E0">
        <w:t xml:space="preserve"> Hold found on </w:t>
      </w:r>
      <w:r w:rsidR="005815E0" w:rsidRPr="006B3A51">
        <w:rPr>
          <w:b/>
          <w:bCs/>
        </w:rPr>
        <w:t>Bill</w:t>
      </w:r>
      <w:r w:rsidR="006A79AC">
        <w:t xml:space="preserve"> (%1).</w:t>
      </w:r>
      <w:r w:rsidR="00D254EF">
        <w:t>”</w:t>
      </w:r>
    </w:p>
    <w:p w14:paraId="0132CF13" w14:textId="2765489A" w:rsidR="00A05C56" w:rsidRDefault="00A05C56" w:rsidP="00E059FE">
      <w:pPr>
        <w:pStyle w:val="BodyText"/>
        <w:numPr>
          <w:ilvl w:val="2"/>
          <w:numId w:val="21"/>
        </w:numPr>
        <w:rPr>
          <w:ins w:id="2394" w:author="Nikko Padilla" w:date="2025-10-28T18:20:00Z" w16du:dateUtc="2025-10-28T10:20:00Z"/>
        </w:rPr>
      </w:pPr>
      <w:ins w:id="2395" w:author="Nikko Padilla" w:date="2025-10-28T18:20:00Z" w16du:dateUtc="2025-10-28T10:20:00Z">
        <w:r>
          <w:t xml:space="preserve">Create To Do and link it to the </w:t>
        </w:r>
      </w:ins>
      <w:ins w:id="2396" w:author="Nikko Padilla" w:date="2025-10-28T18:21:00Z" w16du:dateUtc="2025-10-28T10:21:00Z">
        <w:r>
          <w:t xml:space="preserve">current </w:t>
        </w:r>
      </w:ins>
      <w:ins w:id="2397" w:author="Nikko Padilla" w:date="2025-10-28T18:20:00Z" w16du:dateUtc="2025-10-28T10:20:00Z">
        <w:r>
          <w:t>Bill.</w:t>
        </w:r>
      </w:ins>
    </w:p>
    <w:p w14:paraId="7B984DEB" w14:textId="1D0B1C9E" w:rsidR="00A05C56" w:rsidRDefault="00A05C56" w:rsidP="00A05C56">
      <w:pPr>
        <w:pStyle w:val="BodyText"/>
        <w:numPr>
          <w:ilvl w:val="3"/>
          <w:numId w:val="21"/>
        </w:numPr>
        <w:rPr>
          <w:ins w:id="2398" w:author="Nikko Padilla" w:date="2025-10-28T18:20:00Z" w16du:dateUtc="2025-10-28T10:20:00Z"/>
        </w:rPr>
      </w:pPr>
      <w:ins w:id="2399" w:author="Nikko Padilla" w:date="2025-10-28T18:20:00Z" w16du:dateUtc="2025-10-28T10:20:00Z">
        <w:r>
          <w:t>To Do Type = Bill Hold To Do Type Parameter</w:t>
        </w:r>
      </w:ins>
    </w:p>
    <w:p w14:paraId="48AA61E5" w14:textId="4249274D" w:rsidR="00A05C56" w:rsidRDefault="00A05C56" w:rsidP="00A05C56">
      <w:pPr>
        <w:pStyle w:val="BodyText"/>
        <w:numPr>
          <w:ilvl w:val="3"/>
          <w:numId w:val="21"/>
        </w:numPr>
        <w:rPr>
          <w:ins w:id="2400" w:author="Nikko Padilla" w:date="2025-10-28T18:21:00Z" w16du:dateUtc="2025-10-28T10:21:00Z"/>
        </w:rPr>
      </w:pPr>
      <w:ins w:id="2401" w:author="Nikko Padilla" w:date="2025-10-28T18:20:00Z" w16du:dateUtc="2025-10-28T10:20:00Z">
        <w:r>
          <w:t>If</w:t>
        </w:r>
      </w:ins>
      <w:ins w:id="2402" w:author="Nikko Padilla" w:date="2025-10-28T18:21:00Z" w16du:dateUtc="2025-10-28T10:21:00Z">
        <w:r>
          <w:t xml:space="preserve"> Bill Hold To Do Role Parameter is populated</w:t>
        </w:r>
      </w:ins>
    </w:p>
    <w:p w14:paraId="2086F699" w14:textId="68530899" w:rsidR="00A05C56" w:rsidRDefault="00A05C56" w:rsidP="00A05C56">
      <w:pPr>
        <w:pStyle w:val="BodyText"/>
        <w:numPr>
          <w:ilvl w:val="4"/>
          <w:numId w:val="21"/>
        </w:numPr>
        <w:rPr>
          <w:ins w:id="2403" w:author="Nikko Padilla" w:date="2025-10-28T18:26:00Z" w16du:dateUtc="2025-10-28T10:26:00Z"/>
        </w:rPr>
      </w:pPr>
      <w:ins w:id="2404" w:author="Nikko Padilla" w:date="2025-10-28T18:21:00Z" w16du:dateUtc="2025-10-28T10:21:00Z">
        <w:r>
          <w:t>To Do Role = Bill Hold To Do Role Parameter</w:t>
        </w:r>
      </w:ins>
    </w:p>
    <w:p w14:paraId="18CC33F6" w14:textId="2AB32EAE" w:rsidR="00E04A18" w:rsidRDefault="00E04A18" w:rsidP="00E04A18">
      <w:pPr>
        <w:pStyle w:val="BodyText"/>
        <w:numPr>
          <w:ilvl w:val="3"/>
          <w:numId w:val="21"/>
        </w:numPr>
        <w:rPr>
          <w:ins w:id="2405" w:author="Nikko Padilla" w:date="2025-10-28T18:26:00Z" w16du:dateUtc="2025-10-28T10:26:00Z"/>
        </w:rPr>
      </w:pPr>
      <w:ins w:id="2406" w:author="Nikko Padilla" w:date="2025-10-28T18:26:00Z" w16du:dateUtc="2025-10-28T10:26:00Z">
        <w:r>
          <w:t>Drill Key = Bill Id</w:t>
        </w:r>
      </w:ins>
    </w:p>
    <w:p w14:paraId="229BF1FA" w14:textId="3AF860CD" w:rsidR="00E04A18" w:rsidRDefault="00E04A18" w:rsidP="00E04A18">
      <w:pPr>
        <w:pStyle w:val="BodyText"/>
        <w:numPr>
          <w:ilvl w:val="3"/>
          <w:numId w:val="21"/>
        </w:numPr>
        <w:rPr>
          <w:ins w:id="2407" w:author="Nikko Padilla" w:date="2025-10-28T18:26:00Z" w16du:dateUtc="2025-10-28T10:26:00Z"/>
        </w:rPr>
      </w:pPr>
      <w:ins w:id="2408" w:author="Nikko Padilla" w:date="2025-10-28T18:26:00Z" w16du:dateUtc="2025-10-28T10:26:00Z">
        <w:r>
          <w:t>Sort Key 1 = Bill Id</w:t>
        </w:r>
      </w:ins>
    </w:p>
    <w:p w14:paraId="651AD1A1" w14:textId="48232F66" w:rsidR="00E04A18" w:rsidRDefault="00E04A18" w:rsidP="00E04A18">
      <w:pPr>
        <w:pStyle w:val="BodyText"/>
        <w:numPr>
          <w:ilvl w:val="3"/>
          <w:numId w:val="21"/>
        </w:numPr>
        <w:rPr>
          <w:ins w:id="2409" w:author="Nikko Padilla" w:date="2025-10-28T18:26:00Z" w16du:dateUtc="2025-10-28T10:26:00Z"/>
        </w:rPr>
      </w:pPr>
      <w:ins w:id="2410" w:author="Nikko Padilla" w:date="2025-10-28T18:26:00Z" w16du:dateUtc="2025-10-28T10:26:00Z">
        <w:r>
          <w:t>Sort Key 2 = Main Person Primary Name</w:t>
        </w:r>
      </w:ins>
    </w:p>
    <w:p w14:paraId="53EB448E" w14:textId="078B75ED" w:rsidR="00E04A18" w:rsidRDefault="00E04A18" w:rsidP="00373869">
      <w:pPr>
        <w:pStyle w:val="BodyText"/>
        <w:numPr>
          <w:ilvl w:val="3"/>
          <w:numId w:val="21"/>
        </w:numPr>
      </w:pPr>
      <w:ins w:id="2411" w:author="Nikko Padilla" w:date="2025-10-28T18:26:00Z" w16du:dateUtc="2025-10-28T10:26:00Z">
        <w:r>
          <w:t xml:space="preserve">Message = “Bill Hold found on </w:t>
        </w:r>
        <w:r w:rsidRPr="006B3A51">
          <w:rPr>
            <w:b/>
            <w:bCs/>
          </w:rPr>
          <w:t>Bill</w:t>
        </w:r>
        <w:r>
          <w:t xml:space="preserve"> (%1).”</w:t>
        </w:r>
      </w:ins>
    </w:p>
    <w:p w14:paraId="036946AB" w14:textId="573669BE" w:rsidR="00842767" w:rsidDel="00A05C56" w:rsidRDefault="002320B7" w:rsidP="00E059FE">
      <w:pPr>
        <w:pStyle w:val="BodyText"/>
        <w:numPr>
          <w:ilvl w:val="2"/>
          <w:numId w:val="21"/>
        </w:numPr>
        <w:rPr>
          <w:del w:id="2412" w:author="Nikko Padilla" w:date="2025-10-28T18:20:00Z" w16du:dateUtc="2025-10-28T10:20:00Z"/>
        </w:rPr>
      </w:pPr>
      <w:del w:id="2413" w:author="Nikko Padilla" w:date="2025-10-28T18:20:00Z" w16du:dateUtc="2025-10-28T10:20:00Z">
        <w:r w:rsidDel="00A05C56">
          <w:delText>Bill Completion Action = Create Exception</w:delText>
        </w:r>
      </w:del>
    </w:p>
    <w:p w14:paraId="10CEF71B" w14:textId="562A8943" w:rsidR="006A79AC" w:rsidRDefault="006A79AC" w:rsidP="00E059FE">
      <w:pPr>
        <w:pStyle w:val="BodyText"/>
        <w:numPr>
          <w:ilvl w:val="1"/>
          <w:numId w:val="21"/>
        </w:numPr>
      </w:pPr>
      <w:r>
        <w:t>Exit processing.</w:t>
      </w:r>
    </w:p>
    <w:p w14:paraId="2E475945" w14:textId="7E068C96" w:rsidR="006A79AC" w:rsidRDefault="0001270B" w:rsidP="00E059FE">
      <w:pPr>
        <w:pStyle w:val="BodyText"/>
        <w:numPr>
          <w:ilvl w:val="0"/>
          <w:numId w:val="21"/>
        </w:numPr>
      </w:pPr>
      <w:r>
        <w:t>Retrieve the Bill Hold Characteristic from the Bill Group.</w:t>
      </w:r>
    </w:p>
    <w:p w14:paraId="7586BA16" w14:textId="4E8A885F" w:rsidR="0001270B" w:rsidRDefault="0001270B" w:rsidP="00E059FE">
      <w:pPr>
        <w:pStyle w:val="BodyText"/>
        <w:numPr>
          <w:ilvl w:val="1"/>
          <w:numId w:val="21"/>
        </w:numPr>
      </w:pPr>
      <w:r>
        <w:t>Get the Main Person of the current Account</w:t>
      </w:r>
      <w:ins w:id="2414" w:author="Nikko Padilla" w:date="2025-10-28T18:23:00Z" w16du:dateUtc="2025-10-28T10:23:00Z">
        <w:r w:rsidR="00A05C56">
          <w:t xml:space="preserve"> linked to the Bill</w:t>
        </w:r>
      </w:ins>
      <w:r>
        <w:t>.</w:t>
      </w:r>
    </w:p>
    <w:p w14:paraId="6DED1E81" w14:textId="56B31C9B" w:rsidR="0001270B" w:rsidDel="00A05C56" w:rsidRDefault="0001270B" w:rsidP="00E059FE">
      <w:pPr>
        <w:pStyle w:val="BodyText"/>
        <w:numPr>
          <w:ilvl w:val="1"/>
          <w:numId w:val="21"/>
        </w:numPr>
        <w:rPr>
          <w:del w:id="2415" w:author="Nikko Padilla" w:date="2025-10-28T18:22:00Z" w16du:dateUtc="2025-10-28T10:22:00Z"/>
        </w:rPr>
      </w:pPr>
      <w:del w:id="2416" w:author="Nikko Padilla" w:date="2025-10-28T18:22:00Z" w16du:dateUtc="2025-10-28T10:22:00Z">
        <w:r w:rsidDel="00A05C56">
          <w:delText>If the Person Type of the Main Person is equal to Bill Group Person Type Parameter</w:delText>
        </w:r>
      </w:del>
    </w:p>
    <w:p w14:paraId="01389ED8" w14:textId="6F2E86A8" w:rsidR="0001270B" w:rsidRDefault="0001270B" w:rsidP="00A05C56">
      <w:pPr>
        <w:pStyle w:val="BodyText"/>
        <w:numPr>
          <w:ilvl w:val="1"/>
          <w:numId w:val="21"/>
        </w:numPr>
      </w:pPr>
      <w:r>
        <w:t xml:space="preserve">Retrieve the </w:t>
      </w:r>
      <w:ins w:id="2417" w:author="Nikko Padilla" w:date="2025-10-28T18:23:00Z" w16du:dateUtc="2025-10-28T10:23:00Z">
        <w:r w:rsidR="00A05C56">
          <w:t xml:space="preserve">effective </w:t>
        </w:r>
      </w:ins>
      <w:r>
        <w:t>Bill Hold Characteristic from the Main Person</w:t>
      </w:r>
    </w:p>
    <w:p w14:paraId="2493B673" w14:textId="23198C72" w:rsidR="0001270B" w:rsidRDefault="0001270B" w:rsidP="00A05C56">
      <w:pPr>
        <w:pStyle w:val="BodyText"/>
        <w:numPr>
          <w:ilvl w:val="2"/>
          <w:numId w:val="21"/>
        </w:numPr>
      </w:pPr>
      <w:r>
        <w:t>Characteristic Type = Bill Hold Characteristic Type Parameter</w:t>
      </w:r>
    </w:p>
    <w:p w14:paraId="475C3BFF" w14:textId="4DF3220E" w:rsidR="0001270B" w:rsidRDefault="0001270B" w:rsidP="00A05C56">
      <w:pPr>
        <w:pStyle w:val="BodyText"/>
        <w:numPr>
          <w:ilvl w:val="2"/>
          <w:numId w:val="21"/>
        </w:numPr>
      </w:pPr>
      <w:r>
        <w:t>Value = Bill Hold Characteristic Value Parameter</w:t>
      </w:r>
    </w:p>
    <w:p w14:paraId="633083EA" w14:textId="0FE35366" w:rsidR="0001270B" w:rsidRDefault="0001270B" w:rsidP="00A05C56">
      <w:pPr>
        <w:pStyle w:val="BodyText"/>
        <w:numPr>
          <w:ilvl w:val="1"/>
          <w:numId w:val="21"/>
        </w:numPr>
      </w:pPr>
      <w:r>
        <w:t>If Bill Hold Characteristic is retrieved</w:t>
      </w:r>
    </w:p>
    <w:p w14:paraId="3D2F6B55" w14:textId="79F2C50A" w:rsidR="0001270B" w:rsidRDefault="0001270B" w:rsidP="00A05C56">
      <w:pPr>
        <w:pStyle w:val="BodyText"/>
        <w:numPr>
          <w:ilvl w:val="2"/>
          <w:numId w:val="21"/>
        </w:numPr>
      </w:pPr>
      <w:r>
        <w:t>Prevent the Bill from completion.</w:t>
      </w:r>
    </w:p>
    <w:p w14:paraId="742B8CF2" w14:textId="77777777" w:rsidR="00036F8B" w:rsidRDefault="00036F8B" w:rsidP="00A05C56">
      <w:pPr>
        <w:pStyle w:val="BodyText"/>
        <w:numPr>
          <w:ilvl w:val="3"/>
          <w:numId w:val="21"/>
        </w:numPr>
        <w:rPr>
          <w:ins w:id="2418" w:author="Nikko Padilla" w:date="2025-10-28T18:24:00Z" w16du:dateUtc="2025-10-28T10:24:00Z"/>
        </w:rPr>
      </w:pPr>
      <w:ins w:id="2419" w:author="Nikko Padilla" w:date="2025-10-28T18:24:00Z" w16du:dateUtc="2025-10-28T10:24:00Z">
        <w:r>
          <w:t>Create Bill Exception on the Bill</w:t>
        </w:r>
      </w:ins>
    </w:p>
    <w:p w14:paraId="29C47C37" w14:textId="7404361C" w:rsidR="00500B11" w:rsidRDefault="00500B11" w:rsidP="00036F8B">
      <w:pPr>
        <w:pStyle w:val="BodyText"/>
        <w:numPr>
          <w:ilvl w:val="4"/>
          <w:numId w:val="21"/>
        </w:numPr>
        <w:rPr>
          <w:ins w:id="2420" w:author="Nikko Padilla" w:date="2025-10-28T18:24:00Z" w16du:dateUtc="2025-10-28T10:24:00Z"/>
        </w:rPr>
      </w:pPr>
      <w:r>
        <w:t xml:space="preserve">Message = “Bill Hold found on </w:t>
      </w:r>
      <w:r w:rsidRPr="006B3A51">
        <w:rPr>
          <w:b/>
          <w:bCs/>
        </w:rPr>
        <w:t>Bill Group</w:t>
      </w:r>
      <w:r>
        <w:t xml:space="preserve"> (%1).”</w:t>
      </w:r>
    </w:p>
    <w:p w14:paraId="1062D080" w14:textId="77777777" w:rsidR="00036F8B" w:rsidRDefault="00036F8B" w:rsidP="00036F8B">
      <w:pPr>
        <w:pStyle w:val="BodyText"/>
        <w:numPr>
          <w:ilvl w:val="3"/>
          <w:numId w:val="21"/>
        </w:numPr>
        <w:rPr>
          <w:ins w:id="2421" w:author="Nikko Padilla" w:date="2025-10-28T18:24:00Z" w16du:dateUtc="2025-10-28T10:24:00Z"/>
        </w:rPr>
      </w:pPr>
      <w:ins w:id="2422" w:author="Nikko Padilla" w:date="2025-10-28T18:24:00Z" w16du:dateUtc="2025-10-28T10:24:00Z">
        <w:r>
          <w:t>Create To Do and link it to the current Bill.</w:t>
        </w:r>
      </w:ins>
    </w:p>
    <w:p w14:paraId="39E56EFB" w14:textId="77777777" w:rsidR="00036F8B" w:rsidRDefault="00036F8B" w:rsidP="00036F8B">
      <w:pPr>
        <w:pStyle w:val="BodyText"/>
        <w:numPr>
          <w:ilvl w:val="4"/>
          <w:numId w:val="21"/>
        </w:numPr>
        <w:rPr>
          <w:ins w:id="2423" w:author="Nikko Padilla" w:date="2025-10-28T18:24:00Z" w16du:dateUtc="2025-10-28T10:24:00Z"/>
        </w:rPr>
      </w:pPr>
      <w:ins w:id="2424" w:author="Nikko Padilla" w:date="2025-10-28T18:24:00Z" w16du:dateUtc="2025-10-28T10:24:00Z">
        <w:r>
          <w:t>To Do Type = Bill Hold To Do Type Parameter</w:t>
        </w:r>
      </w:ins>
    </w:p>
    <w:p w14:paraId="31DF5AAB" w14:textId="77777777" w:rsidR="00036F8B" w:rsidRDefault="00036F8B" w:rsidP="00036F8B">
      <w:pPr>
        <w:pStyle w:val="BodyText"/>
        <w:numPr>
          <w:ilvl w:val="4"/>
          <w:numId w:val="21"/>
        </w:numPr>
        <w:rPr>
          <w:ins w:id="2425" w:author="Nikko Padilla" w:date="2025-10-28T18:24:00Z" w16du:dateUtc="2025-10-28T10:24:00Z"/>
        </w:rPr>
      </w:pPr>
      <w:ins w:id="2426" w:author="Nikko Padilla" w:date="2025-10-28T18:24:00Z" w16du:dateUtc="2025-10-28T10:24:00Z">
        <w:r>
          <w:t>If Bill Hold To Do Role Parameter is populated</w:t>
        </w:r>
      </w:ins>
    </w:p>
    <w:p w14:paraId="5AB97165" w14:textId="0458318A" w:rsidR="00036F8B" w:rsidRDefault="00036F8B" w:rsidP="00036F8B">
      <w:pPr>
        <w:pStyle w:val="BodyText"/>
        <w:numPr>
          <w:ilvl w:val="5"/>
          <w:numId w:val="21"/>
        </w:numPr>
        <w:rPr>
          <w:ins w:id="2427" w:author="Nikko Padilla" w:date="2025-10-28T18:27:00Z" w16du:dateUtc="2025-10-28T10:27:00Z"/>
        </w:rPr>
      </w:pPr>
      <w:ins w:id="2428" w:author="Nikko Padilla" w:date="2025-10-28T18:24:00Z" w16du:dateUtc="2025-10-28T10:24:00Z">
        <w:r>
          <w:t>To Do Role = Bill Hold To Do Role Parameter</w:t>
        </w:r>
      </w:ins>
    </w:p>
    <w:p w14:paraId="79E3441F" w14:textId="77777777" w:rsidR="00E04A18" w:rsidRDefault="00E04A18" w:rsidP="00373869">
      <w:pPr>
        <w:pStyle w:val="BodyText"/>
        <w:numPr>
          <w:ilvl w:val="4"/>
          <w:numId w:val="21"/>
        </w:numPr>
        <w:rPr>
          <w:ins w:id="2429" w:author="Nikko Padilla" w:date="2025-10-28T18:27:00Z" w16du:dateUtc="2025-10-28T10:27:00Z"/>
        </w:rPr>
      </w:pPr>
      <w:ins w:id="2430" w:author="Nikko Padilla" w:date="2025-10-28T18:27:00Z" w16du:dateUtc="2025-10-28T10:27:00Z">
        <w:r>
          <w:t>Drill Key = Bill Id</w:t>
        </w:r>
      </w:ins>
    </w:p>
    <w:p w14:paraId="1EB964C8" w14:textId="77777777" w:rsidR="00E04A18" w:rsidRDefault="00E04A18" w:rsidP="00373869">
      <w:pPr>
        <w:pStyle w:val="BodyText"/>
        <w:numPr>
          <w:ilvl w:val="4"/>
          <w:numId w:val="21"/>
        </w:numPr>
        <w:rPr>
          <w:ins w:id="2431" w:author="Nikko Padilla" w:date="2025-10-28T18:27:00Z" w16du:dateUtc="2025-10-28T10:27:00Z"/>
        </w:rPr>
      </w:pPr>
      <w:ins w:id="2432" w:author="Nikko Padilla" w:date="2025-10-28T18:27:00Z" w16du:dateUtc="2025-10-28T10:27:00Z">
        <w:r>
          <w:t>Sort Key 1 = Bill Id</w:t>
        </w:r>
      </w:ins>
    </w:p>
    <w:p w14:paraId="495C0886" w14:textId="77777777" w:rsidR="00E04A18" w:rsidRDefault="00E04A18" w:rsidP="00373869">
      <w:pPr>
        <w:pStyle w:val="BodyText"/>
        <w:numPr>
          <w:ilvl w:val="4"/>
          <w:numId w:val="21"/>
        </w:numPr>
        <w:rPr>
          <w:ins w:id="2433" w:author="Nikko Padilla" w:date="2025-10-28T18:27:00Z" w16du:dateUtc="2025-10-28T10:27:00Z"/>
        </w:rPr>
      </w:pPr>
      <w:ins w:id="2434" w:author="Nikko Padilla" w:date="2025-10-28T18:27:00Z" w16du:dateUtc="2025-10-28T10:27:00Z">
        <w:r>
          <w:t>Sort Key 2 = Main Person Primary Name</w:t>
        </w:r>
      </w:ins>
    </w:p>
    <w:p w14:paraId="31118130" w14:textId="5C0038B4" w:rsidR="00E04A18" w:rsidRDefault="00E04A18" w:rsidP="00373869">
      <w:pPr>
        <w:pStyle w:val="BodyText"/>
        <w:numPr>
          <w:ilvl w:val="4"/>
          <w:numId w:val="21"/>
        </w:numPr>
      </w:pPr>
      <w:ins w:id="2435" w:author="Nikko Padilla" w:date="2025-10-28T18:27:00Z" w16du:dateUtc="2025-10-28T10:27:00Z">
        <w:r>
          <w:t xml:space="preserve">Message = “Bill Hold found on </w:t>
        </w:r>
        <w:r w:rsidRPr="006B3A51">
          <w:rPr>
            <w:b/>
            <w:bCs/>
          </w:rPr>
          <w:t>Bill Group</w:t>
        </w:r>
        <w:r>
          <w:t xml:space="preserve"> (%1).”</w:t>
        </w:r>
      </w:ins>
    </w:p>
    <w:p w14:paraId="30EB08E6" w14:textId="3C5A8909" w:rsidR="00500B11" w:rsidDel="00036F8B" w:rsidRDefault="00500B11" w:rsidP="00A05C56">
      <w:pPr>
        <w:pStyle w:val="BodyText"/>
        <w:numPr>
          <w:ilvl w:val="3"/>
          <w:numId w:val="21"/>
        </w:numPr>
        <w:rPr>
          <w:del w:id="2436" w:author="Nikko Padilla" w:date="2025-10-28T18:24:00Z" w16du:dateUtc="2025-10-28T10:24:00Z"/>
        </w:rPr>
      </w:pPr>
      <w:del w:id="2437" w:author="Nikko Padilla" w:date="2025-10-28T18:24:00Z" w16du:dateUtc="2025-10-28T10:24:00Z">
        <w:r w:rsidDel="00036F8B">
          <w:delText>Bill Completion Action = Create Exception</w:delText>
        </w:r>
      </w:del>
    </w:p>
    <w:p w14:paraId="4F4695A9" w14:textId="7F548604" w:rsidR="0001270B" w:rsidRDefault="0001270B" w:rsidP="00A05C56">
      <w:pPr>
        <w:pStyle w:val="BodyText"/>
        <w:numPr>
          <w:ilvl w:val="2"/>
          <w:numId w:val="21"/>
        </w:numPr>
      </w:pPr>
      <w:r>
        <w:t>Exit processing.</w:t>
      </w:r>
    </w:p>
    <w:p w14:paraId="000FD59E" w14:textId="7EA50453" w:rsidR="0001270B" w:rsidDel="00A05C56" w:rsidRDefault="0001270B" w:rsidP="00E059FE">
      <w:pPr>
        <w:pStyle w:val="BodyText"/>
        <w:numPr>
          <w:ilvl w:val="1"/>
          <w:numId w:val="21"/>
        </w:numPr>
        <w:rPr>
          <w:del w:id="2438" w:author="Nikko Padilla" w:date="2025-10-28T18:22:00Z" w16du:dateUtc="2025-10-28T10:22:00Z"/>
        </w:rPr>
      </w:pPr>
      <w:del w:id="2439" w:author="Nikko Padilla" w:date="2025-10-28T18:22:00Z" w16du:dateUtc="2025-10-28T10:22:00Z">
        <w:r w:rsidDel="00A05C56">
          <w:delText>Else</w:delText>
        </w:r>
      </w:del>
    </w:p>
    <w:p w14:paraId="766A2105" w14:textId="5A5EBD0C" w:rsidR="0057776C" w:rsidDel="00A05C56" w:rsidRDefault="00684B62" w:rsidP="00E059FE">
      <w:pPr>
        <w:pStyle w:val="BodyText"/>
        <w:numPr>
          <w:ilvl w:val="2"/>
          <w:numId w:val="21"/>
        </w:numPr>
        <w:rPr>
          <w:del w:id="2440" w:author="Nikko Padilla" w:date="2025-10-28T18:22:00Z" w16du:dateUtc="2025-10-28T10:22:00Z"/>
        </w:rPr>
      </w:pPr>
      <w:del w:id="2441" w:author="Nikko Padilla" w:date="2025-10-28T18:22:00Z" w16du:dateUtc="2025-10-28T10:22:00Z">
        <w:r w:rsidDel="00A05C56">
          <w:delText xml:space="preserve">Find </w:delText>
        </w:r>
        <w:r w:rsidR="004D5FF3" w:rsidDel="00A05C56">
          <w:delText>the</w:delText>
        </w:r>
        <w:r w:rsidDel="00A05C56">
          <w:delText xml:space="preserve"> Bill Group Person of the Main Person </w:delText>
        </w:r>
        <w:r w:rsidR="004D5FF3" w:rsidDel="00A05C56">
          <w:delText>with the following information:</w:delText>
        </w:r>
      </w:del>
    </w:p>
    <w:p w14:paraId="5A8C22E2" w14:textId="7F87496D" w:rsidR="00684B62" w:rsidDel="00A05C56" w:rsidRDefault="00684B62" w:rsidP="00E059FE">
      <w:pPr>
        <w:pStyle w:val="BodyText"/>
        <w:numPr>
          <w:ilvl w:val="3"/>
          <w:numId w:val="21"/>
        </w:numPr>
        <w:rPr>
          <w:del w:id="2442" w:author="Nikko Padilla" w:date="2025-10-28T18:22:00Z" w16du:dateUtc="2025-10-28T10:22:00Z"/>
        </w:rPr>
      </w:pPr>
      <w:del w:id="2443" w:author="Nikko Padilla" w:date="2025-10-28T18:22:00Z" w16du:dateUtc="2025-10-28T10:22:00Z">
        <w:r w:rsidDel="00A05C56">
          <w:delText>Relationship Type = Person Relationship Type Parameter</w:delText>
        </w:r>
      </w:del>
    </w:p>
    <w:p w14:paraId="3249BDC7" w14:textId="0418D329" w:rsidR="00684B62" w:rsidDel="00A05C56" w:rsidRDefault="00684B62" w:rsidP="00E059FE">
      <w:pPr>
        <w:pStyle w:val="BodyText"/>
        <w:numPr>
          <w:ilvl w:val="3"/>
          <w:numId w:val="21"/>
        </w:numPr>
        <w:rPr>
          <w:del w:id="2444" w:author="Nikko Padilla" w:date="2025-10-28T18:22:00Z" w16du:dateUtc="2025-10-28T10:22:00Z"/>
        </w:rPr>
      </w:pPr>
      <w:del w:id="2445" w:author="Nikko Padilla" w:date="2025-10-28T18:22:00Z" w16du:dateUtc="2025-10-28T10:22:00Z">
        <w:r w:rsidDel="00A05C56">
          <w:delText>Start Date &lt;= Process Date</w:delText>
        </w:r>
      </w:del>
    </w:p>
    <w:p w14:paraId="6010430A" w14:textId="36C95FDB" w:rsidR="00684B62" w:rsidDel="00A05C56" w:rsidRDefault="00684B62" w:rsidP="00E059FE">
      <w:pPr>
        <w:pStyle w:val="BodyText"/>
        <w:numPr>
          <w:ilvl w:val="3"/>
          <w:numId w:val="21"/>
        </w:numPr>
        <w:rPr>
          <w:del w:id="2446" w:author="Nikko Padilla" w:date="2025-10-28T18:22:00Z" w16du:dateUtc="2025-10-28T10:22:00Z"/>
        </w:rPr>
      </w:pPr>
      <w:del w:id="2447" w:author="Nikko Padilla" w:date="2025-10-28T18:22:00Z" w16du:dateUtc="2025-10-28T10:22:00Z">
        <w:r w:rsidDel="00A05C56">
          <w:delText>End Date is blank/null OR End Date &gt;= Process Date</w:delText>
        </w:r>
      </w:del>
    </w:p>
    <w:p w14:paraId="50DEE828" w14:textId="5B453FB3" w:rsidR="00793D2F" w:rsidDel="00A05C56" w:rsidRDefault="00793D2F" w:rsidP="00E059FE">
      <w:pPr>
        <w:pStyle w:val="BodyText"/>
        <w:numPr>
          <w:ilvl w:val="3"/>
          <w:numId w:val="21"/>
        </w:numPr>
        <w:rPr>
          <w:del w:id="2448" w:author="Nikko Padilla" w:date="2025-10-28T18:22:00Z" w16du:dateUtc="2025-10-28T10:22:00Z"/>
        </w:rPr>
      </w:pPr>
      <w:del w:id="2449" w:author="Nikko Padilla" w:date="2025-10-28T18:22:00Z" w16du:dateUtc="2025-10-28T10:22:00Z">
        <w:r w:rsidDel="00A05C56">
          <w:delText>Person Id 1 = Main Person Id</w:delText>
        </w:r>
      </w:del>
    </w:p>
    <w:p w14:paraId="1FC5AF60" w14:textId="096C239A" w:rsidR="004D5FF3" w:rsidDel="00A05C56" w:rsidRDefault="004D5FF3" w:rsidP="00E059FE">
      <w:pPr>
        <w:pStyle w:val="BodyText"/>
        <w:numPr>
          <w:ilvl w:val="3"/>
          <w:numId w:val="21"/>
        </w:numPr>
        <w:rPr>
          <w:del w:id="2450" w:author="Nikko Padilla" w:date="2025-10-28T18:22:00Z" w16du:dateUtc="2025-10-28T10:22:00Z"/>
        </w:rPr>
      </w:pPr>
      <w:del w:id="2451" w:author="Nikko Padilla" w:date="2025-10-28T18:22:00Z" w16du:dateUtc="2025-10-28T10:22:00Z">
        <w:r w:rsidDel="00A05C56">
          <w:delText>Bill Group Person</w:delText>
        </w:r>
        <w:r w:rsidR="00D8252C" w:rsidDel="00A05C56">
          <w:delText xml:space="preserve"> (Person Id 2)</w:delText>
        </w:r>
        <w:r w:rsidDel="00A05C56">
          <w:delText xml:space="preserve"> </w:delText>
        </w:r>
        <w:r w:rsidR="00976EA6" w:rsidDel="00A05C56">
          <w:delText xml:space="preserve">with </w:delText>
        </w:r>
        <w:r w:rsidR="00566FDF" w:rsidDel="00A05C56">
          <w:delText xml:space="preserve">below </w:delText>
        </w:r>
        <w:r w:rsidDel="00A05C56">
          <w:delText>Characteristic</w:delText>
        </w:r>
        <w:r w:rsidR="00566FDF" w:rsidDel="00A05C56">
          <w:delText xml:space="preserve"> exists</w:delText>
        </w:r>
        <w:r w:rsidDel="00A05C56">
          <w:delText>:</w:delText>
        </w:r>
      </w:del>
    </w:p>
    <w:p w14:paraId="090AA2F6" w14:textId="149E7F7A" w:rsidR="004D5FF3" w:rsidDel="00A05C56" w:rsidRDefault="004D5FF3" w:rsidP="00E059FE">
      <w:pPr>
        <w:pStyle w:val="BodyText"/>
        <w:numPr>
          <w:ilvl w:val="4"/>
          <w:numId w:val="21"/>
        </w:numPr>
        <w:rPr>
          <w:del w:id="2452" w:author="Nikko Padilla" w:date="2025-10-28T18:22:00Z" w16du:dateUtc="2025-10-28T10:22:00Z"/>
        </w:rPr>
      </w:pPr>
      <w:del w:id="2453" w:author="Nikko Padilla" w:date="2025-10-28T18:22:00Z" w16du:dateUtc="2025-10-28T10:22:00Z">
        <w:r w:rsidDel="00A05C56">
          <w:delText>Characteristic Type = Bill Hold Characteristic Type Parameter</w:delText>
        </w:r>
      </w:del>
    </w:p>
    <w:p w14:paraId="781A5B41" w14:textId="1F8D1C17" w:rsidR="004D5FF3" w:rsidDel="00A05C56" w:rsidRDefault="004D5FF3" w:rsidP="00E059FE">
      <w:pPr>
        <w:pStyle w:val="BodyText"/>
        <w:numPr>
          <w:ilvl w:val="4"/>
          <w:numId w:val="21"/>
        </w:numPr>
        <w:rPr>
          <w:del w:id="2454" w:author="Nikko Padilla" w:date="2025-10-28T18:22:00Z" w16du:dateUtc="2025-10-28T10:22:00Z"/>
        </w:rPr>
      </w:pPr>
      <w:del w:id="2455" w:author="Nikko Padilla" w:date="2025-10-28T18:22:00Z" w16du:dateUtc="2025-10-28T10:22:00Z">
        <w:r w:rsidDel="00A05C56">
          <w:delText>Value = Bill Hold Characteristic Value Parameter</w:delText>
        </w:r>
      </w:del>
    </w:p>
    <w:p w14:paraId="10C22573" w14:textId="6CC6317E" w:rsidR="00E15BB8" w:rsidDel="00A05C56" w:rsidRDefault="00E15BB8" w:rsidP="00E059FE">
      <w:pPr>
        <w:pStyle w:val="BodyText"/>
        <w:numPr>
          <w:ilvl w:val="2"/>
          <w:numId w:val="21"/>
        </w:numPr>
        <w:rPr>
          <w:del w:id="2456" w:author="Nikko Padilla" w:date="2025-10-28T18:22:00Z" w16du:dateUtc="2025-10-28T10:22:00Z"/>
        </w:rPr>
      </w:pPr>
      <w:del w:id="2457" w:author="Nikko Padilla" w:date="2025-10-28T18:22:00Z" w16du:dateUtc="2025-10-28T10:22:00Z">
        <w:r w:rsidDel="00A05C56">
          <w:delText xml:space="preserve">If </w:delText>
        </w:r>
        <w:r w:rsidR="00DD2B43" w:rsidDel="00A05C56">
          <w:delText xml:space="preserve">at least one </w:delText>
        </w:r>
        <w:r w:rsidDel="00A05C56">
          <w:delText>Bill Group Person is found</w:delText>
        </w:r>
      </w:del>
    </w:p>
    <w:p w14:paraId="5B05FEE6" w14:textId="0A65AD12" w:rsidR="00E15BB8" w:rsidDel="00A05C56" w:rsidRDefault="00E15BB8" w:rsidP="00E059FE">
      <w:pPr>
        <w:pStyle w:val="BodyText"/>
        <w:numPr>
          <w:ilvl w:val="3"/>
          <w:numId w:val="21"/>
        </w:numPr>
        <w:rPr>
          <w:del w:id="2458" w:author="Nikko Padilla" w:date="2025-10-28T18:22:00Z" w16du:dateUtc="2025-10-28T10:22:00Z"/>
        </w:rPr>
      </w:pPr>
      <w:del w:id="2459" w:author="Nikko Padilla" w:date="2025-10-28T18:22:00Z" w16du:dateUtc="2025-10-28T10:22:00Z">
        <w:r w:rsidDel="00A05C56">
          <w:delText>Prevent the Bill from completion.</w:delText>
        </w:r>
      </w:del>
    </w:p>
    <w:p w14:paraId="1010AAA7" w14:textId="0DF42E69" w:rsidR="00E15BB8" w:rsidDel="00A05C56" w:rsidRDefault="00E15BB8" w:rsidP="00E059FE">
      <w:pPr>
        <w:pStyle w:val="BodyText"/>
        <w:numPr>
          <w:ilvl w:val="4"/>
          <w:numId w:val="21"/>
        </w:numPr>
        <w:rPr>
          <w:del w:id="2460" w:author="Nikko Padilla" w:date="2025-10-28T18:22:00Z" w16du:dateUtc="2025-10-28T10:22:00Z"/>
        </w:rPr>
      </w:pPr>
      <w:del w:id="2461" w:author="Nikko Padilla" w:date="2025-10-28T18:22:00Z" w16du:dateUtc="2025-10-28T10:22:00Z">
        <w:r w:rsidDel="00A05C56">
          <w:delText xml:space="preserve">Message = “Bill Hold found on </w:delText>
        </w:r>
        <w:r w:rsidRPr="006B3A51" w:rsidDel="00A05C56">
          <w:rPr>
            <w:b/>
            <w:bCs/>
          </w:rPr>
          <w:delText>Bill Group</w:delText>
        </w:r>
        <w:r w:rsidDel="00A05C56">
          <w:delText xml:space="preserve"> (%1).”</w:delText>
        </w:r>
      </w:del>
    </w:p>
    <w:p w14:paraId="6A6F8E20" w14:textId="4DBCB121" w:rsidR="00E15BB8" w:rsidDel="00B14E23" w:rsidRDefault="00E15BB8" w:rsidP="00E059FE">
      <w:pPr>
        <w:pStyle w:val="BodyText"/>
        <w:numPr>
          <w:ilvl w:val="4"/>
          <w:numId w:val="21"/>
        </w:numPr>
        <w:rPr>
          <w:del w:id="2462" w:author="Nikko Padilla" w:date="2025-10-28T18:18:00Z" w16du:dateUtc="2025-10-28T10:18:00Z"/>
        </w:rPr>
      </w:pPr>
      <w:del w:id="2463" w:author="Nikko Padilla" w:date="2025-10-28T18:18:00Z" w16du:dateUtc="2025-10-28T10:18:00Z">
        <w:r w:rsidDel="00B14E23">
          <w:delText>Bill Completion Action = Create Exception</w:delText>
        </w:r>
      </w:del>
    </w:p>
    <w:p w14:paraId="57B494A4" w14:textId="3B981FCD" w:rsidR="00E15BB8" w:rsidDel="00A05C56" w:rsidRDefault="00E15BB8" w:rsidP="00E059FE">
      <w:pPr>
        <w:pStyle w:val="BodyText"/>
        <w:numPr>
          <w:ilvl w:val="3"/>
          <w:numId w:val="21"/>
        </w:numPr>
        <w:rPr>
          <w:del w:id="2464" w:author="Nikko Padilla" w:date="2025-10-28T18:22:00Z" w16du:dateUtc="2025-10-28T10:22:00Z"/>
        </w:rPr>
      </w:pPr>
      <w:del w:id="2465" w:author="Nikko Padilla" w:date="2025-10-28T18:22:00Z" w16du:dateUtc="2025-10-28T10:22:00Z">
        <w:r w:rsidDel="00A05C56">
          <w:delText>Exit processing.</w:delText>
        </w:r>
      </w:del>
    </w:p>
    <w:p w14:paraId="666839D8" w14:textId="30AECEDE" w:rsidR="00500B11" w:rsidDel="00B14E23" w:rsidRDefault="00500B11" w:rsidP="00E059FE">
      <w:pPr>
        <w:pStyle w:val="BodyText"/>
        <w:numPr>
          <w:ilvl w:val="0"/>
          <w:numId w:val="21"/>
        </w:numPr>
        <w:rPr>
          <w:del w:id="2466" w:author="Nikko Padilla" w:date="2025-10-28T18:18:00Z" w16du:dateUtc="2025-10-28T10:18:00Z"/>
        </w:rPr>
      </w:pPr>
      <w:del w:id="2467" w:author="Nikko Padilla" w:date="2025-10-28T18:18:00Z" w16du:dateUtc="2025-10-28T10:18:00Z">
        <w:r w:rsidDel="00B14E23">
          <w:delText xml:space="preserve">Bill Completion Action = </w:delText>
        </w:r>
        <w:r w:rsidR="0057776C" w:rsidRPr="0057776C" w:rsidDel="00B14E23">
          <w:delText>Carry on with Bill Completion</w:delText>
        </w:r>
        <w:r w:rsidR="00DD2B43" w:rsidDel="00B14E23">
          <w:delText>.</w:delText>
        </w:r>
      </w:del>
    </w:p>
    <w:p w14:paraId="46E71AF6" w14:textId="77777777" w:rsidR="7C2892B2" w:rsidRDefault="7C2892B2" w:rsidP="7C2892B2">
      <w:pPr>
        <w:pStyle w:val="BodyText"/>
      </w:pPr>
    </w:p>
    <w:p w14:paraId="7352EC3F" w14:textId="77777777" w:rsidR="0CC19080" w:rsidRPr="0016438D" w:rsidRDefault="0CC19080" w:rsidP="0CC19080">
      <w:pPr>
        <w:pStyle w:val="BodyText"/>
      </w:pPr>
    </w:p>
    <w:p w14:paraId="15AB5215" w14:textId="30B3A034" w:rsidR="003D6E62" w:rsidRDefault="003D6E62">
      <w:pPr>
        <w:pStyle w:val="Heading2"/>
      </w:pPr>
      <w:bookmarkStart w:id="2468" w:name="_Toc202462854"/>
      <w:bookmarkStart w:id="2469" w:name="_Toc727470078"/>
      <w:bookmarkStart w:id="2470" w:name="_Toc1557649811"/>
      <w:bookmarkStart w:id="2471" w:name="_Toc1289659688"/>
      <w:bookmarkStart w:id="2472" w:name="_Toc212568697"/>
      <w:r>
        <w:t xml:space="preserve">ORMB to GCP – Claims </w:t>
      </w:r>
      <w:r w:rsidR="00184E71">
        <w:t>R</w:t>
      </w:r>
      <w:r>
        <w:t xml:space="preserve">eturn </w:t>
      </w:r>
      <w:r w:rsidR="00184E71">
        <w:t>E</w:t>
      </w:r>
      <w:r>
        <w:t>xtract</w:t>
      </w:r>
    </w:p>
    <w:p w14:paraId="761786F1" w14:textId="33194732" w:rsidR="00BD7EE1" w:rsidRDefault="001545FA" w:rsidP="00BD7EE1">
      <w:pPr>
        <w:pStyle w:val="Heading3"/>
      </w:pPr>
      <w:r>
        <w:t>Overview</w:t>
      </w:r>
    </w:p>
    <w:p w14:paraId="645F93FD" w14:textId="7B61252F" w:rsidR="005262EA" w:rsidRPr="005262EA" w:rsidRDefault="001545FA" w:rsidP="001545FA">
      <w:pPr>
        <w:pStyle w:val="BodyText"/>
        <w:rPr>
          <w:rFonts w:ascii="Aptos Narrow" w:eastAsia="Aptos Narrow" w:hAnsi="Aptos Narrow" w:cs="Aptos Narrow"/>
          <w:color w:val="000000" w:themeColor="text1"/>
          <w:sz w:val="22"/>
          <w:szCs w:val="22"/>
        </w:rPr>
      </w:pPr>
      <w:r w:rsidRPr="005262EA">
        <w:rPr>
          <w:rFonts w:ascii="Aptos Narrow" w:eastAsia="Aptos Narrow" w:hAnsi="Aptos Narrow" w:cs="Aptos Narrow"/>
          <w:color w:val="000000" w:themeColor="text1"/>
          <w:sz w:val="22"/>
          <w:szCs w:val="22"/>
        </w:rPr>
        <w:t>Once claims billing flow is completed, ORMB needs to extract claim level extract to GCP for frozen client billings only. A new custom batch to extract this extract needs to be developed.</w:t>
      </w:r>
    </w:p>
    <w:p w14:paraId="7C41F2A9" w14:textId="65F3BDC3" w:rsidR="001545FA" w:rsidRDefault="001545FA" w:rsidP="00BD7EE1">
      <w:pPr>
        <w:pStyle w:val="Heading3"/>
      </w:pPr>
      <w:r>
        <w:t>Batch Configuration</w:t>
      </w:r>
    </w:p>
    <w:p w14:paraId="64166D17" w14:textId="77777777" w:rsidR="001545FA" w:rsidRPr="003B27EF" w:rsidRDefault="001545FA" w:rsidP="001545FA">
      <w:p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Batch Configuration</w:t>
      </w:r>
    </w:p>
    <w:p w14:paraId="4B63FF7E" w14:textId="5B71ACDB" w:rsidR="001545FA" w:rsidRPr="003B27EF" w:rsidRDefault="001545FA" w:rsidP="001545FA">
      <w:pPr>
        <w:numPr>
          <w:ilvl w:val="0"/>
          <w:numId w:val="25"/>
        </w:num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Batch Name: CM-EX</w:t>
      </w:r>
      <w:r w:rsidR="00566D45">
        <w:rPr>
          <w:rFonts w:ascii="Aptos Narrow" w:eastAsia="Aptos Narrow" w:hAnsi="Aptos Narrow" w:cs="Aptos Narrow"/>
          <w:color w:val="000000" w:themeColor="text1"/>
          <w:sz w:val="22"/>
          <w:szCs w:val="22"/>
        </w:rPr>
        <w:t>CLRT</w:t>
      </w:r>
    </w:p>
    <w:p w14:paraId="564D7371" w14:textId="5FC4D10D" w:rsidR="001545FA" w:rsidRDefault="001545FA" w:rsidP="001545FA">
      <w:pPr>
        <w:numPr>
          <w:ilvl w:val="0"/>
          <w:numId w:val="25"/>
        </w:num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 xml:space="preserve">Batch Description: </w:t>
      </w:r>
      <w:r w:rsidR="00566D45">
        <w:rPr>
          <w:rFonts w:ascii="Aptos Narrow" w:eastAsia="Aptos Narrow" w:hAnsi="Aptos Narrow" w:cs="Aptos Narrow"/>
          <w:color w:val="000000" w:themeColor="text1"/>
          <w:sz w:val="22"/>
          <w:szCs w:val="22"/>
        </w:rPr>
        <w:t>ORMB to GCP Claim extract for Client Billing</w:t>
      </w:r>
    </w:p>
    <w:p w14:paraId="74529AC0" w14:textId="77777777" w:rsidR="001545FA" w:rsidRPr="004A0ACB" w:rsidRDefault="001545FA" w:rsidP="001545FA">
      <w:pPr>
        <w:spacing w:before="100" w:beforeAutospacing="1" w:after="100" w:afterAutospacing="1"/>
        <w:rPr>
          <w:rFonts w:ascii="Aptos Narrow" w:eastAsia="Aptos Narrow" w:hAnsi="Aptos Narrow" w:cs="Aptos Narrow"/>
          <w:color w:val="000000" w:themeColor="text1"/>
          <w:sz w:val="22"/>
          <w:szCs w:val="22"/>
        </w:rPr>
      </w:pPr>
      <w:r w:rsidRPr="004A0ACB">
        <w:rPr>
          <w:rFonts w:ascii="Aptos Narrow" w:eastAsia="Aptos Narrow" w:hAnsi="Aptos Narrow" w:cs="Aptos Narrow"/>
          <w:color w:val="000000" w:themeColor="text1"/>
          <w:sz w:val="22"/>
          <w:szCs w:val="22"/>
        </w:rPr>
        <w:t>Batch Parameter -</w:t>
      </w:r>
    </w:p>
    <w:p w14:paraId="2007BCC0" w14:textId="77777777" w:rsidR="001545FA" w:rsidRPr="004A0ACB" w:rsidRDefault="001545FA" w:rsidP="001545FA">
      <w:pPr>
        <w:pStyle w:val="BodyText"/>
        <w:numPr>
          <w:ilvl w:val="0"/>
          <w:numId w:val="25"/>
        </w:numPr>
        <w:rPr>
          <w:rFonts w:ascii="Aptos Narrow" w:eastAsia="Aptos Narrow" w:hAnsi="Aptos Narrow" w:cs="Aptos Narrow"/>
          <w:color w:val="000000" w:themeColor="text1"/>
          <w:sz w:val="22"/>
          <w:szCs w:val="22"/>
        </w:rPr>
      </w:pPr>
      <w:r w:rsidRPr="004A0ACB">
        <w:rPr>
          <w:rFonts w:ascii="Aptos Narrow" w:eastAsia="Aptos Narrow" w:hAnsi="Aptos Narrow" w:cs="Aptos Narrow"/>
          <w:color w:val="000000" w:themeColor="text1"/>
          <w:sz w:val="22"/>
          <w:szCs w:val="22"/>
        </w:rPr>
        <w:t xml:space="preserve">Parm </w:t>
      </w:r>
      <w:r>
        <w:rPr>
          <w:rFonts w:ascii="Aptos Narrow" w:eastAsia="Aptos Narrow" w:hAnsi="Aptos Narrow" w:cs="Aptos Narrow"/>
          <w:color w:val="000000" w:themeColor="text1"/>
          <w:sz w:val="22"/>
          <w:szCs w:val="22"/>
        </w:rPr>
        <w:t>1</w:t>
      </w:r>
      <w:r w:rsidRPr="004A0ACB">
        <w:rPr>
          <w:rFonts w:ascii="Aptos Narrow" w:eastAsia="Aptos Narrow" w:hAnsi="Aptos Narrow" w:cs="Aptos Narrow"/>
          <w:color w:val="000000" w:themeColor="text1"/>
          <w:sz w:val="22"/>
          <w:szCs w:val="22"/>
        </w:rPr>
        <w:t xml:space="preserve"> – File Path :</w:t>
      </w:r>
    </w:p>
    <w:p w14:paraId="63E0D51C" w14:textId="77777777" w:rsidR="001545FA" w:rsidRPr="004A0ACB" w:rsidRDefault="001545FA" w:rsidP="001545FA">
      <w:pPr>
        <w:pStyle w:val="BodyText"/>
        <w:numPr>
          <w:ilvl w:val="0"/>
          <w:numId w:val="25"/>
        </w:numPr>
        <w:rPr>
          <w:rFonts w:ascii="Aptos Narrow" w:eastAsia="Aptos Narrow" w:hAnsi="Aptos Narrow" w:cs="Aptos Narrow"/>
          <w:color w:val="000000" w:themeColor="text1"/>
          <w:sz w:val="22"/>
          <w:szCs w:val="22"/>
        </w:rPr>
      </w:pPr>
      <w:r w:rsidRPr="004A0ACB">
        <w:rPr>
          <w:rFonts w:ascii="Aptos Narrow" w:eastAsia="Aptos Narrow" w:hAnsi="Aptos Narrow" w:cs="Aptos Narrow"/>
          <w:color w:val="000000" w:themeColor="text1"/>
          <w:sz w:val="22"/>
          <w:szCs w:val="22"/>
        </w:rPr>
        <w:t xml:space="preserve">Parm </w:t>
      </w:r>
      <w:r>
        <w:rPr>
          <w:rFonts w:ascii="Aptos Narrow" w:eastAsia="Aptos Narrow" w:hAnsi="Aptos Narrow" w:cs="Aptos Narrow"/>
          <w:color w:val="000000" w:themeColor="text1"/>
          <w:sz w:val="22"/>
          <w:szCs w:val="22"/>
        </w:rPr>
        <w:t>2</w:t>
      </w:r>
      <w:r w:rsidRPr="004A0ACB">
        <w:rPr>
          <w:rFonts w:ascii="Aptos Narrow" w:eastAsia="Aptos Narrow" w:hAnsi="Aptos Narrow" w:cs="Aptos Narrow"/>
          <w:color w:val="000000" w:themeColor="text1"/>
          <w:sz w:val="22"/>
          <w:szCs w:val="22"/>
        </w:rPr>
        <w:t xml:space="preserve"> – File Name :</w:t>
      </w:r>
    </w:p>
    <w:p w14:paraId="435C7853" w14:textId="77777777" w:rsidR="001545FA" w:rsidRPr="004A0ACB" w:rsidRDefault="001545FA" w:rsidP="001545FA">
      <w:pPr>
        <w:pStyle w:val="BodyText"/>
        <w:numPr>
          <w:ilvl w:val="0"/>
          <w:numId w:val="25"/>
        </w:numPr>
        <w:rPr>
          <w:rFonts w:ascii="Aptos Narrow" w:eastAsia="Aptos Narrow" w:hAnsi="Aptos Narrow" w:cs="Aptos Narrow"/>
          <w:color w:val="000000" w:themeColor="text1"/>
          <w:sz w:val="22"/>
          <w:szCs w:val="22"/>
        </w:rPr>
      </w:pPr>
      <w:r w:rsidRPr="004A0ACB">
        <w:rPr>
          <w:rFonts w:ascii="Aptos Narrow" w:eastAsia="Aptos Narrow" w:hAnsi="Aptos Narrow" w:cs="Aptos Narrow"/>
          <w:color w:val="000000" w:themeColor="text1"/>
          <w:sz w:val="22"/>
          <w:szCs w:val="22"/>
        </w:rPr>
        <w:t xml:space="preserve">Parm </w:t>
      </w:r>
      <w:r>
        <w:rPr>
          <w:rFonts w:ascii="Aptos Narrow" w:eastAsia="Aptos Narrow" w:hAnsi="Aptos Narrow" w:cs="Aptos Narrow"/>
          <w:color w:val="000000" w:themeColor="text1"/>
          <w:sz w:val="22"/>
          <w:szCs w:val="22"/>
        </w:rPr>
        <w:t>3</w:t>
      </w:r>
      <w:r w:rsidRPr="004A0ACB">
        <w:rPr>
          <w:rFonts w:ascii="Aptos Narrow" w:eastAsia="Aptos Narrow" w:hAnsi="Aptos Narrow" w:cs="Aptos Narrow"/>
          <w:color w:val="000000" w:themeColor="text1"/>
          <w:sz w:val="22"/>
          <w:szCs w:val="22"/>
        </w:rPr>
        <w:t xml:space="preserve"> – Write to file count:</w:t>
      </w:r>
    </w:p>
    <w:p w14:paraId="4D80EA3C" w14:textId="77777777" w:rsidR="001545FA" w:rsidRPr="003B27EF" w:rsidRDefault="001545FA" w:rsidP="001545FA">
      <w:p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File Details</w:t>
      </w:r>
      <w:r>
        <w:rPr>
          <w:rFonts w:ascii="Aptos Narrow" w:eastAsia="Aptos Narrow" w:hAnsi="Aptos Narrow" w:cs="Aptos Narrow"/>
          <w:color w:val="000000" w:themeColor="text1"/>
          <w:sz w:val="22"/>
          <w:szCs w:val="22"/>
        </w:rPr>
        <w:t xml:space="preserve"> </w:t>
      </w:r>
    </w:p>
    <w:p w14:paraId="65A6D0B8" w14:textId="5ADAEF6C" w:rsidR="001545FA" w:rsidRPr="003B27EF" w:rsidRDefault="001545FA" w:rsidP="001545FA">
      <w:pPr>
        <w:numPr>
          <w:ilvl w:val="0"/>
          <w:numId w:val="26"/>
        </w:num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Sample File Name:</w:t>
      </w:r>
      <w:r>
        <w:rPr>
          <w:rFonts w:ascii="Aptos Narrow" w:eastAsia="Aptos Narrow" w:hAnsi="Aptos Narrow" w:cs="Aptos Narrow"/>
          <w:color w:val="000000" w:themeColor="text1"/>
          <w:sz w:val="22"/>
          <w:szCs w:val="22"/>
        </w:rPr>
        <w:t xml:space="preserve"> </w:t>
      </w:r>
      <w:r w:rsidR="002579B6" w:rsidRPr="00E06AC3">
        <w:t>PRIME_ORMB_TO_GCP_CLAIM_YYYYMMDDHHMMSS.PSV</w:t>
      </w:r>
    </w:p>
    <w:p w14:paraId="4BA20347" w14:textId="48E3C790" w:rsidR="001545FA" w:rsidRDefault="001545FA" w:rsidP="001545FA">
      <w:pPr>
        <w:numPr>
          <w:ilvl w:val="0"/>
          <w:numId w:val="26"/>
        </w:numPr>
        <w:spacing w:before="100" w:beforeAutospacing="1" w:after="100" w:afterAutospacing="1"/>
        <w:rPr>
          <w:rFonts w:ascii="Aptos Narrow" w:eastAsia="Aptos Narrow" w:hAnsi="Aptos Narrow" w:cs="Aptos Narrow"/>
          <w:color w:val="000000" w:themeColor="text1"/>
          <w:sz w:val="22"/>
          <w:szCs w:val="22"/>
        </w:rPr>
      </w:pPr>
      <w:r w:rsidRPr="003B27EF">
        <w:rPr>
          <w:rFonts w:ascii="Aptos Narrow" w:eastAsia="Aptos Narrow" w:hAnsi="Aptos Narrow" w:cs="Aptos Narrow"/>
          <w:color w:val="000000" w:themeColor="text1"/>
          <w:sz w:val="22"/>
          <w:szCs w:val="22"/>
        </w:rPr>
        <w:t>File Format:</w:t>
      </w:r>
      <w:r w:rsidR="002579B6">
        <w:rPr>
          <w:rFonts w:ascii="Aptos Narrow" w:eastAsia="Aptos Narrow" w:hAnsi="Aptos Narrow" w:cs="Aptos Narrow"/>
          <w:color w:val="000000" w:themeColor="text1"/>
          <w:sz w:val="22"/>
          <w:szCs w:val="22"/>
        </w:rPr>
        <w:t xml:space="preserve"> </w:t>
      </w:r>
      <w:r w:rsidRPr="003B27EF">
        <w:rPr>
          <w:rFonts w:ascii="Aptos Narrow" w:eastAsia="Aptos Narrow" w:hAnsi="Aptos Narrow" w:cs="Aptos Narrow"/>
          <w:color w:val="000000" w:themeColor="text1"/>
          <w:sz w:val="22"/>
          <w:szCs w:val="22"/>
        </w:rPr>
        <w:t>.</w:t>
      </w:r>
      <w:r w:rsidR="002579B6">
        <w:rPr>
          <w:rFonts w:ascii="Aptos Narrow" w:eastAsia="Aptos Narrow" w:hAnsi="Aptos Narrow" w:cs="Aptos Narrow"/>
          <w:color w:val="000000" w:themeColor="text1"/>
          <w:sz w:val="22"/>
          <w:szCs w:val="22"/>
        </w:rPr>
        <w:t>PSV</w:t>
      </w:r>
      <w:r w:rsidRPr="003B27EF">
        <w:rPr>
          <w:rFonts w:ascii="Aptos Narrow" w:eastAsia="Aptos Narrow" w:hAnsi="Aptos Narrow" w:cs="Aptos Narrow"/>
          <w:color w:val="000000" w:themeColor="text1"/>
          <w:sz w:val="22"/>
          <w:szCs w:val="22"/>
        </w:rPr>
        <w:t xml:space="preserve"> (</w:t>
      </w:r>
      <w:r w:rsidR="002579B6">
        <w:rPr>
          <w:rFonts w:ascii="Aptos Narrow" w:eastAsia="Aptos Narrow" w:hAnsi="Aptos Narrow" w:cs="Aptos Narrow"/>
          <w:color w:val="000000" w:themeColor="text1"/>
          <w:sz w:val="22"/>
          <w:szCs w:val="22"/>
        </w:rPr>
        <w:t>Pipe</w:t>
      </w:r>
      <w:r w:rsidRPr="003B27EF">
        <w:rPr>
          <w:rFonts w:ascii="Aptos Narrow" w:eastAsia="Aptos Narrow" w:hAnsi="Aptos Narrow" w:cs="Aptos Narrow"/>
          <w:color w:val="000000" w:themeColor="text1"/>
          <w:sz w:val="22"/>
          <w:szCs w:val="22"/>
        </w:rPr>
        <w:t>-delimited)</w:t>
      </w:r>
    </w:p>
    <w:p w14:paraId="29568BA8" w14:textId="2ADE5CD5" w:rsidR="001545FA" w:rsidRDefault="001545FA" w:rsidP="001545FA">
      <w:pPr>
        <w:numPr>
          <w:ilvl w:val="0"/>
          <w:numId w:val="26"/>
        </w:numPr>
        <w:spacing w:before="100" w:beforeAutospacing="1" w:after="100" w:afterAutospacing="1"/>
        <w:rPr>
          <w:ins w:id="2473" w:author="Anup Nair" w:date="2025-11-05T15:40:00Z" w16du:dateUtc="2025-11-05T20:40:00Z"/>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YYYYMMDDHHMMSS – File creation Date and time</w:t>
      </w:r>
    </w:p>
    <w:p w14:paraId="12431FEF" w14:textId="54AF4A95" w:rsidR="00EA4F80" w:rsidRDefault="00AE2806" w:rsidP="001545FA">
      <w:pPr>
        <w:numPr>
          <w:ilvl w:val="0"/>
          <w:numId w:val="26"/>
        </w:numPr>
        <w:spacing w:before="100" w:beforeAutospacing="1" w:after="100" w:afterAutospacing="1"/>
        <w:rPr>
          <w:rFonts w:ascii="Aptos Narrow" w:eastAsia="Aptos Narrow" w:hAnsi="Aptos Narrow" w:cs="Aptos Narrow"/>
          <w:color w:val="000000" w:themeColor="text1"/>
          <w:sz w:val="22"/>
          <w:szCs w:val="22"/>
        </w:rPr>
      </w:pPr>
      <w:ins w:id="2474" w:author="Anup Nair" w:date="2025-11-05T15:40:00Z" w16du:dateUtc="2025-11-05T20:40:00Z">
        <w:r>
          <w:rPr>
            <w:rFonts w:ascii="Aptos Narrow" w:eastAsia="Aptos Narrow" w:hAnsi="Aptos Narrow" w:cs="Aptos Narrow"/>
            <w:color w:val="000000" w:themeColor="text1"/>
            <w:sz w:val="22"/>
            <w:szCs w:val="22"/>
          </w:rPr>
          <w:t>Frequency – this job will run daily, if no data to extract, still file needs to be created with header only record.</w:t>
        </w:r>
      </w:ins>
    </w:p>
    <w:p w14:paraId="53A3FEC6" w14:textId="77777777" w:rsidR="002579B6" w:rsidRDefault="002579B6" w:rsidP="002579B6">
      <w:pPr>
        <w:spacing w:before="100" w:beforeAutospacing="1" w:after="100" w:afterAutospacing="1"/>
        <w:rPr>
          <w:rFonts w:ascii="Aptos Narrow" w:eastAsia="Aptos Narrow" w:hAnsi="Aptos Narrow" w:cs="Aptos Narrow"/>
          <w:color w:val="000000" w:themeColor="text1"/>
          <w:sz w:val="22"/>
          <w:szCs w:val="22"/>
        </w:rPr>
      </w:pPr>
    </w:p>
    <w:p w14:paraId="097DB7EC" w14:textId="77777777" w:rsidR="002579B6" w:rsidRDefault="002579B6" w:rsidP="002579B6">
      <w:pPr>
        <w:spacing w:before="100" w:beforeAutospacing="1" w:after="100" w:afterAutospacing="1"/>
        <w:rPr>
          <w:rFonts w:ascii="Aptos Narrow" w:eastAsia="Aptos Narrow" w:hAnsi="Aptos Narrow" w:cs="Aptos Narrow"/>
          <w:color w:val="000000" w:themeColor="text1"/>
          <w:sz w:val="22"/>
          <w:szCs w:val="22"/>
        </w:rPr>
      </w:pPr>
    </w:p>
    <w:p w14:paraId="282CFDBC" w14:textId="77777777" w:rsidR="002579B6" w:rsidRDefault="002579B6" w:rsidP="002579B6">
      <w:pPr>
        <w:pStyle w:val="Heading3"/>
      </w:pPr>
      <w:r>
        <w:t>Driver Query</w:t>
      </w:r>
    </w:p>
    <w:p w14:paraId="610EE0BF" w14:textId="030676E8" w:rsidR="002579B6" w:rsidRPr="00E51E80" w:rsidRDefault="002579B6" w:rsidP="002579B6">
      <w:pPr>
        <w:pStyle w:val="BodyText"/>
        <w:rPr>
          <w:rFonts w:ascii="Aptos Narrow" w:eastAsia="Aptos Narrow" w:hAnsi="Aptos Narrow" w:cs="Aptos Narrow"/>
          <w:color w:val="000000" w:themeColor="text1"/>
          <w:sz w:val="22"/>
          <w:szCs w:val="22"/>
        </w:rPr>
      </w:pPr>
      <w:r w:rsidRPr="00E51E80">
        <w:rPr>
          <w:rFonts w:ascii="Aptos Narrow" w:eastAsia="Aptos Narrow" w:hAnsi="Aptos Narrow" w:cs="Aptos Narrow"/>
          <w:color w:val="000000" w:themeColor="text1"/>
          <w:sz w:val="22"/>
          <w:szCs w:val="22"/>
        </w:rPr>
        <w:t xml:space="preserve">As part of post bill completion, all </w:t>
      </w:r>
      <w:r>
        <w:rPr>
          <w:rFonts w:ascii="Aptos Narrow" w:eastAsia="Aptos Narrow" w:hAnsi="Aptos Narrow" w:cs="Aptos Narrow"/>
          <w:color w:val="000000" w:themeColor="text1"/>
          <w:sz w:val="22"/>
          <w:szCs w:val="22"/>
        </w:rPr>
        <w:t>client</w:t>
      </w:r>
      <w:r w:rsidRPr="00E51E80">
        <w:rPr>
          <w:rFonts w:ascii="Aptos Narrow" w:eastAsia="Aptos Narrow" w:hAnsi="Aptos Narrow" w:cs="Aptos Narrow"/>
          <w:color w:val="000000" w:themeColor="text1"/>
          <w:sz w:val="22"/>
          <w:szCs w:val="22"/>
        </w:rPr>
        <w:t xml:space="preserve"> bills </w:t>
      </w:r>
      <w:r>
        <w:rPr>
          <w:rFonts w:ascii="Aptos Narrow" w:eastAsia="Aptos Narrow" w:hAnsi="Aptos Narrow" w:cs="Aptos Narrow"/>
          <w:color w:val="000000" w:themeColor="text1"/>
          <w:sz w:val="22"/>
          <w:szCs w:val="22"/>
        </w:rPr>
        <w:t xml:space="preserve">entry </w:t>
      </w:r>
      <w:r w:rsidR="007C0B19" w:rsidRPr="00E51E80">
        <w:rPr>
          <w:rFonts w:ascii="Aptos Narrow" w:eastAsia="Aptos Narrow" w:hAnsi="Aptos Narrow" w:cs="Aptos Narrow"/>
          <w:color w:val="000000" w:themeColor="text1"/>
          <w:sz w:val="22"/>
          <w:szCs w:val="22"/>
        </w:rPr>
        <w:t>is</w:t>
      </w:r>
      <w:r w:rsidRPr="00E51E80">
        <w:rPr>
          <w:rFonts w:ascii="Aptos Narrow" w:eastAsia="Aptos Narrow" w:hAnsi="Aptos Narrow" w:cs="Aptos Narrow"/>
          <w:color w:val="000000" w:themeColor="text1"/>
          <w:sz w:val="22"/>
          <w:szCs w:val="22"/>
        </w:rPr>
        <w:t xml:space="preserve"> inserted into F1_GEN_PROC table.</w:t>
      </w:r>
      <w:r>
        <w:rPr>
          <w:rFonts w:ascii="Aptos Narrow" w:eastAsia="Aptos Narrow" w:hAnsi="Aptos Narrow" w:cs="Aptos Narrow"/>
          <w:color w:val="000000" w:themeColor="text1"/>
          <w:sz w:val="22"/>
          <w:szCs w:val="22"/>
        </w:rPr>
        <w:t xml:space="preserve"> Section – </w:t>
      </w:r>
      <w:r w:rsidR="00595AF0" w:rsidRPr="00595AF0">
        <w:rPr>
          <w:rFonts w:ascii="Aptos Narrow" w:eastAsia="Aptos Narrow" w:hAnsi="Aptos Narrow" w:cs="Aptos Narrow"/>
          <w:color w:val="000000" w:themeColor="text1"/>
          <w:sz w:val="22"/>
          <w:szCs w:val="22"/>
        </w:rPr>
        <w:t>4.4.4.1.3</w:t>
      </w:r>
      <w:r w:rsidR="00595AF0" w:rsidRPr="00595AF0">
        <w:rPr>
          <w:rFonts w:ascii="Aptos Narrow" w:eastAsia="Aptos Narrow" w:hAnsi="Aptos Narrow" w:cs="Aptos Narrow"/>
          <w:color w:val="000000" w:themeColor="text1"/>
          <w:sz w:val="22"/>
          <w:szCs w:val="22"/>
        </w:rPr>
        <w:tab/>
        <w:t>Claim Return Extract (Client Billing) – Identification inserts</w:t>
      </w:r>
    </w:p>
    <w:p w14:paraId="12D0FC38" w14:textId="77777777" w:rsidR="002579B6" w:rsidRDefault="002579B6" w:rsidP="002579B6">
      <w:pPr>
        <w:pStyle w:val="BodyText"/>
      </w:pPr>
      <w:r>
        <w:t>Driver query –</w:t>
      </w:r>
    </w:p>
    <w:p w14:paraId="7668BB58" w14:textId="77777777" w:rsidR="002579B6" w:rsidRPr="00ED6F3D" w:rsidRDefault="002579B6" w:rsidP="002579B6">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SELECT PK_VALUE2 AS BILLID  </w:t>
      </w:r>
    </w:p>
    <w:p w14:paraId="2AE8185B" w14:textId="77777777" w:rsidR="002579B6" w:rsidRPr="00ED6F3D" w:rsidRDefault="002579B6" w:rsidP="002579B6">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FROM F1_GEN_PROC  </w:t>
      </w:r>
    </w:p>
    <w:p w14:paraId="24FB186D" w14:textId="77777777" w:rsidR="002579B6" w:rsidRPr="00ED6F3D" w:rsidRDefault="002579B6" w:rsidP="002579B6">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WHERE MAINT_OBJ_CD IN ('F1-GENPROC')  </w:t>
      </w:r>
    </w:p>
    <w:p w14:paraId="4FE4DE5F" w14:textId="77777777" w:rsidR="002579B6" w:rsidRPr="00ED6F3D" w:rsidRDefault="002579B6" w:rsidP="002579B6">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  AND PK_VALUE3 = 'PENDING'  </w:t>
      </w:r>
    </w:p>
    <w:p w14:paraId="1A33B503" w14:textId="742EB1E2" w:rsidR="002579B6" w:rsidRPr="00ED6F3D" w:rsidRDefault="002579B6" w:rsidP="002579B6">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xml:space="preserve">  AND BATCH_CD = :batchCd  </w:t>
      </w:r>
      <w:r>
        <w:rPr>
          <w:rFonts w:ascii="Aptos Narrow" w:eastAsia="Aptos Narrow" w:hAnsi="Aptos Narrow" w:cs="Aptos Narrow"/>
          <w:i/>
          <w:iCs/>
          <w:color w:val="000000" w:themeColor="text1"/>
          <w:sz w:val="22"/>
          <w:szCs w:val="22"/>
        </w:rPr>
        <w:t xml:space="preserve"> (</w:t>
      </w:r>
      <w:r w:rsidRPr="21BAFAFF">
        <w:rPr>
          <w:rFonts w:ascii="Aptos Narrow" w:eastAsia="Aptos Narrow" w:hAnsi="Aptos Narrow" w:cs="Aptos Narrow"/>
          <w:color w:val="000000" w:themeColor="text1"/>
          <w:sz w:val="22"/>
          <w:szCs w:val="22"/>
        </w:rPr>
        <w:t>CM-</w:t>
      </w:r>
      <w:r w:rsidRPr="394D06BD">
        <w:rPr>
          <w:rFonts w:ascii="Aptos Narrow" w:eastAsia="Aptos Narrow" w:hAnsi="Aptos Narrow" w:cs="Aptos Narrow"/>
          <w:color w:val="000000" w:themeColor="text1"/>
          <w:sz w:val="22"/>
          <w:szCs w:val="22"/>
        </w:rPr>
        <w:t>EX</w:t>
      </w:r>
      <w:r w:rsidR="00500B77">
        <w:rPr>
          <w:rFonts w:ascii="Aptos Narrow" w:eastAsia="Aptos Narrow" w:hAnsi="Aptos Narrow" w:cs="Aptos Narrow"/>
          <w:color w:val="000000" w:themeColor="text1"/>
          <w:sz w:val="22"/>
          <w:szCs w:val="22"/>
        </w:rPr>
        <w:t>CLRT</w:t>
      </w:r>
      <w:r>
        <w:rPr>
          <w:rFonts w:ascii="Aptos Narrow" w:eastAsia="Aptos Narrow" w:hAnsi="Aptos Narrow" w:cs="Aptos Narrow"/>
          <w:i/>
          <w:iCs/>
          <w:color w:val="000000" w:themeColor="text1"/>
          <w:sz w:val="22"/>
          <w:szCs w:val="22"/>
        </w:rPr>
        <w:t>)</w:t>
      </w:r>
    </w:p>
    <w:p w14:paraId="4CB3E70A" w14:textId="77777777" w:rsidR="002579B6" w:rsidRPr="00ED6F3D" w:rsidRDefault="002579B6" w:rsidP="002579B6">
      <w:pPr>
        <w:rPr>
          <w:rFonts w:ascii="Aptos Narrow" w:eastAsia="Aptos Narrow" w:hAnsi="Aptos Narrow" w:cs="Aptos Narrow"/>
          <w:i/>
          <w:iCs/>
          <w:color w:val="000000" w:themeColor="text1"/>
          <w:sz w:val="22"/>
          <w:szCs w:val="22"/>
        </w:rPr>
      </w:pPr>
      <w:r w:rsidRPr="00ED6F3D">
        <w:rPr>
          <w:rFonts w:ascii="Aptos Narrow" w:eastAsia="Aptos Narrow" w:hAnsi="Aptos Narrow" w:cs="Aptos Narrow"/>
          <w:i/>
          <w:iCs/>
          <w:color w:val="000000" w:themeColor="text1"/>
          <w:sz w:val="22"/>
          <w:szCs w:val="22"/>
        </w:rPr>
        <w:t>  AND BATCH_NBR = :batchNbr;</w:t>
      </w:r>
    </w:p>
    <w:p w14:paraId="3DACE9B9" w14:textId="77777777" w:rsidR="001545FA" w:rsidRPr="001545FA" w:rsidRDefault="001545FA" w:rsidP="001545FA">
      <w:pPr>
        <w:pStyle w:val="BodyText"/>
      </w:pPr>
    </w:p>
    <w:p w14:paraId="2BC89EC3" w14:textId="32399A20" w:rsidR="00500B77" w:rsidRDefault="00500B77" w:rsidP="00BD7EE1">
      <w:pPr>
        <w:pStyle w:val="Heading3"/>
      </w:pPr>
      <w:r>
        <w:t>Extract Layout</w:t>
      </w:r>
    </w:p>
    <w:p w14:paraId="17709AF2" w14:textId="77777777" w:rsidR="00500B77" w:rsidRDefault="00500B77" w:rsidP="00500B77">
      <w:pPr>
        <w:pStyle w:val="BodyText"/>
      </w:pPr>
    </w:p>
    <w:p w14:paraId="30855E3C" w14:textId="77777777" w:rsidR="00500B77" w:rsidRDefault="00500B77" w:rsidP="00500B77">
      <w:pPr>
        <w:pStyle w:val="BodyText"/>
      </w:pPr>
      <w:r>
        <w:t>Columns to Extract –</w:t>
      </w:r>
    </w:p>
    <w:tbl>
      <w:tblPr>
        <w:tblW w:w="86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6"/>
        <w:gridCol w:w="2621"/>
        <w:gridCol w:w="3537"/>
      </w:tblGrid>
      <w:tr w:rsidR="00500B77" w:rsidRPr="000B6EEF" w14:paraId="1E84BD35" w14:textId="77777777" w:rsidTr="005262EA">
        <w:trPr>
          <w:trHeight w:val="292"/>
        </w:trPr>
        <w:tc>
          <w:tcPr>
            <w:tcW w:w="18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077CEDE8" w14:textId="20A198E9" w:rsidR="00500B77" w:rsidRPr="000B6EEF" w:rsidRDefault="00500B77" w:rsidP="009B71EC">
            <w:pPr>
              <w:pStyle w:val="BodyText"/>
              <w:spacing w:before="0" w:after="0"/>
              <w:rPr>
                <w:rFonts w:ascii="Aptos Narrow" w:eastAsia="Aptos Narrow" w:hAnsi="Aptos Narrow" w:cs="Aptos Narrow"/>
                <w:b/>
                <w:bCs/>
                <w:color w:val="000000" w:themeColor="text1"/>
                <w:sz w:val="22"/>
                <w:szCs w:val="22"/>
              </w:rPr>
            </w:pPr>
            <w:r w:rsidRPr="000B6EEF">
              <w:rPr>
                <w:rFonts w:ascii="Aptos Narrow" w:eastAsia="Aptos Narrow" w:hAnsi="Aptos Narrow" w:cs="Aptos Narrow"/>
                <w:b/>
                <w:bCs/>
                <w:color w:val="000000" w:themeColor="text1"/>
                <w:sz w:val="22"/>
                <w:szCs w:val="22"/>
              </w:rPr>
              <w:t xml:space="preserve">Name of </w:t>
            </w:r>
            <w:r w:rsidR="00BC68C4">
              <w:rPr>
                <w:rFonts w:ascii="Aptos Narrow" w:eastAsia="Aptos Narrow" w:hAnsi="Aptos Narrow" w:cs="Aptos Narrow"/>
                <w:b/>
                <w:bCs/>
                <w:color w:val="000000" w:themeColor="text1"/>
                <w:sz w:val="22"/>
                <w:szCs w:val="22"/>
              </w:rPr>
              <w:t xml:space="preserve">Header </w:t>
            </w:r>
            <w:r w:rsidRPr="000B6EEF">
              <w:rPr>
                <w:rFonts w:ascii="Aptos Narrow" w:eastAsia="Aptos Narrow" w:hAnsi="Aptos Narrow" w:cs="Aptos Narrow"/>
                <w:b/>
                <w:bCs/>
                <w:color w:val="000000" w:themeColor="text1"/>
                <w:sz w:val="22"/>
                <w:szCs w:val="22"/>
              </w:rPr>
              <w:t>Field </w:t>
            </w:r>
          </w:p>
        </w:tc>
        <w:tc>
          <w:tcPr>
            <w:tcW w:w="2789" w:type="dxa"/>
            <w:tcBorders>
              <w:top w:val="single" w:sz="6" w:space="0" w:color="auto"/>
              <w:left w:val="nil"/>
              <w:bottom w:val="single" w:sz="6" w:space="0" w:color="auto"/>
              <w:right w:val="single" w:sz="6" w:space="0" w:color="auto"/>
            </w:tcBorders>
            <w:shd w:val="clear" w:color="auto" w:fill="BFBFBF" w:themeFill="background1" w:themeFillShade="BF"/>
            <w:hideMark/>
          </w:tcPr>
          <w:p w14:paraId="5EBF830B" w14:textId="77777777" w:rsidR="00500B77" w:rsidRPr="000B6EEF" w:rsidRDefault="00500B77" w:rsidP="009B71EC">
            <w:pPr>
              <w:pStyle w:val="BodyText"/>
              <w:spacing w:before="0" w:after="0"/>
              <w:rPr>
                <w:rFonts w:ascii="Aptos Narrow" w:eastAsia="Aptos Narrow" w:hAnsi="Aptos Narrow" w:cs="Aptos Narrow"/>
                <w:b/>
                <w:bCs/>
                <w:color w:val="000000" w:themeColor="text1"/>
                <w:sz w:val="22"/>
                <w:szCs w:val="22"/>
              </w:rPr>
            </w:pPr>
            <w:r w:rsidRPr="000B6EEF">
              <w:rPr>
                <w:rFonts w:ascii="Aptos Narrow" w:eastAsia="Aptos Narrow" w:hAnsi="Aptos Narrow" w:cs="Aptos Narrow"/>
                <w:b/>
                <w:bCs/>
                <w:color w:val="000000" w:themeColor="text1"/>
                <w:sz w:val="22"/>
                <w:szCs w:val="22"/>
              </w:rPr>
              <w:t>Description </w:t>
            </w:r>
          </w:p>
        </w:tc>
        <w:tc>
          <w:tcPr>
            <w:tcW w:w="4065" w:type="dxa"/>
            <w:tcBorders>
              <w:top w:val="single" w:sz="6" w:space="0" w:color="auto"/>
              <w:left w:val="nil"/>
              <w:bottom w:val="single" w:sz="6" w:space="0" w:color="auto"/>
              <w:right w:val="single" w:sz="6" w:space="0" w:color="auto"/>
            </w:tcBorders>
            <w:shd w:val="clear" w:color="auto" w:fill="BFBFBF" w:themeFill="background1" w:themeFillShade="BF"/>
            <w:hideMark/>
          </w:tcPr>
          <w:p w14:paraId="74132BD0" w14:textId="77777777" w:rsidR="00500B77" w:rsidRPr="000B6EEF" w:rsidRDefault="00500B77" w:rsidP="009B71EC">
            <w:pPr>
              <w:pStyle w:val="BodyText"/>
              <w:spacing w:before="0" w:after="0"/>
              <w:rPr>
                <w:rFonts w:ascii="Aptos Narrow" w:eastAsia="Aptos Narrow" w:hAnsi="Aptos Narrow" w:cs="Aptos Narrow"/>
                <w:b/>
                <w:bCs/>
                <w:color w:val="000000" w:themeColor="text1"/>
                <w:sz w:val="22"/>
                <w:szCs w:val="22"/>
              </w:rPr>
            </w:pPr>
            <w:r w:rsidRPr="000B6EEF">
              <w:rPr>
                <w:rFonts w:ascii="Aptos Narrow" w:eastAsia="Aptos Narrow" w:hAnsi="Aptos Narrow" w:cs="Aptos Narrow"/>
                <w:b/>
                <w:bCs/>
                <w:color w:val="000000" w:themeColor="text1"/>
                <w:sz w:val="22"/>
                <w:szCs w:val="22"/>
              </w:rPr>
              <w:t>ORMB Mapping </w:t>
            </w:r>
          </w:p>
        </w:tc>
      </w:tr>
      <w:tr w:rsidR="00500B77" w:rsidRPr="000B6EEF" w14:paraId="69B30F67" w14:textId="77777777" w:rsidTr="005262EA">
        <w:trPr>
          <w:trHeight w:val="292"/>
        </w:trPr>
        <w:tc>
          <w:tcPr>
            <w:tcW w:w="1810" w:type="dxa"/>
            <w:tcBorders>
              <w:top w:val="nil"/>
              <w:left w:val="single" w:sz="6" w:space="0" w:color="auto"/>
              <w:bottom w:val="single" w:sz="6" w:space="0" w:color="auto"/>
              <w:right w:val="single" w:sz="6" w:space="0" w:color="auto"/>
            </w:tcBorders>
            <w:vAlign w:val="center"/>
            <w:hideMark/>
          </w:tcPr>
          <w:p w14:paraId="655B4A6E" w14:textId="298B753F" w:rsidR="00500B77" w:rsidRPr="000B6EEF" w:rsidRDefault="00BC68C4" w:rsidP="009B71EC">
            <w:pPr>
              <w:pStyle w:val="BodyText"/>
              <w:spacing w:before="0" w:after="0"/>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ADJUDICATION_CLAIM_ID</w:t>
            </w:r>
          </w:p>
        </w:tc>
        <w:tc>
          <w:tcPr>
            <w:tcW w:w="2789" w:type="dxa"/>
            <w:tcBorders>
              <w:top w:val="nil"/>
              <w:left w:val="nil"/>
              <w:bottom w:val="single" w:sz="6" w:space="0" w:color="auto"/>
              <w:right w:val="single" w:sz="6" w:space="0" w:color="auto"/>
            </w:tcBorders>
            <w:hideMark/>
          </w:tcPr>
          <w:p w14:paraId="7A43564B" w14:textId="3CC895E8" w:rsidR="00500B77" w:rsidRPr="000B6EEF" w:rsidRDefault="008078D8" w:rsidP="009B71EC">
            <w:pPr>
              <w:pStyle w:val="BodyText"/>
              <w:spacing w:before="0" w:after="0"/>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Claim Id</w:t>
            </w:r>
          </w:p>
        </w:tc>
        <w:tc>
          <w:tcPr>
            <w:tcW w:w="4065" w:type="dxa"/>
            <w:tcBorders>
              <w:top w:val="nil"/>
              <w:left w:val="nil"/>
              <w:bottom w:val="single" w:sz="6" w:space="0" w:color="auto"/>
              <w:right w:val="single" w:sz="6" w:space="0" w:color="auto"/>
            </w:tcBorders>
            <w:hideMark/>
          </w:tcPr>
          <w:p w14:paraId="04527083" w14:textId="2B1B5ECE" w:rsidR="00500B77" w:rsidRPr="000B6EEF" w:rsidRDefault="00B001C5" w:rsidP="009B71EC">
            <w:pPr>
              <w:pStyle w:val="BodyText"/>
              <w:spacing w:before="0" w:after="0"/>
              <w:rPr>
                <w:rFonts w:ascii="Aptos Narrow" w:eastAsia="Aptos Narrow" w:hAnsi="Aptos Narrow" w:cs="Aptos Narrow"/>
                <w:color w:val="000000" w:themeColor="text1"/>
                <w:sz w:val="22"/>
                <w:szCs w:val="22"/>
              </w:rPr>
            </w:pPr>
            <w:r w:rsidRPr="00B001C5">
              <w:rPr>
                <w:rFonts w:ascii="Aptos Narrow" w:eastAsia="Aptos Narrow" w:hAnsi="Aptos Narrow" w:cs="Aptos Narrow"/>
                <w:color w:val="000000" w:themeColor="text1"/>
                <w:sz w:val="22"/>
                <w:szCs w:val="22"/>
              </w:rPr>
              <w:t>ext_txn_nbr</w:t>
            </w:r>
          </w:p>
        </w:tc>
      </w:tr>
      <w:tr w:rsidR="00500B77" w:rsidRPr="000B6EEF" w14:paraId="47D9617F" w14:textId="77777777" w:rsidTr="005262EA">
        <w:trPr>
          <w:trHeight w:val="292"/>
        </w:trPr>
        <w:tc>
          <w:tcPr>
            <w:tcW w:w="1810" w:type="dxa"/>
            <w:tcBorders>
              <w:top w:val="nil"/>
              <w:left w:val="single" w:sz="6" w:space="0" w:color="auto"/>
              <w:bottom w:val="single" w:sz="6" w:space="0" w:color="auto"/>
              <w:right w:val="single" w:sz="6" w:space="0" w:color="auto"/>
            </w:tcBorders>
            <w:vAlign w:val="center"/>
            <w:hideMark/>
          </w:tcPr>
          <w:p w14:paraId="1562DD01" w14:textId="01F5C941" w:rsidR="00500B77" w:rsidRPr="000B6EEF" w:rsidRDefault="00BC68C4" w:rsidP="009B71EC">
            <w:pPr>
              <w:pStyle w:val="BodyText"/>
              <w:spacing w:before="0" w:after="0"/>
              <w:rPr>
                <w:rFonts w:ascii="Aptos Narrow" w:eastAsia="Aptos Narrow" w:hAnsi="Aptos Narrow" w:cs="Aptos Narrow"/>
                <w:color w:val="000000" w:themeColor="text1"/>
                <w:sz w:val="22"/>
                <w:szCs w:val="22"/>
              </w:rPr>
            </w:pPr>
            <w:r w:rsidRPr="002A0530">
              <w:rPr>
                <w:rFonts w:ascii="Aptos Narrow" w:eastAsia="Aptos Narrow" w:hAnsi="Aptos Narrow" w:cs="Aptos Narrow"/>
                <w:color w:val="000000" w:themeColor="text1"/>
                <w:sz w:val="22"/>
                <w:szCs w:val="22"/>
              </w:rPr>
              <w:t>CLIENT</w:t>
            </w:r>
            <w:r>
              <w:rPr>
                <w:rFonts w:ascii="Aptos Narrow" w:eastAsia="Aptos Narrow" w:hAnsi="Aptos Narrow" w:cs="Aptos Narrow"/>
                <w:color w:val="000000" w:themeColor="text1"/>
                <w:sz w:val="22"/>
                <w:szCs w:val="22"/>
              </w:rPr>
              <w:t>_</w:t>
            </w:r>
            <w:r w:rsidRPr="002A0530">
              <w:rPr>
                <w:rFonts w:ascii="Aptos Narrow" w:eastAsia="Aptos Narrow" w:hAnsi="Aptos Narrow" w:cs="Aptos Narrow"/>
                <w:color w:val="000000" w:themeColor="text1"/>
                <w:sz w:val="22"/>
                <w:szCs w:val="22"/>
              </w:rPr>
              <w:t>INVOICE</w:t>
            </w:r>
            <w:r>
              <w:rPr>
                <w:rFonts w:ascii="Aptos Narrow" w:eastAsia="Aptos Narrow" w:hAnsi="Aptos Narrow" w:cs="Aptos Narrow"/>
                <w:color w:val="000000" w:themeColor="text1"/>
                <w:sz w:val="22"/>
                <w:szCs w:val="22"/>
              </w:rPr>
              <w:t>_</w:t>
            </w:r>
            <w:r w:rsidRPr="002A0530">
              <w:rPr>
                <w:rFonts w:ascii="Aptos Narrow" w:eastAsia="Aptos Narrow" w:hAnsi="Aptos Narrow" w:cs="Aptos Narrow"/>
                <w:color w:val="000000" w:themeColor="text1"/>
                <w:sz w:val="22"/>
                <w:szCs w:val="22"/>
              </w:rPr>
              <w:t>NUMBER</w:t>
            </w:r>
          </w:p>
        </w:tc>
        <w:tc>
          <w:tcPr>
            <w:tcW w:w="2789" w:type="dxa"/>
            <w:tcBorders>
              <w:top w:val="nil"/>
              <w:left w:val="nil"/>
              <w:bottom w:val="single" w:sz="6" w:space="0" w:color="auto"/>
              <w:right w:val="single" w:sz="6" w:space="0" w:color="auto"/>
            </w:tcBorders>
            <w:hideMark/>
          </w:tcPr>
          <w:p w14:paraId="0CC52923" w14:textId="03F26EF6" w:rsidR="00500B77" w:rsidRPr="000B6EEF" w:rsidRDefault="00B61F3B" w:rsidP="009B71EC">
            <w:pPr>
              <w:pStyle w:val="BodyText"/>
              <w:spacing w:before="0" w:after="0"/>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ORMB Alternate Bill Number</w:t>
            </w:r>
            <w:r w:rsidR="00500B77" w:rsidRPr="000B6EEF">
              <w:rPr>
                <w:rFonts w:ascii="Aptos Narrow" w:eastAsia="Aptos Narrow" w:hAnsi="Aptos Narrow" w:cs="Aptos Narrow"/>
                <w:color w:val="000000" w:themeColor="text1"/>
                <w:sz w:val="22"/>
                <w:szCs w:val="22"/>
              </w:rPr>
              <w:t> </w:t>
            </w:r>
          </w:p>
        </w:tc>
        <w:tc>
          <w:tcPr>
            <w:tcW w:w="4065" w:type="dxa"/>
            <w:tcBorders>
              <w:top w:val="nil"/>
              <w:left w:val="nil"/>
              <w:bottom w:val="single" w:sz="6" w:space="0" w:color="auto"/>
              <w:right w:val="single" w:sz="6" w:space="0" w:color="auto"/>
            </w:tcBorders>
            <w:hideMark/>
          </w:tcPr>
          <w:p w14:paraId="02C7D8EB" w14:textId="6814559C" w:rsidR="00500B77" w:rsidRPr="000B6EEF" w:rsidRDefault="00542074" w:rsidP="009B71EC">
            <w:pPr>
              <w:pStyle w:val="BodyText"/>
              <w:spacing w:before="0" w:after="0"/>
              <w:rPr>
                <w:rFonts w:ascii="Aptos Narrow" w:eastAsia="Aptos Narrow" w:hAnsi="Aptos Narrow" w:cs="Aptos Narrow"/>
                <w:color w:val="000000" w:themeColor="text1"/>
                <w:sz w:val="22"/>
                <w:szCs w:val="22"/>
              </w:rPr>
            </w:pPr>
            <w:r w:rsidRPr="00542074">
              <w:rPr>
                <w:rFonts w:ascii="Aptos Narrow" w:eastAsia="Aptos Narrow" w:hAnsi="Aptos Narrow" w:cs="Aptos Narrow"/>
                <w:color w:val="000000" w:themeColor="text1"/>
                <w:sz w:val="22"/>
                <w:szCs w:val="22"/>
              </w:rPr>
              <w:t>bill.alt_bill_id</w:t>
            </w:r>
          </w:p>
        </w:tc>
      </w:tr>
      <w:tr w:rsidR="00500B77" w:rsidRPr="000B6EEF" w14:paraId="265AE878" w14:textId="77777777" w:rsidTr="005262EA">
        <w:trPr>
          <w:trHeight w:val="292"/>
        </w:trPr>
        <w:tc>
          <w:tcPr>
            <w:tcW w:w="1810" w:type="dxa"/>
            <w:tcBorders>
              <w:top w:val="nil"/>
              <w:left w:val="single" w:sz="6" w:space="0" w:color="auto"/>
              <w:bottom w:val="single" w:sz="6" w:space="0" w:color="auto"/>
              <w:right w:val="single" w:sz="6" w:space="0" w:color="auto"/>
            </w:tcBorders>
            <w:vAlign w:val="center"/>
            <w:hideMark/>
          </w:tcPr>
          <w:p w14:paraId="797E32D5" w14:textId="539FB9F8" w:rsidR="00500B77" w:rsidRPr="000B6EEF" w:rsidRDefault="00BC68C4" w:rsidP="009B71EC">
            <w:pPr>
              <w:pStyle w:val="BodyText"/>
              <w:spacing w:before="0" w:after="0"/>
              <w:rPr>
                <w:rFonts w:ascii="Aptos Narrow" w:eastAsia="Aptos Narrow" w:hAnsi="Aptos Narrow" w:cs="Aptos Narrow"/>
                <w:color w:val="000000" w:themeColor="text1"/>
                <w:sz w:val="22"/>
                <w:szCs w:val="22"/>
              </w:rPr>
            </w:pPr>
            <w:r w:rsidRPr="008E0FC3">
              <w:rPr>
                <w:rFonts w:ascii="Aptos Narrow" w:eastAsia="Aptos Narrow" w:hAnsi="Aptos Narrow" w:cs="Aptos Narrow"/>
                <w:color w:val="000000" w:themeColor="text1"/>
                <w:sz w:val="22"/>
                <w:szCs w:val="22"/>
              </w:rPr>
              <w:t>CLIENT</w:t>
            </w:r>
            <w:r>
              <w:rPr>
                <w:rFonts w:ascii="Aptos Narrow" w:eastAsia="Aptos Narrow" w:hAnsi="Aptos Narrow" w:cs="Aptos Narrow"/>
                <w:color w:val="000000" w:themeColor="text1"/>
                <w:sz w:val="22"/>
                <w:szCs w:val="22"/>
              </w:rPr>
              <w:t>_</w:t>
            </w:r>
            <w:r w:rsidRPr="008E0FC3">
              <w:rPr>
                <w:rFonts w:ascii="Aptos Narrow" w:eastAsia="Aptos Narrow" w:hAnsi="Aptos Narrow" w:cs="Aptos Narrow"/>
                <w:color w:val="000000" w:themeColor="text1"/>
                <w:sz w:val="22"/>
                <w:szCs w:val="22"/>
              </w:rPr>
              <w:t>INVOICE</w:t>
            </w:r>
            <w:r>
              <w:rPr>
                <w:rFonts w:ascii="Aptos Narrow" w:eastAsia="Aptos Narrow" w:hAnsi="Aptos Narrow" w:cs="Aptos Narrow"/>
                <w:color w:val="000000" w:themeColor="text1"/>
                <w:sz w:val="22"/>
                <w:szCs w:val="22"/>
              </w:rPr>
              <w:t>_</w:t>
            </w:r>
            <w:r w:rsidRPr="008E0FC3">
              <w:rPr>
                <w:rFonts w:ascii="Aptos Narrow" w:eastAsia="Aptos Narrow" w:hAnsi="Aptos Narrow" w:cs="Aptos Narrow"/>
                <w:color w:val="000000" w:themeColor="text1"/>
                <w:sz w:val="22"/>
                <w:szCs w:val="22"/>
              </w:rPr>
              <w:t>DATE</w:t>
            </w:r>
            <w:r w:rsidRPr="000B6EEF">
              <w:rPr>
                <w:rFonts w:ascii="Aptos Narrow" w:eastAsia="Aptos Narrow" w:hAnsi="Aptos Narrow" w:cs="Aptos Narrow"/>
                <w:color w:val="000000" w:themeColor="text1"/>
                <w:sz w:val="22"/>
                <w:szCs w:val="22"/>
              </w:rPr>
              <w:t> </w:t>
            </w:r>
          </w:p>
        </w:tc>
        <w:tc>
          <w:tcPr>
            <w:tcW w:w="2789" w:type="dxa"/>
            <w:tcBorders>
              <w:top w:val="nil"/>
              <w:left w:val="nil"/>
              <w:bottom w:val="single" w:sz="6" w:space="0" w:color="auto"/>
              <w:right w:val="single" w:sz="6" w:space="0" w:color="auto"/>
            </w:tcBorders>
            <w:hideMark/>
          </w:tcPr>
          <w:p w14:paraId="4C5E8D21" w14:textId="77777777" w:rsidR="00B61F3B" w:rsidRDefault="00B61F3B" w:rsidP="009B71EC">
            <w:pPr>
              <w:pStyle w:val="BodyText"/>
              <w:spacing w:before="0" w:after="0"/>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Bill Completion Date</w:t>
            </w:r>
          </w:p>
          <w:p w14:paraId="79710338" w14:textId="653E30D4" w:rsidR="00500B77" w:rsidRPr="000B6EEF" w:rsidRDefault="00B61F3B" w:rsidP="009B71EC">
            <w:pPr>
              <w:pStyle w:val="BodyText"/>
              <w:spacing w:before="0" w:after="0"/>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w:t>
            </w:r>
            <w:r w:rsidR="00E6005A">
              <w:rPr>
                <w:rFonts w:ascii="Aptos Narrow" w:eastAsia="Aptos Narrow" w:hAnsi="Aptos Narrow" w:cs="Aptos Narrow"/>
                <w:color w:val="000000" w:themeColor="text1"/>
                <w:sz w:val="22"/>
                <w:szCs w:val="22"/>
              </w:rPr>
              <w:t>YYYY-MM-DD</w:t>
            </w:r>
            <w:r>
              <w:rPr>
                <w:rFonts w:ascii="Aptos Narrow" w:eastAsia="Aptos Narrow" w:hAnsi="Aptos Narrow" w:cs="Aptos Narrow"/>
                <w:color w:val="000000" w:themeColor="text1"/>
                <w:sz w:val="22"/>
                <w:szCs w:val="22"/>
              </w:rPr>
              <w:t>)</w:t>
            </w:r>
            <w:r w:rsidR="00500B77" w:rsidRPr="000B6EEF">
              <w:rPr>
                <w:rFonts w:ascii="Aptos Narrow" w:eastAsia="Aptos Narrow" w:hAnsi="Aptos Narrow" w:cs="Aptos Narrow"/>
                <w:color w:val="000000" w:themeColor="text1"/>
                <w:sz w:val="22"/>
                <w:szCs w:val="22"/>
              </w:rPr>
              <w:t> </w:t>
            </w:r>
          </w:p>
        </w:tc>
        <w:tc>
          <w:tcPr>
            <w:tcW w:w="4065" w:type="dxa"/>
            <w:tcBorders>
              <w:top w:val="nil"/>
              <w:left w:val="nil"/>
              <w:bottom w:val="single" w:sz="6" w:space="0" w:color="auto"/>
              <w:right w:val="single" w:sz="6" w:space="0" w:color="auto"/>
            </w:tcBorders>
            <w:hideMark/>
          </w:tcPr>
          <w:p w14:paraId="7F9586A2" w14:textId="0A050021" w:rsidR="00500B77" w:rsidRPr="000B6EEF" w:rsidRDefault="004B7B63" w:rsidP="009B71EC">
            <w:pPr>
              <w:pStyle w:val="BodyText"/>
              <w:spacing w:before="0" w:after="0"/>
              <w:rPr>
                <w:rFonts w:ascii="Aptos Narrow" w:eastAsia="Aptos Narrow" w:hAnsi="Aptos Narrow" w:cs="Aptos Narrow"/>
                <w:color w:val="000000" w:themeColor="text1"/>
                <w:sz w:val="22"/>
                <w:szCs w:val="22"/>
              </w:rPr>
            </w:pPr>
            <w:r w:rsidRPr="004B7B63">
              <w:rPr>
                <w:rFonts w:ascii="Aptos Narrow" w:eastAsia="Aptos Narrow" w:hAnsi="Aptos Narrow" w:cs="Aptos Narrow"/>
                <w:color w:val="000000" w:themeColor="text1"/>
                <w:sz w:val="22"/>
                <w:szCs w:val="22"/>
              </w:rPr>
              <w:t>bill.complete_dttm</w:t>
            </w:r>
          </w:p>
        </w:tc>
      </w:tr>
      <w:tr w:rsidR="00500B77" w:rsidRPr="000B6EEF" w14:paraId="2BADFB57" w14:textId="77777777" w:rsidTr="005262EA">
        <w:trPr>
          <w:trHeight w:val="292"/>
        </w:trPr>
        <w:tc>
          <w:tcPr>
            <w:tcW w:w="1810" w:type="dxa"/>
            <w:tcBorders>
              <w:top w:val="nil"/>
              <w:left w:val="single" w:sz="6" w:space="0" w:color="auto"/>
              <w:bottom w:val="single" w:sz="6" w:space="0" w:color="auto"/>
              <w:right w:val="single" w:sz="6" w:space="0" w:color="auto"/>
            </w:tcBorders>
            <w:vAlign w:val="center"/>
            <w:hideMark/>
          </w:tcPr>
          <w:p w14:paraId="08950190" w14:textId="778992B0" w:rsidR="00500B77" w:rsidRPr="000B6EEF" w:rsidRDefault="00BC68C4" w:rsidP="009B71EC">
            <w:pPr>
              <w:pStyle w:val="BodyText"/>
              <w:spacing w:before="0" w:after="0"/>
              <w:rPr>
                <w:rFonts w:ascii="Aptos Narrow" w:eastAsia="Aptos Narrow" w:hAnsi="Aptos Narrow" w:cs="Aptos Narrow"/>
                <w:color w:val="000000" w:themeColor="text1"/>
                <w:sz w:val="22"/>
                <w:szCs w:val="22"/>
              </w:rPr>
            </w:pPr>
            <w:r w:rsidRPr="005B3BF2">
              <w:rPr>
                <w:rFonts w:ascii="Aptos Narrow" w:eastAsia="Aptos Narrow" w:hAnsi="Aptos Narrow" w:cs="Aptos Narrow"/>
                <w:color w:val="000000" w:themeColor="text1"/>
                <w:sz w:val="22"/>
                <w:szCs w:val="22"/>
              </w:rPr>
              <w:t>CLIENT</w:t>
            </w:r>
            <w:r>
              <w:rPr>
                <w:rFonts w:ascii="Aptos Narrow" w:eastAsia="Aptos Narrow" w:hAnsi="Aptos Narrow" w:cs="Aptos Narrow"/>
                <w:color w:val="000000" w:themeColor="text1"/>
                <w:sz w:val="22"/>
                <w:szCs w:val="22"/>
              </w:rPr>
              <w:t>_</w:t>
            </w:r>
            <w:r w:rsidRPr="005B3BF2">
              <w:rPr>
                <w:rFonts w:ascii="Aptos Narrow" w:eastAsia="Aptos Narrow" w:hAnsi="Aptos Narrow" w:cs="Aptos Narrow"/>
                <w:color w:val="000000" w:themeColor="text1"/>
                <w:sz w:val="22"/>
                <w:szCs w:val="22"/>
              </w:rPr>
              <w:t>INVOICE</w:t>
            </w:r>
            <w:r>
              <w:rPr>
                <w:rFonts w:ascii="Aptos Narrow" w:eastAsia="Aptos Narrow" w:hAnsi="Aptos Narrow" w:cs="Aptos Narrow"/>
                <w:color w:val="000000" w:themeColor="text1"/>
                <w:sz w:val="22"/>
                <w:szCs w:val="22"/>
              </w:rPr>
              <w:t>_</w:t>
            </w:r>
            <w:r w:rsidRPr="005B3BF2">
              <w:rPr>
                <w:rFonts w:ascii="Aptos Narrow" w:eastAsia="Aptos Narrow" w:hAnsi="Aptos Narrow" w:cs="Aptos Narrow"/>
                <w:color w:val="000000" w:themeColor="text1"/>
                <w:sz w:val="22"/>
                <w:szCs w:val="22"/>
              </w:rPr>
              <w:t>AMOUNT</w:t>
            </w:r>
            <w:r w:rsidRPr="000B6EEF">
              <w:rPr>
                <w:rFonts w:ascii="Aptos Narrow" w:eastAsia="Aptos Narrow" w:hAnsi="Aptos Narrow" w:cs="Aptos Narrow"/>
                <w:color w:val="000000" w:themeColor="text1"/>
                <w:sz w:val="22"/>
                <w:szCs w:val="22"/>
              </w:rPr>
              <w:t> </w:t>
            </w:r>
          </w:p>
        </w:tc>
        <w:tc>
          <w:tcPr>
            <w:tcW w:w="2789" w:type="dxa"/>
            <w:tcBorders>
              <w:top w:val="nil"/>
              <w:left w:val="nil"/>
              <w:bottom w:val="single" w:sz="6" w:space="0" w:color="auto"/>
              <w:right w:val="single" w:sz="6" w:space="0" w:color="auto"/>
            </w:tcBorders>
            <w:hideMark/>
          </w:tcPr>
          <w:p w14:paraId="5769AD1B" w14:textId="11AF2B99" w:rsidR="00500B77" w:rsidRPr="000B6EEF" w:rsidRDefault="00916E7E" w:rsidP="009B71EC">
            <w:pPr>
              <w:pStyle w:val="BodyText"/>
              <w:spacing w:before="0" w:after="0"/>
              <w:rPr>
                <w:rFonts w:ascii="Aptos Narrow" w:eastAsia="Aptos Narrow" w:hAnsi="Aptos Narrow" w:cs="Aptos Narrow"/>
                <w:color w:val="000000" w:themeColor="text1"/>
                <w:sz w:val="22"/>
                <w:szCs w:val="22"/>
              </w:rPr>
            </w:pPr>
            <w:r w:rsidRPr="00916E7E">
              <w:rPr>
                <w:rFonts w:ascii="Arial" w:eastAsia="Aptos Narrow" w:hAnsi="Arial" w:cs="Arial"/>
                <w:color w:val="000000" w:themeColor="text1"/>
                <w:sz w:val="22"/>
                <w:szCs w:val="22"/>
              </w:rPr>
              <w:t>pay_amount_level_1</w:t>
            </w:r>
            <w:r>
              <w:rPr>
                <w:rFonts w:ascii="Arial" w:eastAsia="Aptos Narrow" w:hAnsi="Arial" w:cs="Arial"/>
                <w:color w:val="000000" w:themeColor="text1"/>
                <w:sz w:val="22"/>
                <w:szCs w:val="22"/>
              </w:rPr>
              <w:t xml:space="preserve"> for </w:t>
            </w:r>
            <w:r w:rsidR="00C96F57">
              <w:rPr>
                <w:rFonts w:ascii="Arial" w:eastAsia="Aptos Narrow" w:hAnsi="Arial" w:cs="Arial"/>
                <w:color w:val="000000" w:themeColor="text1"/>
                <w:sz w:val="22"/>
                <w:szCs w:val="22"/>
              </w:rPr>
              <w:t>a given claim id</w:t>
            </w:r>
          </w:p>
        </w:tc>
        <w:tc>
          <w:tcPr>
            <w:tcW w:w="4065" w:type="dxa"/>
            <w:tcBorders>
              <w:top w:val="nil"/>
              <w:left w:val="nil"/>
              <w:bottom w:val="single" w:sz="6" w:space="0" w:color="auto"/>
              <w:right w:val="single" w:sz="6" w:space="0" w:color="auto"/>
            </w:tcBorders>
            <w:hideMark/>
          </w:tcPr>
          <w:p w14:paraId="0C22BCB4" w14:textId="73C9A2E3" w:rsidR="00500B77" w:rsidRPr="000B6EEF" w:rsidRDefault="004B7B63" w:rsidP="009B71EC">
            <w:pPr>
              <w:pStyle w:val="BodyText"/>
              <w:spacing w:before="0" w:after="0"/>
              <w:rPr>
                <w:rFonts w:ascii="Aptos Narrow" w:eastAsia="Aptos Narrow" w:hAnsi="Aptos Narrow" w:cs="Aptos Narrow"/>
                <w:color w:val="000000" w:themeColor="text1"/>
                <w:sz w:val="22"/>
                <w:szCs w:val="22"/>
              </w:rPr>
            </w:pPr>
            <w:r w:rsidRPr="004B7B63">
              <w:rPr>
                <w:rFonts w:ascii="Aptos Narrow" w:eastAsia="Aptos Narrow" w:hAnsi="Aptos Narrow" w:cs="Aptos Narrow"/>
                <w:color w:val="000000" w:themeColor="text1"/>
                <w:sz w:val="22"/>
                <w:szCs w:val="22"/>
              </w:rPr>
              <w:t>txndtl.txn_amt</w:t>
            </w:r>
          </w:p>
        </w:tc>
      </w:tr>
      <w:tr w:rsidR="00500B77" w:rsidRPr="000B6EEF" w14:paraId="6A410270" w14:textId="77777777" w:rsidTr="005262EA">
        <w:trPr>
          <w:trHeight w:val="292"/>
        </w:trPr>
        <w:tc>
          <w:tcPr>
            <w:tcW w:w="1810" w:type="dxa"/>
            <w:tcBorders>
              <w:top w:val="nil"/>
              <w:left w:val="single" w:sz="6" w:space="0" w:color="auto"/>
              <w:bottom w:val="single" w:sz="6" w:space="0" w:color="auto"/>
              <w:right w:val="single" w:sz="6" w:space="0" w:color="auto"/>
            </w:tcBorders>
            <w:shd w:val="clear" w:color="auto" w:fill="FFFFFF"/>
            <w:vAlign w:val="center"/>
            <w:hideMark/>
          </w:tcPr>
          <w:p w14:paraId="4C900A0D" w14:textId="78451128" w:rsidR="00500B77" w:rsidRPr="000B6EEF" w:rsidRDefault="00BC68C4" w:rsidP="009B71EC">
            <w:pPr>
              <w:pStyle w:val="BodyText"/>
              <w:spacing w:before="0" w:after="0"/>
              <w:rPr>
                <w:rFonts w:ascii="Aptos Narrow" w:eastAsia="Aptos Narrow" w:hAnsi="Aptos Narrow" w:cs="Aptos Narrow"/>
                <w:color w:val="000000" w:themeColor="text1"/>
                <w:sz w:val="22"/>
                <w:szCs w:val="22"/>
              </w:rPr>
            </w:pPr>
            <w:r w:rsidRPr="00217FD1">
              <w:rPr>
                <w:rFonts w:ascii="Aptos Narrow" w:eastAsia="Aptos Narrow" w:hAnsi="Aptos Narrow" w:cs="Aptos Narrow"/>
                <w:color w:val="000000" w:themeColor="text1"/>
                <w:sz w:val="22"/>
                <w:szCs w:val="22"/>
              </w:rPr>
              <w:t>ADMIN</w:t>
            </w:r>
            <w:r>
              <w:rPr>
                <w:rFonts w:ascii="Aptos Narrow" w:eastAsia="Aptos Narrow" w:hAnsi="Aptos Narrow" w:cs="Aptos Narrow"/>
                <w:color w:val="000000" w:themeColor="text1"/>
                <w:sz w:val="22"/>
                <w:szCs w:val="22"/>
              </w:rPr>
              <w:t>_</w:t>
            </w:r>
            <w:r w:rsidRPr="00217FD1">
              <w:rPr>
                <w:rFonts w:ascii="Aptos Narrow" w:eastAsia="Aptos Narrow" w:hAnsi="Aptos Narrow" w:cs="Aptos Narrow"/>
                <w:color w:val="000000" w:themeColor="text1"/>
                <w:sz w:val="22"/>
                <w:szCs w:val="22"/>
              </w:rPr>
              <w:t>FEE</w:t>
            </w:r>
            <w:r w:rsidRPr="000B6EEF">
              <w:rPr>
                <w:rFonts w:ascii="Aptos Narrow" w:eastAsia="Aptos Narrow" w:hAnsi="Aptos Narrow" w:cs="Aptos Narrow"/>
                <w:color w:val="000000" w:themeColor="text1"/>
                <w:sz w:val="22"/>
                <w:szCs w:val="22"/>
              </w:rPr>
              <w:t> </w:t>
            </w:r>
          </w:p>
        </w:tc>
        <w:tc>
          <w:tcPr>
            <w:tcW w:w="2789" w:type="dxa"/>
            <w:tcBorders>
              <w:top w:val="nil"/>
              <w:left w:val="nil"/>
              <w:bottom w:val="single" w:sz="6" w:space="0" w:color="auto"/>
              <w:right w:val="single" w:sz="6" w:space="0" w:color="auto"/>
            </w:tcBorders>
            <w:shd w:val="clear" w:color="auto" w:fill="FFFFFF"/>
            <w:hideMark/>
          </w:tcPr>
          <w:p w14:paraId="4CDE7F92" w14:textId="79F42510" w:rsidR="00500B77" w:rsidRPr="000B6EEF" w:rsidRDefault="00C96F57" w:rsidP="009B71EC">
            <w:pPr>
              <w:pStyle w:val="BodyText"/>
              <w:spacing w:before="0" w:after="0"/>
              <w:rPr>
                <w:rFonts w:ascii="Aptos Narrow" w:eastAsia="Aptos Narrow" w:hAnsi="Aptos Narrow" w:cs="Aptos Narrow"/>
                <w:color w:val="000000" w:themeColor="text1"/>
                <w:sz w:val="22"/>
                <w:szCs w:val="22"/>
              </w:rPr>
            </w:pPr>
            <w:r>
              <w:rPr>
                <w:rFonts w:ascii="Arial" w:eastAsia="Aptos Narrow" w:hAnsi="Arial" w:cs="Arial"/>
                <w:color w:val="000000" w:themeColor="text1"/>
                <w:sz w:val="22"/>
                <w:szCs w:val="22"/>
              </w:rPr>
              <w:t>Admin fee</w:t>
            </w:r>
            <w:r w:rsidR="00500B77" w:rsidRPr="000B6EEF">
              <w:rPr>
                <w:rFonts w:ascii="Aptos Narrow" w:eastAsia="Aptos Narrow" w:hAnsi="Aptos Narrow" w:cs="Aptos Narrow"/>
                <w:color w:val="000000" w:themeColor="text1"/>
                <w:sz w:val="22"/>
                <w:szCs w:val="22"/>
              </w:rPr>
              <w:t> </w:t>
            </w:r>
          </w:p>
        </w:tc>
        <w:tc>
          <w:tcPr>
            <w:tcW w:w="4065" w:type="dxa"/>
            <w:tcBorders>
              <w:top w:val="nil"/>
              <w:left w:val="nil"/>
              <w:bottom w:val="single" w:sz="6" w:space="0" w:color="auto"/>
              <w:right w:val="single" w:sz="6" w:space="0" w:color="auto"/>
            </w:tcBorders>
            <w:shd w:val="clear" w:color="auto" w:fill="FFFFFF"/>
            <w:hideMark/>
          </w:tcPr>
          <w:p w14:paraId="7DF9911D" w14:textId="52FD3FFC" w:rsidR="00500B77" w:rsidRPr="000B6EEF" w:rsidRDefault="00515954" w:rsidP="009B71EC">
            <w:pPr>
              <w:pStyle w:val="BodyText"/>
              <w:spacing w:before="0" w:after="0"/>
              <w:rPr>
                <w:rFonts w:ascii="Aptos Narrow" w:eastAsia="Aptos Narrow" w:hAnsi="Aptos Narrow" w:cs="Aptos Narrow"/>
                <w:color w:val="000000" w:themeColor="text1"/>
                <w:sz w:val="22"/>
                <w:szCs w:val="22"/>
              </w:rPr>
            </w:pPr>
            <w:r w:rsidRPr="00515954">
              <w:rPr>
                <w:rFonts w:ascii="Aptos Narrow" w:eastAsia="Aptos Narrow" w:hAnsi="Aptos Narrow" w:cs="Aptos Narrow"/>
                <w:color w:val="000000" w:themeColor="text1"/>
                <w:sz w:val="22"/>
                <w:szCs w:val="22"/>
              </w:rPr>
              <w:t>tcalc.calc_amt</w:t>
            </w:r>
            <w:r w:rsidR="00500B77" w:rsidRPr="000B6EEF">
              <w:rPr>
                <w:rFonts w:ascii="Aptos Narrow" w:eastAsia="Aptos Narrow" w:hAnsi="Aptos Narrow" w:cs="Aptos Narrow"/>
                <w:color w:val="000000" w:themeColor="text1"/>
                <w:sz w:val="22"/>
                <w:szCs w:val="22"/>
              </w:rPr>
              <w:t> </w:t>
            </w:r>
          </w:p>
        </w:tc>
      </w:tr>
      <w:tr w:rsidR="00500B77" w:rsidRPr="000B6EEF" w14:paraId="368054F7" w14:textId="77777777" w:rsidTr="005262EA">
        <w:trPr>
          <w:trHeight w:val="292"/>
        </w:trPr>
        <w:tc>
          <w:tcPr>
            <w:tcW w:w="1810" w:type="dxa"/>
            <w:tcBorders>
              <w:top w:val="nil"/>
              <w:left w:val="single" w:sz="6" w:space="0" w:color="auto"/>
              <w:bottom w:val="single" w:sz="6" w:space="0" w:color="auto"/>
              <w:right w:val="single" w:sz="6" w:space="0" w:color="auto"/>
            </w:tcBorders>
            <w:vAlign w:val="center"/>
            <w:hideMark/>
          </w:tcPr>
          <w:p w14:paraId="5B077B19" w14:textId="137733D5" w:rsidR="00500B77" w:rsidRPr="000B6EEF" w:rsidRDefault="00BC68C4" w:rsidP="009B71EC">
            <w:pPr>
              <w:pStyle w:val="BodyText"/>
              <w:spacing w:before="0" w:after="0"/>
              <w:rPr>
                <w:rFonts w:ascii="Aptos Narrow" w:eastAsia="Aptos Narrow" w:hAnsi="Aptos Narrow" w:cs="Aptos Narrow"/>
                <w:color w:val="000000" w:themeColor="text1"/>
                <w:sz w:val="22"/>
                <w:szCs w:val="22"/>
              </w:rPr>
            </w:pPr>
            <w:r w:rsidRPr="00B61F3B">
              <w:rPr>
                <w:rFonts w:ascii="Aptos Narrow" w:eastAsia="Aptos Narrow" w:hAnsi="Aptos Narrow" w:cs="Aptos Narrow"/>
                <w:color w:val="000000" w:themeColor="text1"/>
                <w:sz w:val="22"/>
                <w:szCs w:val="22"/>
              </w:rPr>
              <w:t>INVOICE</w:t>
            </w:r>
            <w:r>
              <w:rPr>
                <w:rFonts w:ascii="Aptos Narrow" w:eastAsia="Aptos Narrow" w:hAnsi="Aptos Narrow" w:cs="Aptos Narrow"/>
                <w:color w:val="000000" w:themeColor="text1"/>
                <w:sz w:val="22"/>
                <w:szCs w:val="22"/>
              </w:rPr>
              <w:t>_</w:t>
            </w:r>
            <w:r w:rsidRPr="00B61F3B">
              <w:rPr>
                <w:rFonts w:ascii="Aptos Narrow" w:eastAsia="Aptos Narrow" w:hAnsi="Aptos Narrow" w:cs="Aptos Narrow"/>
                <w:color w:val="000000" w:themeColor="text1"/>
                <w:sz w:val="22"/>
                <w:szCs w:val="22"/>
              </w:rPr>
              <w:t>STATUS</w:t>
            </w:r>
          </w:p>
        </w:tc>
        <w:tc>
          <w:tcPr>
            <w:tcW w:w="2789" w:type="dxa"/>
            <w:tcBorders>
              <w:top w:val="nil"/>
              <w:left w:val="nil"/>
              <w:bottom w:val="single" w:sz="6" w:space="0" w:color="auto"/>
              <w:right w:val="single" w:sz="6" w:space="0" w:color="auto"/>
            </w:tcBorders>
            <w:hideMark/>
          </w:tcPr>
          <w:p w14:paraId="6CCBE910" w14:textId="77777777" w:rsidR="009B71EC" w:rsidRDefault="009B71EC" w:rsidP="009B71EC">
            <w:pPr>
              <w:pStyle w:val="BodyText"/>
              <w:spacing w:before="0" w:after="0"/>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 xml:space="preserve">Invoice status </w:t>
            </w:r>
          </w:p>
          <w:p w14:paraId="64DD63F4" w14:textId="77777777" w:rsidR="009B71EC" w:rsidRDefault="009B71EC" w:rsidP="009B71EC">
            <w:pPr>
              <w:pStyle w:val="BodyText"/>
              <w:spacing w:before="0" w:after="0"/>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F- Finalized</w:t>
            </w:r>
          </w:p>
          <w:p w14:paraId="490A43F3" w14:textId="5773E09F" w:rsidR="00500B77" w:rsidRPr="000B6EEF" w:rsidRDefault="009B71EC" w:rsidP="009B71EC">
            <w:pPr>
              <w:pStyle w:val="BodyText"/>
              <w:spacing w:before="0" w:after="0"/>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C- Cancelled</w:t>
            </w:r>
            <w:r w:rsidR="00500B77" w:rsidRPr="000B6EEF">
              <w:rPr>
                <w:rFonts w:ascii="Aptos Narrow" w:eastAsia="Aptos Narrow" w:hAnsi="Aptos Narrow" w:cs="Aptos Narrow"/>
                <w:color w:val="000000" w:themeColor="text1"/>
                <w:sz w:val="22"/>
                <w:szCs w:val="22"/>
              </w:rPr>
              <w:t> </w:t>
            </w:r>
          </w:p>
        </w:tc>
        <w:tc>
          <w:tcPr>
            <w:tcW w:w="4065" w:type="dxa"/>
            <w:tcBorders>
              <w:top w:val="nil"/>
              <w:left w:val="nil"/>
              <w:bottom w:val="single" w:sz="6" w:space="0" w:color="auto"/>
              <w:right w:val="single" w:sz="6" w:space="0" w:color="auto"/>
            </w:tcBorders>
            <w:hideMark/>
          </w:tcPr>
          <w:p w14:paraId="29DDA143" w14:textId="45977551" w:rsidR="00500B77" w:rsidRPr="000B6EEF" w:rsidRDefault="00D45238" w:rsidP="009B71EC">
            <w:pPr>
              <w:pStyle w:val="BodyText"/>
              <w:spacing w:before="0" w:after="0"/>
              <w:rPr>
                <w:rFonts w:ascii="Aptos Narrow" w:eastAsia="Aptos Narrow" w:hAnsi="Aptos Narrow" w:cs="Aptos Narrow"/>
                <w:color w:val="000000" w:themeColor="text1"/>
                <w:sz w:val="22"/>
                <w:szCs w:val="22"/>
              </w:rPr>
            </w:pPr>
            <w:r w:rsidRPr="00D45238">
              <w:rPr>
                <w:rFonts w:ascii="Aptos Narrow" w:eastAsia="Aptos Narrow" w:hAnsi="Aptos Narrow" w:cs="Aptos Narrow"/>
                <w:color w:val="000000" w:themeColor="text1"/>
                <w:sz w:val="22"/>
                <w:szCs w:val="22"/>
              </w:rPr>
              <w:t>bseg_stat_flg</w:t>
            </w:r>
          </w:p>
        </w:tc>
      </w:tr>
    </w:tbl>
    <w:p w14:paraId="678DE786" w14:textId="77777777" w:rsidR="00500B77" w:rsidRPr="00500B77" w:rsidRDefault="00500B77" w:rsidP="00500B77">
      <w:pPr>
        <w:pStyle w:val="BodyText"/>
      </w:pPr>
    </w:p>
    <w:p w14:paraId="1EACC6A5" w14:textId="4B9DD2AB" w:rsidR="00D45238" w:rsidRDefault="00D45238" w:rsidP="00BD7EE1">
      <w:pPr>
        <w:pStyle w:val="Heading3"/>
      </w:pPr>
      <w:r>
        <w:t>Query</w:t>
      </w:r>
    </w:p>
    <w:p w14:paraId="3D6C192E" w14:textId="4ECF528F" w:rsidR="00D45238" w:rsidRDefault="00D45238" w:rsidP="00D45238">
      <w:pPr>
        <w:pStyle w:val="BodyText"/>
      </w:pPr>
      <w:r>
        <w:t>Sample Query for this extract –</w:t>
      </w:r>
    </w:p>
    <w:p w14:paraId="2EB0BAC7" w14:textId="77777777" w:rsidR="00D57648" w:rsidRDefault="00D57648" w:rsidP="00D57648">
      <w:pPr>
        <w:pStyle w:val="BodyText"/>
        <w:spacing w:before="0" w:after="0"/>
      </w:pPr>
      <w:r>
        <w:t xml:space="preserve">select txndtl.ext_txn_nbr as CLIENT_ID, </w:t>
      </w:r>
    </w:p>
    <w:p w14:paraId="4CFA22C8" w14:textId="77777777" w:rsidR="00D57648" w:rsidRDefault="00D57648" w:rsidP="00D57648">
      <w:pPr>
        <w:pStyle w:val="BodyText"/>
        <w:spacing w:before="0" w:after="0"/>
      </w:pPr>
      <w:r>
        <w:t>bill.alt_bill_id as CLIENT_NBR,</w:t>
      </w:r>
    </w:p>
    <w:p w14:paraId="33153F3A" w14:textId="77777777" w:rsidR="00D57648" w:rsidRDefault="00D57648" w:rsidP="00D57648">
      <w:pPr>
        <w:pStyle w:val="BodyText"/>
        <w:spacing w:before="0" w:after="0"/>
      </w:pPr>
      <w:r>
        <w:t>bill.complete_dttm,</w:t>
      </w:r>
    </w:p>
    <w:p w14:paraId="5127757A" w14:textId="77777777" w:rsidR="00D57648" w:rsidRDefault="00D57648" w:rsidP="00D57648">
      <w:pPr>
        <w:pStyle w:val="BodyText"/>
        <w:spacing w:before="0" w:after="0"/>
      </w:pPr>
      <w:r>
        <w:t>CASE WHEN bseg.bseg_stat_flg = '50' THEN txndtl.txn_amt</w:t>
      </w:r>
    </w:p>
    <w:p w14:paraId="71D2A840" w14:textId="77777777" w:rsidR="00D57648" w:rsidRDefault="00D57648" w:rsidP="00D57648">
      <w:pPr>
        <w:pStyle w:val="BodyText"/>
        <w:spacing w:before="0" w:after="0"/>
      </w:pPr>
      <w:r>
        <w:t>WHEN bseg.bseg_stat_flg = '60' THEN txndtl.txn_amt*-1</w:t>
      </w:r>
    </w:p>
    <w:p w14:paraId="398DA4C6" w14:textId="77777777" w:rsidR="00D57648" w:rsidRDefault="00D57648" w:rsidP="00D57648">
      <w:pPr>
        <w:pStyle w:val="BodyText"/>
        <w:spacing w:before="0" w:after="0"/>
      </w:pPr>
      <w:r>
        <w:t>ELSE 0 END AS CLIENT_INV_AMT,</w:t>
      </w:r>
    </w:p>
    <w:p w14:paraId="09F70DC9" w14:textId="77777777" w:rsidR="00D57648" w:rsidRDefault="00D57648" w:rsidP="00D57648">
      <w:pPr>
        <w:pStyle w:val="BodyText"/>
        <w:spacing w:before="0" w:after="0"/>
      </w:pPr>
      <w:r>
        <w:t>CASE WHEN bseg.bseg_stat_flg = '50' THEN tcalc.calc_amt</w:t>
      </w:r>
    </w:p>
    <w:p w14:paraId="65D880EE" w14:textId="77777777" w:rsidR="00D57648" w:rsidRDefault="00D57648" w:rsidP="00D57648">
      <w:pPr>
        <w:pStyle w:val="BodyText"/>
        <w:spacing w:before="0" w:after="0"/>
      </w:pPr>
      <w:r>
        <w:t>WHEN bseg.bseg_stat_flg = '60' THEN tcalc.calc_amt*-1</w:t>
      </w:r>
    </w:p>
    <w:p w14:paraId="3DD70B0B" w14:textId="77777777" w:rsidR="00D57648" w:rsidRDefault="00D57648" w:rsidP="00D57648">
      <w:pPr>
        <w:pStyle w:val="BodyText"/>
        <w:spacing w:before="0" w:after="0"/>
      </w:pPr>
      <w:r>
        <w:t>ELSE 0 END AS ADMIN_FEE,</w:t>
      </w:r>
    </w:p>
    <w:p w14:paraId="7DCF8400" w14:textId="77777777" w:rsidR="00D57648" w:rsidRDefault="00D57648" w:rsidP="00D57648">
      <w:pPr>
        <w:pStyle w:val="BodyText"/>
        <w:spacing w:before="0" w:after="0"/>
      </w:pPr>
      <w:r>
        <w:t>CASE WHEN bseg.bseg_stat_flg = '50' THEN 'F'</w:t>
      </w:r>
    </w:p>
    <w:p w14:paraId="1D08007E" w14:textId="77777777" w:rsidR="00D57648" w:rsidRDefault="00D57648" w:rsidP="00D57648">
      <w:pPr>
        <w:pStyle w:val="BodyText"/>
        <w:spacing w:before="0" w:after="0"/>
      </w:pPr>
      <w:r>
        <w:t>WHEN bseg.bseg_stat_flg = '60' THEN 'C'</w:t>
      </w:r>
    </w:p>
    <w:p w14:paraId="5707AB6D" w14:textId="77777777" w:rsidR="00D57648" w:rsidRDefault="00D57648" w:rsidP="00D57648">
      <w:pPr>
        <w:pStyle w:val="BodyText"/>
        <w:spacing w:before="0" w:after="0"/>
      </w:pPr>
      <w:r>
        <w:t>ELSE '' END AS INVOICE_STATUS</w:t>
      </w:r>
    </w:p>
    <w:p w14:paraId="5C4863A4" w14:textId="77777777" w:rsidR="00D57648" w:rsidRDefault="00D57648" w:rsidP="00D57648">
      <w:pPr>
        <w:pStyle w:val="BodyText"/>
        <w:spacing w:before="0" w:after="0"/>
      </w:pPr>
      <w:r>
        <w:t xml:space="preserve">from F1_GEN_PROC proc </w:t>
      </w:r>
    </w:p>
    <w:p w14:paraId="60236BC2" w14:textId="77777777" w:rsidR="00D57648" w:rsidRDefault="00D57648" w:rsidP="00D57648">
      <w:pPr>
        <w:pStyle w:val="BodyText"/>
        <w:spacing w:before="0" w:after="0"/>
      </w:pPr>
      <w:r>
        <w:t>join ci_bill bill on bill.bill_id = proc.pk_value2</w:t>
      </w:r>
    </w:p>
    <w:p w14:paraId="49E9E1DE" w14:textId="77777777" w:rsidR="00D57648" w:rsidRDefault="00D57648" w:rsidP="00D57648">
      <w:pPr>
        <w:pStyle w:val="BodyText"/>
        <w:spacing w:before="0" w:after="0"/>
      </w:pPr>
      <w:r>
        <w:t xml:space="preserve">join ci_bseg bseg on bseg.bill_id = bill.bill_id </w:t>
      </w:r>
    </w:p>
    <w:p w14:paraId="2C8AED2C" w14:textId="77777777" w:rsidR="00D57648" w:rsidRDefault="00D57648" w:rsidP="00D57648">
      <w:pPr>
        <w:pStyle w:val="BodyText"/>
        <w:spacing w:before="0" w:after="0"/>
      </w:pPr>
      <w:r>
        <w:t>JOIN ci_bseg_calc calc ON bseg.bseg_id = calc.bseg_id</w:t>
      </w:r>
    </w:p>
    <w:p w14:paraId="68B97D8F" w14:textId="77777777" w:rsidR="00D57648" w:rsidRDefault="00D57648" w:rsidP="00D57648">
      <w:pPr>
        <w:pStyle w:val="BodyText"/>
        <w:spacing w:before="0" w:after="0"/>
      </w:pPr>
      <w:r>
        <w:t>Join ci_bill_chg bchg on bchg.billable_chg_id = calc.billable_chg_id</w:t>
      </w:r>
    </w:p>
    <w:p w14:paraId="2F12C937" w14:textId="77777777" w:rsidR="00D57648" w:rsidRDefault="00D57648" w:rsidP="00D57648">
      <w:pPr>
        <w:pStyle w:val="BodyText"/>
        <w:spacing w:before="0" w:after="0"/>
      </w:pPr>
      <w:r>
        <w:t xml:space="preserve">left join ci_txn_dtl_pritm tpritm on tpritm.billable_chg_id = bchg.billable_chg_id and bchg.priceitem_cd = tpritm.initial_price_item_cd </w:t>
      </w:r>
    </w:p>
    <w:p w14:paraId="7EBE1CE4" w14:textId="77777777" w:rsidR="00D57648" w:rsidRDefault="00D57648" w:rsidP="00D57648">
      <w:pPr>
        <w:pStyle w:val="BodyText"/>
        <w:spacing w:before="0" w:after="0"/>
      </w:pPr>
      <w:r>
        <w:t>left join ci_txn_detail txndtl on tpritm.txn_detail_id = txndtl.txn_detail_id</w:t>
      </w:r>
    </w:p>
    <w:p w14:paraId="5E6755D4" w14:textId="77777777" w:rsidR="00D57648" w:rsidRDefault="00D57648" w:rsidP="00D57648">
      <w:pPr>
        <w:pStyle w:val="BodyText"/>
        <w:spacing w:before="0" w:after="0"/>
      </w:pPr>
      <w:r>
        <w:t xml:space="preserve">left join ci_txn_calc tcalc on txndtl.txn_detail_id = tcalc.txn_detail_id and tcalc.rs_cd = 'CLAADMFE' </w:t>
      </w:r>
    </w:p>
    <w:p w14:paraId="3D54A1B9" w14:textId="77777777" w:rsidR="00D57648" w:rsidRDefault="00D57648" w:rsidP="00D57648">
      <w:pPr>
        <w:pStyle w:val="BodyText"/>
        <w:spacing w:before="0" w:after="0"/>
      </w:pPr>
      <w:r>
        <w:t xml:space="preserve">where </w:t>
      </w:r>
    </w:p>
    <w:p w14:paraId="72CD0BC6" w14:textId="77777777" w:rsidR="00D57648" w:rsidRDefault="00D57648" w:rsidP="00D57648">
      <w:pPr>
        <w:pStyle w:val="BodyText"/>
        <w:spacing w:before="0" w:after="0"/>
      </w:pPr>
      <w:r>
        <w:t>--bill.bill_id in ('316798583518','555985542319') and</w:t>
      </w:r>
    </w:p>
    <w:p w14:paraId="3F499567" w14:textId="77777777" w:rsidR="00D57648" w:rsidRDefault="00D57648" w:rsidP="00D57648">
      <w:pPr>
        <w:pStyle w:val="BodyText"/>
        <w:spacing w:before="0" w:after="0"/>
      </w:pPr>
      <w:r>
        <w:t xml:space="preserve"> proc.MAINT_OBJ_CD IN ('F1-GENPROC')  </w:t>
      </w:r>
    </w:p>
    <w:p w14:paraId="04F56E9B" w14:textId="77777777" w:rsidR="00D57648" w:rsidRDefault="00D57648" w:rsidP="00D57648">
      <w:pPr>
        <w:pStyle w:val="BodyText"/>
        <w:spacing w:before="0" w:after="0"/>
      </w:pPr>
      <w:r>
        <w:t xml:space="preserve">  AND proc.PK_VALUE3 = 'PENDING'  </w:t>
      </w:r>
    </w:p>
    <w:p w14:paraId="56A0F025" w14:textId="77777777" w:rsidR="00D57648" w:rsidRDefault="00D57648" w:rsidP="00D57648">
      <w:pPr>
        <w:pStyle w:val="BodyText"/>
        <w:spacing w:before="0" w:after="0"/>
      </w:pPr>
      <w:r>
        <w:t xml:space="preserve">  AND proc.BATCH_CD = :batchCd  -- (CM-EXCLRT)</w:t>
      </w:r>
    </w:p>
    <w:p w14:paraId="7729B259" w14:textId="77777777" w:rsidR="00D57648" w:rsidRDefault="00D57648" w:rsidP="00D57648">
      <w:pPr>
        <w:pStyle w:val="BodyText"/>
        <w:spacing w:before="0" w:after="0"/>
      </w:pPr>
      <w:r>
        <w:t xml:space="preserve">  AND proc.BATCH_NBR = :batchNbr</w:t>
      </w:r>
    </w:p>
    <w:p w14:paraId="0018D082" w14:textId="15AC0AA7" w:rsidR="00D45238" w:rsidRDefault="00D57648" w:rsidP="00D57648">
      <w:pPr>
        <w:pStyle w:val="BodyText"/>
        <w:spacing w:before="0" w:after="0"/>
      </w:pPr>
      <w:r>
        <w:t>;</w:t>
      </w:r>
    </w:p>
    <w:p w14:paraId="0E2FECDD" w14:textId="77777777" w:rsidR="00D45238" w:rsidRDefault="00D45238" w:rsidP="00D45238">
      <w:pPr>
        <w:pStyle w:val="BodyText"/>
      </w:pPr>
    </w:p>
    <w:p w14:paraId="60C282BC" w14:textId="77777777" w:rsidR="00D45238" w:rsidRPr="00D45238" w:rsidRDefault="00D45238" w:rsidP="00D45238">
      <w:pPr>
        <w:pStyle w:val="BodyText"/>
      </w:pPr>
    </w:p>
    <w:p w14:paraId="0CB89EC9" w14:textId="532267B5" w:rsidR="00BD7EE1" w:rsidRDefault="00D57648" w:rsidP="00BD7EE1">
      <w:pPr>
        <w:pStyle w:val="Heading3"/>
      </w:pPr>
      <w:r>
        <w:t>Post Extract Completion</w:t>
      </w:r>
    </w:p>
    <w:p w14:paraId="7698275D" w14:textId="77777777" w:rsidR="00D57648" w:rsidRPr="004D02C1" w:rsidRDefault="00D57648" w:rsidP="00D57648">
      <w:pPr>
        <w:spacing w:before="240" w:after="240"/>
        <w:rPr>
          <w:rFonts w:eastAsia="Century Gothic"/>
        </w:rPr>
      </w:pPr>
      <w:r w:rsidRPr="004D02C1">
        <w:rPr>
          <w:rFonts w:eastAsia="Century Gothic"/>
        </w:rPr>
        <w:t>After extract is completed, we need to mark the record to COMPLETE</w:t>
      </w:r>
    </w:p>
    <w:p w14:paraId="462B2135" w14:textId="77777777" w:rsidR="00D57648" w:rsidRPr="004C6DB2" w:rsidRDefault="00D57648" w:rsidP="00D57648">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UPDATE F1_GEN_PROC SET PK_VALUE3 = ‘COMPLETE’ </w:t>
      </w:r>
    </w:p>
    <w:p w14:paraId="7FA5C2FF" w14:textId="77777777" w:rsidR="00D57648" w:rsidRPr="004C6DB2" w:rsidRDefault="00D57648" w:rsidP="00D57648">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WHERE MAINT_OBJ_CD IN ('F1-GENPROC')  </w:t>
      </w:r>
    </w:p>
    <w:p w14:paraId="15369B30" w14:textId="77777777" w:rsidR="00D57648" w:rsidRPr="004C6DB2" w:rsidRDefault="00D57648" w:rsidP="00D57648">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  AND PK_VALUE3 = 'PENDING'  </w:t>
      </w:r>
    </w:p>
    <w:p w14:paraId="6AEC3F4D" w14:textId="77777777" w:rsidR="00D57648" w:rsidRPr="004C6DB2" w:rsidRDefault="00D57648" w:rsidP="00D57648">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  AND BATCH_CD = :batchCd  </w:t>
      </w:r>
    </w:p>
    <w:p w14:paraId="04455607" w14:textId="77777777" w:rsidR="00D57648" w:rsidRDefault="00D57648" w:rsidP="00D57648">
      <w:pPr>
        <w:spacing w:before="240" w:after="120"/>
        <w:rPr>
          <w:rFonts w:ascii="Aptos Narrow" w:eastAsia="Aptos Narrow" w:hAnsi="Aptos Narrow" w:cs="Aptos Narrow"/>
          <w:i/>
          <w:iCs/>
          <w:color w:val="000000" w:themeColor="text1"/>
          <w:sz w:val="22"/>
          <w:szCs w:val="22"/>
        </w:rPr>
      </w:pPr>
      <w:r w:rsidRPr="004C6DB2">
        <w:rPr>
          <w:rFonts w:ascii="Aptos Narrow" w:eastAsia="Aptos Narrow" w:hAnsi="Aptos Narrow" w:cs="Aptos Narrow"/>
          <w:i/>
          <w:iCs/>
          <w:color w:val="000000" w:themeColor="text1"/>
          <w:sz w:val="22"/>
          <w:szCs w:val="22"/>
        </w:rPr>
        <w:t xml:space="preserve">  AND BATCH_NBR = :batchNbr;</w:t>
      </w:r>
    </w:p>
    <w:p w14:paraId="6E8177CF" w14:textId="77777777" w:rsidR="00D57648" w:rsidRPr="00D57648" w:rsidRDefault="00D57648" w:rsidP="00D57648">
      <w:pPr>
        <w:pStyle w:val="BodyText"/>
      </w:pPr>
    </w:p>
    <w:p w14:paraId="6E458E8D" w14:textId="77777777" w:rsidR="006C233E" w:rsidRPr="00184E71" w:rsidRDefault="006C233E" w:rsidP="00184E71">
      <w:pPr>
        <w:pStyle w:val="BodyText"/>
      </w:pPr>
    </w:p>
    <w:p w14:paraId="4622F252" w14:textId="77777777" w:rsidR="0072037A" w:rsidRDefault="008F1623" w:rsidP="00AF08C8">
      <w:pPr>
        <w:pStyle w:val="Heading1"/>
      </w:pPr>
      <w:r>
        <w:t>Configuration</w:t>
      </w:r>
      <w:bookmarkEnd w:id="2468"/>
      <w:bookmarkEnd w:id="2469"/>
      <w:bookmarkEnd w:id="2470"/>
      <w:bookmarkEnd w:id="2471"/>
      <w:bookmarkEnd w:id="2472"/>
    </w:p>
    <w:p w14:paraId="7B6B37C5" w14:textId="5845E0B5" w:rsidR="00622A4D" w:rsidRDefault="002228B9" w:rsidP="008723FD">
      <w:pPr>
        <w:pStyle w:val="Heading2"/>
      </w:pPr>
      <w:bookmarkStart w:id="2475" w:name="_Toc2036982551"/>
      <w:bookmarkStart w:id="2476" w:name="_Toc1367887388"/>
      <w:bookmarkStart w:id="2477" w:name="_Toc184595521"/>
      <w:bookmarkStart w:id="2478" w:name="_Toc212568698"/>
      <w:r>
        <w:t>Calendar</w:t>
      </w:r>
      <w:bookmarkEnd w:id="2475"/>
      <w:bookmarkEnd w:id="2476"/>
      <w:bookmarkEnd w:id="2477"/>
      <w:bookmarkEnd w:id="2478"/>
    </w:p>
    <w:p w14:paraId="701D8862" w14:textId="4362B367" w:rsidR="008723FD" w:rsidRDefault="008723FD" w:rsidP="00E059FE">
      <w:pPr>
        <w:pStyle w:val="BodyText"/>
        <w:numPr>
          <w:ilvl w:val="0"/>
          <w:numId w:val="18"/>
        </w:numPr>
      </w:pPr>
      <w:r>
        <w:t>Business</w:t>
      </w:r>
      <w:r w:rsidR="00C61D49">
        <w:t xml:space="preserve">: </w:t>
      </w:r>
      <w:r w:rsidR="006D0BE8">
        <w:t xml:space="preserve">This will </w:t>
      </w:r>
      <w:r w:rsidR="00495BDE">
        <w:t xml:space="preserve">the calendar which will include </w:t>
      </w:r>
      <w:r w:rsidR="00A61F47">
        <w:t>weekend and any federal holidays as non-business days</w:t>
      </w:r>
    </w:p>
    <w:p w14:paraId="5A33E487" w14:textId="7ADA49FA" w:rsidR="002C3361" w:rsidRDefault="00A61F47" w:rsidP="00E059FE">
      <w:pPr>
        <w:pStyle w:val="BodyText"/>
        <w:numPr>
          <w:ilvl w:val="0"/>
          <w:numId w:val="18"/>
        </w:numPr>
      </w:pPr>
      <w:r>
        <w:t xml:space="preserve">Calendar: This will be the regular calendar </w:t>
      </w:r>
      <w:r w:rsidR="009E1BC8">
        <w:t>without any weekends and holidays consideration</w:t>
      </w:r>
    </w:p>
    <w:p w14:paraId="7B91D1F0" w14:textId="3B606163" w:rsidR="00EE17F7" w:rsidRDefault="00EE17F7" w:rsidP="00EE17F7">
      <w:pPr>
        <w:pStyle w:val="Heading2"/>
      </w:pPr>
      <w:bookmarkStart w:id="2479" w:name="_Toc420875484"/>
      <w:bookmarkStart w:id="2480" w:name="_Toc2141999283"/>
      <w:bookmarkStart w:id="2481" w:name="_Toc1778999640"/>
      <w:bookmarkStart w:id="2482" w:name="_Toc212568699"/>
      <w:r>
        <w:t>Bill Route Types</w:t>
      </w:r>
      <w:bookmarkEnd w:id="2479"/>
      <w:bookmarkEnd w:id="2480"/>
      <w:bookmarkEnd w:id="2481"/>
      <w:bookmarkEnd w:id="2482"/>
    </w:p>
    <w:tbl>
      <w:tblPr>
        <w:tblStyle w:val="TableGrid"/>
        <w:tblW w:w="0" w:type="auto"/>
        <w:tblInd w:w="720" w:type="dxa"/>
        <w:tblLook w:val="04A0" w:firstRow="1" w:lastRow="0" w:firstColumn="1" w:lastColumn="0" w:noHBand="0" w:noVBand="1"/>
      </w:tblPr>
      <w:tblGrid>
        <w:gridCol w:w="1932"/>
        <w:gridCol w:w="1993"/>
        <w:gridCol w:w="1944"/>
        <w:gridCol w:w="1975"/>
      </w:tblGrid>
      <w:tr w:rsidR="00695888" w14:paraId="627627DE" w14:textId="77777777" w:rsidTr="00695888">
        <w:tc>
          <w:tcPr>
            <w:tcW w:w="1932" w:type="dxa"/>
          </w:tcPr>
          <w:p w14:paraId="05190984" w14:textId="668E69EC" w:rsidR="00695888" w:rsidRDefault="00695888" w:rsidP="002C3361">
            <w:pPr>
              <w:pStyle w:val="BodyText"/>
            </w:pPr>
            <w:r>
              <w:t>Bill Route Type</w:t>
            </w:r>
          </w:p>
        </w:tc>
        <w:tc>
          <w:tcPr>
            <w:tcW w:w="1993" w:type="dxa"/>
          </w:tcPr>
          <w:p w14:paraId="2C8EC48D" w14:textId="2CCF141F" w:rsidR="00695888" w:rsidRDefault="00695888" w:rsidP="002C3361">
            <w:pPr>
              <w:pStyle w:val="BodyText"/>
            </w:pPr>
            <w:r>
              <w:t>Description</w:t>
            </w:r>
          </w:p>
        </w:tc>
        <w:tc>
          <w:tcPr>
            <w:tcW w:w="1944" w:type="dxa"/>
          </w:tcPr>
          <w:p w14:paraId="7C172684" w14:textId="0B2AC065" w:rsidR="00695888" w:rsidRDefault="00695888" w:rsidP="002C3361">
            <w:pPr>
              <w:pStyle w:val="BodyText"/>
            </w:pPr>
            <w:r>
              <w:t>Extract batch</w:t>
            </w:r>
          </w:p>
        </w:tc>
        <w:tc>
          <w:tcPr>
            <w:tcW w:w="1975" w:type="dxa"/>
          </w:tcPr>
          <w:p w14:paraId="1F2D993B" w14:textId="4BA92A59" w:rsidR="00695888" w:rsidRDefault="00695888" w:rsidP="002C3361">
            <w:pPr>
              <w:pStyle w:val="BodyText"/>
            </w:pPr>
            <w:r>
              <w:t>Extract Algorithm</w:t>
            </w:r>
          </w:p>
        </w:tc>
      </w:tr>
      <w:tr w:rsidR="00695888" w14:paraId="5FE29D5F" w14:textId="77777777" w:rsidTr="00695888">
        <w:tc>
          <w:tcPr>
            <w:tcW w:w="1932" w:type="dxa"/>
          </w:tcPr>
          <w:p w14:paraId="399142B2" w14:textId="7021562B" w:rsidR="00695888" w:rsidRDefault="00695888" w:rsidP="002C3361">
            <w:pPr>
              <w:pStyle w:val="BodyText"/>
            </w:pPr>
            <w:r>
              <w:t>CLAIM</w:t>
            </w:r>
          </w:p>
        </w:tc>
        <w:tc>
          <w:tcPr>
            <w:tcW w:w="1993" w:type="dxa"/>
          </w:tcPr>
          <w:p w14:paraId="14B87B90" w14:textId="204DA9BD" w:rsidR="00695888" w:rsidRDefault="00695888" w:rsidP="002C3361">
            <w:pPr>
              <w:pStyle w:val="BodyText"/>
            </w:pPr>
            <w:r>
              <w:t>Claim Invoice</w:t>
            </w:r>
          </w:p>
        </w:tc>
        <w:tc>
          <w:tcPr>
            <w:tcW w:w="1944" w:type="dxa"/>
          </w:tcPr>
          <w:p w14:paraId="0468EF13" w14:textId="3E9C24C3" w:rsidR="00695888" w:rsidRDefault="00695888" w:rsidP="002C3361">
            <w:pPr>
              <w:pStyle w:val="BodyText"/>
            </w:pPr>
            <w:r>
              <w:t>NEWBATCH1</w:t>
            </w:r>
          </w:p>
        </w:tc>
        <w:tc>
          <w:tcPr>
            <w:tcW w:w="1975" w:type="dxa"/>
          </w:tcPr>
          <w:p w14:paraId="48A86260" w14:textId="399F2F79" w:rsidR="00695888" w:rsidRDefault="00695888" w:rsidP="002C3361">
            <w:pPr>
              <w:pStyle w:val="BodyText"/>
            </w:pPr>
            <w:r>
              <w:t>NEWALGO1</w:t>
            </w:r>
          </w:p>
        </w:tc>
      </w:tr>
      <w:tr w:rsidR="00695888" w14:paraId="2FCCBE66" w14:textId="77777777" w:rsidTr="00695888">
        <w:tc>
          <w:tcPr>
            <w:tcW w:w="1932" w:type="dxa"/>
          </w:tcPr>
          <w:p w14:paraId="78DA68AD" w14:textId="4546F99C" w:rsidR="00695888" w:rsidRDefault="00695888" w:rsidP="002C3361">
            <w:pPr>
              <w:pStyle w:val="BodyText"/>
            </w:pPr>
            <w:r>
              <w:t>ANCIL</w:t>
            </w:r>
          </w:p>
        </w:tc>
        <w:tc>
          <w:tcPr>
            <w:tcW w:w="1993" w:type="dxa"/>
          </w:tcPr>
          <w:p w14:paraId="6DEEBA98" w14:textId="3DF34D75" w:rsidR="00695888" w:rsidRDefault="00695888" w:rsidP="002C3361">
            <w:pPr>
              <w:pStyle w:val="BodyText"/>
            </w:pPr>
            <w:r>
              <w:t>Ancillary Invoice</w:t>
            </w:r>
          </w:p>
        </w:tc>
        <w:tc>
          <w:tcPr>
            <w:tcW w:w="1944" w:type="dxa"/>
          </w:tcPr>
          <w:p w14:paraId="7A793BE5" w14:textId="4166355E" w:rsidR="00695888" w:rsidRDefault="00695888" w:rsidP="002C3361">
            <w:pPr>
              <w:pStyle w:val="BodyText"/>
            </w:pPr>
            <w:r>
              <w:t>NEWBATCH1</w:t>
            </w:r>
          </w:p>
        </w:tc>
        <w:tc>
          <w:tcPr>
            <w:tcW w:w="1975" w:type="dxa"/>
          </w:tcPr>
          <w:p w14:paraId="17FBC8F0" w14:textId="13CBEDFA" w:rsidR="00695888" w:rsidRDefault="00695888" w:rsidP="002C3361">
            <w:pPr>
              <w:pStyle w:val="BodyText"/>
            </w:pPr>
            <w:r>
              <w:t>NEWALGO2</w:t>
            </w:r>
          </w:p>
        </w:tc>
      </w:tr>
      <w:tr w:rsidR="00695888" w14:paraId="435D94D8" w14:textId="77777777" w:rsidTr="00695888">
        <w:tc>
          <w:tcPr>
            <w:tcW w:w="1932" w:type="dxa"/>
          </w:tcPr>
          <w:p w14:paraId="31E80694" w14:textId="56F99E54" w:rsidR="00695888" w:rsidRDefault="00695888" w:rsidP="002C3361">
            <w:pPr>
              <w:pStyle w:val="BodyText"/>
            </w:pPr>
            <w:r>
              <w:t>MEDPH</w:t>
            </w:r>
          </w:p>
        </w:tc>
        <w:tc>
          <w:tcPr>
            <w:tcW w:w="1993" w:type="dxa"/>
          </w:tcPr>
          <w:p w14:paraId="2D513C6D" w14:textId="342B3E88" w:rsidR="00695888" w:rsidRDefault="00695888" w:rsidP="002C3361">
            <w:pPr>
              <w:pStyle w:val="BodyText"/>
            </w:pPr>
            <w:r>
              <w:t>Medical Pharmacy Invoice</w:t>
            </w:r>
          </w:p>
        </w:tc>
        <w:tc>
          <w:tcPr>
            <w:tcW w:w="1944" w:type="dxa"/>
          </w:tcPr>
          <w:p w14:paraId="2087E137" w14:textId="0CC14822" w:rsidR="00695888" w:rsidRDefault="00695888" w:rsidP="002C3361">
            <w:pPr>
              <w:pStyle w:val="BodyText"/>
            </w:pPr>
            <w:r>
              <w:t>NEWBATCH1</w:t>
            </w:r>
          </w:p>
        </w:tc>
        <w:tc>
          <w:tcPr>
            <w:tcW w:w="1975" w:type="dxa"/>
          </w:tcPr>
          <w:p w14:paraId="17D7B6A0" w14:textId="50552D44" w:rsidR="00695888" w:rsidRDefault="00695888" w:rsidP="002C3361">
            <w:pPr>
              <w:pStyle w:val="BodyText"/>
            </w:pPr>
            <w:r>
              <w:t>NEWALGO3</w:t>
            </w:r>
          </w:p>
        </w:tc>
      </w:tr>
      <w:tr w:rsidR="00695888" w14:paraId="3E53D3EE" w14:textId="77777777" w:rsidTr="00695888">
        <w:tc>
          <w:tcPr>
            <w:tcW w:w="1932" w:type="dxa"/>
          </w:tcPr>
          <w:p w14:paraId="7B9C31FC" w14:textId="77777777" w:rsidR="00695888" w:rsidRDefault="00695888" w:rsidP="002C3361">
            <w:pPr>
              <w:pStyle w:val="BodyText"/>
            </w:pPr>
          </w:p>
        </w:tc>
        <w:tc>
          <w:tcPr>
            <w:tcW w:w="1993" w:type="dxa"/>
          </w:tcPr>
          <w:p w14:paraId="32368270" w14:textId="77777777" w:rsidR="00695888" w:rsidRDefault="00695888" w:rsidP="002C3361">
            <w:pPr>
              <w:pStyle w:val="BodyText"/>
            </w:pPr>
          </w:p>
        </w:tc>
        <w:tc>
          <w:tcPr>
            <w:tcW w:w="1944" w:type="dxa"/>
          </w:tcPr>
          <w:p w14:paraId="7036E01F" w14:textId="77777777" w:rsidR="00695888" w:rsidRDefault="00695888" w:rsidP="002C3361">
            <w:pPr>
              <w:pStyle w:val="BodyText"/>
            </w:pPr>
          </w:p>
        </w:tc>
        <w:tc>
          <w:tcPr>
            <w:tcW w:w="1975" w:type="dxa"/>
          </w:tcPr>
          <w:p w14:paraId="0440F283" w14:textId="77777777" w:rsidR="00695888" w:rsidRDefault="00695888" w:rsidP="002C3361">
            <w:pPr>
              <w:pStyle w:val="BodyText"/>
            </w:pPr>
          </w:p>
        </w:tc>
      </w:tr>
    </w:tbl>
    <w:p w14:paraId="3F60D93F" w14:textId="5F979FE5" w:rsidR="00674D36" w:rsidRDefault="00674D36" w:rsidP="00674D36">
      <w:pPr>
        <w:pStyle w:val="Heading2"/>
      </w:pPr>
      <w:bookmarkStart w:id="2483" w:name="_Toc1261439559"/>
      <w:bookmarkStart w:id="2484" w:name="_Toc686900743"/>
      <w:bookmarkStart w:id="2485" w:name="_Toc1366277085"/>
      <w:bookmarkStart w:id="2486" w:name="_Toc212568700"/>
      <w:r>
        <w:t>Characteristic Type</w:t>
      </w:r>
      <w:bookmarkEnd w:id="2483"/>
      <w:bookmarkEnd w:id="2484"/>
      <w:bookmarkEnd w:id="2485"/>
      <w:bookmarkEnd w:id="2486"/>
    </w:p>
    <w:tbl>
      <w:tblPr>
        <w:tblStyle w:val="TableGrid"/>
        <w:tblW w:w="0" w:type="auto"/>
        <w:tblInd w:w="720" w:type="dxa"/>
        <w:tblLook w:val="04A0" w:firstRow="1" w:lastRow="0" w:firstColumn="1" w:lastColumn="0" w:noHBand="0" w:noVBand="1"/>
      </w:tblPr>
      <w:tblGrid>
        <w:gridCol w:w="1906"/>
        <w:gridCol w:w="1977"/>
        <w:gridCol w:w="1932"/>
        <w:gridCol w:w="1961"/>
        <w:gridCol w:w="1934"/>
      </w:tblGrid>
      <w:tr w:rsidR="00674D36" w14:paraId="0A56B861" w14:textId="3F301932" w:rsidTr="00674D36">
        <w:tc>
          <w:tcPr>
            <w:tcW w:w="1906" w:type="dxa"/>
          </w:tcPr>
          <w:p w14:paraId="017B2DE4" w14:textId="3DBA2D0B" w:rsidR="00674D36" w:rsidRDefault="00674D36">
            <w:pPr>
              <w:pStyle w:val="BodyText"/>
            </w:pPr>
            <w:r>
              <w:t>Char Type</w:t>
            </w:r>
          </w:p>
        </w:tc>
        <w:tc>
          <w:tcPr>
            <w:tcW w:w="1977" w:type="dxa"/>
          </w:tcPr>
          <w:p w14:paraId="6D9C3BCC" w14:textId="77777777" w:rsidR="00674D36" w:rsidRDefault="00674D36">
            <w:pPr>
              <w:pStyle w:val="BodyText"/>
            </w:pPr>
            <w:r>
              <w:t>Description</w:t>
            </w:r>
          </w:p>
        </w:tc>
        <w:tc>
          <w:tcPr>
            <w:tcW w:w="1932" w:type="dxa"/>
          </w:tcPr>
          <w:p w14:paraId="1DAEF540" w14:textId="1583C889" w:rsidR="00674D36" w:rsidRDefault="00674D36">
            <w:pPr>
              <w:pStyle w:val="BodyText"/>
            </w:pPr>
            <w:r>
              <w:t>Type</w:t>
            </w:r>
          </w:p>
        </w:tc>
        <w:tc>
          <w:tcPr>
            <w:tcW w:w="1961" w:type="dxa"/>
          </w:tcPr>
          <w:p w14:paraId="5C036C18" w14:textId="520AAC1F" w:rsidR="00674D36" w:rsidRDefault="00674D36">
            <w:pPr>
              <w:pStyle w:val="BodyText"/>
            </w:pPr>
            <w:r>
              <w:t>Entity</w:t>
            </w:r>
          </w:p>
        </w:tc>
        <w:tc>
          <w:tcPr>
            <w:tcW w:w="1934" w:type="dxa"/>
          </w:tcPr>
          <w:p w14:paraId="3343661C" w14:textId="5D277DB1" w:rsidR="00674D36" w:rsidRDefault="00674D36">
            <w:pPr>
              <w:pStyle w:val="BodyText"/>
            </w:pPr>
            <w:r>
              <w:t>Values</w:t>
            </w:r>
          </w:p>
        </w:tc>
      </w:tr>
      <w:tr w:rsidR="00674D36" w14:paraId="1852D023" w14:textId="380D51F7" w:rsidTr="00674D36">
        <w:tc>
          <w:tcPr>
            <w:tcW w:w="1906" w:type="dxa"/>
          </w:tcPr>
          <w:p w14:paraId="3BEC04AE" w14:textId="31B697DF" w:rsidR="00674D36" w:rsidRDefault="00674D36">
            <w:pPr>
              <w:pStyle w:val="BodyText"/>
            </w:pPr>
            <w:r>
              <w:t>CMPONUMB</w:t>
            </w:r>
          </w:p>
        </w:tc>
        <w:tc>
          <w:tcPr>
            <w:tcW w:w="1977" w:type="dxa"/>
          </w:tcPr>
          <w:p w14:paraId="687C5DD3" w14:textId="787DE885" w:rsidR="00674D36" w:rsidRDefault="00674D36">
            <w:pPr>
              <w:pStyle w:val="BodyText"/>
            </w:pPr>
            <w:r>
              <w:t>PO Number</w:t>
            </w:r>
          </w:p>
        </w:tc>
        <w:tc>
          <w:tcPr>
            <w:tcW w:w="1932" w:type="dxa"/>
          </w:tcPr>
          <w:p w14:paraId="062866F6" w14:textId="27102204" w:rsidR="00674D36" w:rsidRDefault="00674D36">
            <w:pPr>
              <w:pStyle w:val="BodyText"/>
            </w:pPr>
            <w:r>
              <w:t>Adhoc</w:t>
            </w:r>
          </w:p>
        </w:tc>
        <w:tc>
          <w:tcPr>
            <w:tcW w:w="1961" w:type="dxa"/>
          </w:tcPr>
          <w:p w14:paraId="57028FC8" w14:textId="63DFC31F" w:rsidR="00674D36" w:rsidRDefault="00674D36">
            <w:pPr>
              <w:pStyle w:val="BodyText"/>
            </w:pPr>
            <w:r>
              <w:t>Person</w:t>
            </w:r>
          </w:p>
        </w:tc>
        <w:tc>
          <w:tcPr>
            <w:tcW w:w="1934" w:type="dxa"/>
          </w:tcPr>
          <w:p w14:paraId="720E4D90" w14:textId="77777777" w:rsidR="00674D36" w:rsidRDefault="00674D36">
            <w:pPr>
              <w:pStyle w:val="BodyText"/>
            </w:pPr>
          </w:p>
        </w:tc>
      </w:tr>
      <w:tr w:rsidR="00674D36" w14:paraId="4F112C4B" w14:textId="0CFF084F" w:rsidTr="00674D36">
        <w:tc>
          <w:tcPr>
            <w:tcW w:w="1906" w:type="dxa"/>
          </w:tcPr>
          <w:p w14:paraId="3C079872" w14:textId="60438A9E" w:rsidR="00674D36" w:rsidRDefault="00690B37">
            <w:pPr>
              <w:pStyle w:val="BodyText"/>
            </w:pPr>
            <w:r>
              <w:t>CMBLHOLD</w:t>
            </w:r>
          </w:p>
        </w:tc>
        <w:tc>
          <w:tcPr>
            <w:tcW w:w="1977" w:type="dxa"/>
          </w:tcPr>
          <w:p w14:paraId="0A701D11" w14:textId="5E05F98E" w:rsidR="00674D36" w:rsidRDefault="00690B37">
            <w:pPr>
              <w:pStyle w:val="BodyText"/>
            </w:pPr>
            <w:r>
              <w:t>Bill Hold</w:t>
            </w:r>
          </w:p>
        </w:tc>
        <w:tc>
          <w:tcPr>
            <w:tcW w:w="1932" w:type="dxa"/>
          </w:tcPr>
          <w:p w14:paraId="0A17CBE1" w14:textId="58BA90E4" w:rsidR="00674D36" w:rsidRDefault="00690B37">
            <w:pPr>
              <w:pStyle w:val="BodyText"/>
            </w:pPr>
            <w:r>
              <w:t>Predefined</w:t>
            </w:r>
          </w:p>
        </w:tc>
        <w:tc>
          <w:tcPr>
            <w:tcW w:w="1961" w:type="dxa"/>
          </w:tcPr>
          <w:p w14:paraId="4DF51AC7" w14:textId="7912B0F0" w:rsidR="00674D36" w:rsidRDefault="00D21BDB">
            <w:pPr>
              <w:pStyle w:val="BodyText"/>
            </w:pPr>
            <w:r>
              <w:t>Person, Bill</w:t>
            </w:r>
          </w:p>
        </w:tc>
        <w:tc>
          <w:tcPr>
            <w:tcW w:w="1934" w:type="dxa"/>
          </w:tcPr>
          <w:p w14:paraId="2EEE6870" w14:textId="63F347C9" w:rsidR="00674D36" w:rsidRDefault="00D21BDB">
            <w:pPr>
              <w:pStyle w:val="BodyText"/>
            </w:pPr>
            <w:r>
              <w:t xml:space="preserve">Y </w:t>
            </w:r>
            <w:del w:id="2487" w:author="Pallavi Tonpe" w:date="2025-10-03T16:24:00Z" w16du:dateUtc="2025-10-03T20:24:00Z">
              <w:r w:rsidDel="006E4A29">
                <w:delText>-</w:delText>
              </w:r>
            </w:del>
            <w:ins w:id="2488" w:author="Pallavi Tonpe" w:date="2025-10-03T16:24:00Z" w16du:dateUtc="2025-10-03T20:24:00Z">
              <w:r w:rsidR="006E4A29">
                <w:t>–</w:t>
              </w:r>
            </w:ins>
            <w:r>
              <w:t xml:space="preserve"> Yes</w:t>
            </w:r>
          </w:p>
        </w:tc>
      </w:tr>
      <w:tr w:rsidR="006E4A29" w14:paraId="6CC6287F" w14:textId="77777777" w:rsidTr="00674D36">
        <w:trPr>
          <w:ins w:id="2489" w:author="Pallavi Tonpe" w:date="2025-10-03T16:24:00Z"/>
        </w:trPr>
        <w:tc>
          <w:tcPr>
            <w:tcW w:w="1906" w:type="dxa"/>
          </w:tcPr>
          <w:p w14:paraId="6F15D669" w14:textId="1024673B" w:rsidR="006E4A29" w:rsidRDefault="005B4868">
            <w:pPr>
              <w:pStyle w:val="BodyText"/>
              <w:rPr>
                <w:ins w:id="2490" w:author="Pallavi Tonpe" w:date="2025-10-03T16:24:00Z" w16du:dateUtc="2025-10-03T20:24:00Z"/>
              </w:rPr>
            </w:pPr>
            <w:ins w:id="2491" w:author="Pallavi Tonpe" w:date="2025-10-03T16:24:00Z" w16du:dateUtc="2025-10-03T20:24:00Z">
              <w:r>
                <w:t>CM-REFID</w:t>
              </w:r>
            </w:ins>
          </w:p>
        </w:tc>
        <w:tc>
          <w:tcPr>
            <w:tcW w:w="1977" w:type="dxa"/>
          </w:tcPr>
          <w:p w14:paraId="33CF70D5" w14:textId="530DA4F9" w:rsidR="006E4A29" w:rsidRDefault="005B4868">
            <w:pPr>
              <w:pStyle w:val="BodyText"/>
              <w:rPr>
                <w:ins w:id="2492" w:author="Pallavi Tonpe" w:date="2025-10-03T16:24:00Z" w16du:dateUtc="2025-10-03T20:24:00Z"/>
              </w:rPr>
            </w:pPr>
            <w:ins w:id="2493" w:author="Pallavi Tonpe" w:date="2025-10-03T16:24:00Z" w16du:dateUtc="2025-10-03T20:24:00Z">
              <w:r>
                <w:t>REF Id</w:t>
              </w:r>
            </w:ins>
          </w:p>
        </w:tc>
        <w:tc>
          <w:tcPr>
            <w:tcW w:w="1932" w:type="dxa"/>
          </w:tcPr>
          <w:p w14:paraId="38286A6E" w14:textId="5950329F" w:rsidR="006E4A29" w:rsidRDefault="005B4868">
            <w:pPr>
              <w:pStyle w:val="BodyText"/>
              <w:rPr>
                <w:ins w:id="2494" w:author="Pallavi Tonpe" w:date="2025-10-03T16:24:00Z" w16du:dateUtc="2025-10-03T20:24:00Z"/>
              </w:rPr>
            </w:pPr>
            <w:ins w:id="2495" w:author="Pallavi Tonpe" w:date="2025-10-03T16:24:00Z" w16du:dateUtc="2025-10-03T20:24:00Z">
              <w:r>
                <w:t>Adhoc</w:t>
              </w:r>
            </w:ins>
          </w:p>
        </w:tc>
        <w:tc>
          <w:tcPr>
            <w:tcW w:w="1961" w:type="dxa"/>
          </w:tcPr>
          <w:p w14:paraId="0187C9A5" w14:textId="7C1B24A9" w:rsidR="006E4A29" w:rsidRDefault="005B4868">
            <w:pPr>
              <w:pStyle w:val="BodyText"/>
              <w:rPr>
                <w:ins w:id="2496" w:author="Pallavi Tonpe" w:date="2025-10-03T16:24:00Z" w16du:dateUtc="2025-10-03T20:24:00Z"/>
              </w:rPr>
            </w:pPr>
            <w:ins w:id="2497" w:author="Pallavi Tonpe" w:date="2025-10-03T16:24:00Z" w16du:dateUtc="2025-10-03T20:24:00Z">
              <w:r>
                <w:t>Price item</w:t>
              </w:r>
            </w:ins>
          </w:p>
        </w:tc>
        <w:tc>
          <w:tcPr>
            <w:tcW w:w="1934" w:type="dxa"/>
          </w:tcPr>
          <w:p w14:paraId="514F5D96" w14:textId="77777777" w:rsidR="006E4A29" w:rsidRDefault="006E4A29">
            <w:pPr>
              <w:pStyle w:val="BodyText"/>
              <w:rPr>
                <w:ins w:id="2498" w:author="Pallavi Tonpe" w:date="2025-10-03T16:24:00Z" w16du:dateUtc="2025-10-03T20:24:00Z"/>
              </w:rPr>
            </w:pPr>
          </w:p>
        </w:tc>
      </w:tr>
    </w:tbl>
    <w:p w14:paraId="0CDCB4CC" w14:textId="77777777" w:rsidR="002C3361" w:rsidRDefault="002C3361" w:rsidP="002C3361">
      <w:pPr>
        <w:pStyle w:val="BodyText"/>
        <w:ind w:left="720"/>
      </w:pPr>
    </w:p>
    <w:p w14:paraId="2D8D816D" w14:textId="472DF111" w:rsidR="002C3361" w:rsidRDefault="002C3361" w:rsidP="002C3361">
      <w:pPr>
        <w:pStyle w:val="Heading2"/>
      </w:pPr>
      <w:bookmarkStart w:id="2499" w:name="_Toc1831023888"/>
      <w:bookmarkStart w:id="2500" w:name="_Toc774362659"/>
      <w:bookmarkStart w:id="2501" w:name="_Toc911627158"/>
      <w:bookmarkStart w:id="2502" w:name="_Toc212568701"/>
      <w:r>
        <w:t>Extendable Lookup</w:t>
      </w:r>
      <w:bookmarkEnd w:id="2499"/>
      <w:bookmarkEnd w:id="2500"/>
      <w:bookmarkEnd w:id="2501"/>
      <w:bookmarkEnd w:id="2502"/>
    </w:p>
    <w:p w14:paraId="0DD6F673" w14:textId="36DEDD1C" w:rsidR="00E632F4" w:rsidRDefault="00D5617E" w:rsidP="00E632F4">
      <w:pPr>
        <w:pStyle w:val="Heading3"/>
      </w:pPr>
      <w:bookmarkStart w:id="2503" w:name="_Toc902665871"/>
      <w:bookmarkStart w:id="2504" w:name="_Toc2035197578"/>
      <w:bookmarkStart w:id="2505" w:name="_Toc292631517"/>
      <w:r w:rsidRPr="00D5617E">
        <w:t>CM-MarketsExtLookup</w:t>
      </w:r>
      <w:bookmarkEnd w:id="2503"/>
      <w:bookmarkEnd w:id="2504"/>
      <w:bookmarkEnd w:id="2505"/>
    </w:p>
    <w:p w14:paraId="33AFE01E" w14:textId="2D95170A" w:rsidR="00D5617E" w:rsidRPr="00D5617E" w:rsidRDefault="00B625DF" w:rsidP="00D5617E">
      <w:pPr>
        <w:pStyle w:val="BodyText"/>
      </w:pPr>
      <w:r>
        <w:t xml:space="preserve">Configure </w:t>
      </w:r>
      <w:r w:rsidR="006E26BC">
        <w:t>for Values – OTH, MDM, MP</w:t>
      </w:r>
      <w:ins w:id="2506" w:author="Pallavi Tonpe" w:date="2025-10-21T02:11:00Z" w16du:dateUtc="2025-10-21T06:11:00Z">
        <w:r w:rsidR="00541636">
          <w:t>S</w:t>
        </w:r>
      </w:ins>
      <w:r w:rsidR="006E26BC">
        <w:t xml:space="preserve"> and OTH</w:t>
      </w:r>
      <w:r w:rsidR="00EF5585">
        <w:t>.</w:t>
      </w:r>
    </w:p>
    <w:tbl>
      <w:tblPr>
        <w:tblStyle w:val="TableGrid"/>
        <w:tblW w:w="0" w:type="auto"/>
        <w:tblLook w:val="04A0" w:firstRow="1" w:lastRow="0" w:firstColumn="1" w:lastColumn="0" w:noHBand="0" w:noVBand="1"/>
      </w:tblPr>
      <w:tblGrid>
        <w:gridCol w:w="5215"/>
        <w:gridCol w:w="5215"/>
      </w:tblGrid>
      <w:tr w:rsidR="00083AD4" w14:paraId="1D879FC2" w14:textId="77777777" w:rsidTr="00083AD4">
        <w:tc>
          <w:tcPr>
            <w:tcW w:w="5215" w:type="dxa"/>
          </w:tcPr>
          <w:p w14:paraId="472B9171" w14:textId="6E476420" w:rsidR="00083AD4" w:rsidRDefault="00235EB1" w:rsidP="00E632F4">
            <w:pPr>
              <w:pStyle w:val="BodyText"/>
            </w:pPr>
            <w:r>
              <w:t>Attribute</w:t>
            </w:r>
          </w:p>
        </w:tc>
        <w:tc>
          <w:tcPr>
            <w:tcW w:w="5215" w:type="dxa"/>
          </w:tcPr>
          <w:p w14:paraId="6D77871F" w14:textId="071C2AD8" w:rsidR="00083AD4" w:rsidRDefault="00235EB1" w:rsidP="00E632F4">
            <w:pPr>
              <w:pStyle w:val="BodyText"/>
            </w:pPr>
            <w:r>
              <w:t>Value</w:t>
            </w:r>
          </w:p>
        </w:tc>
      </w:tr>
      <w:tr w:rsidR="00083AD4" w14:paraId="124BC8DC" w14:textId="77777777" w:rsidTr="00083AD4">
        <w:tc>
          <w:tcPr>
            <w:tcW w:w="5215" w:type="dxa"/>
          </w:tcPr>
          <w:p w14:paraId="770893BD" w14:textId="58BC5505" w:rsidR="00083AD4" w:rsidRDefault="00235EB1" w:rsidP="00E632F4">
            <w:pPr>
              <w:pStyle w:val="BodyText"/>
            </w:pPr>
            <w:r>
              <w:t>Logo Code</w:t>
            </w:r>
          </w:p>
        </w:tc>
        <w:tc>
          <w:tcPr>
            <w:tcW w:w="5215" w:type="dxa"/>
          </w:tcPr>
          <w:p w14:paraId="1F18B7B1" w14:textId="357B79D3" w:rsidR="00083AD4" w:rsidRDefault="00235EB1" w:rsidP="00E632F4">
            <w:pPr>
              <w:pStyle w:val="BodyText"/>
            </w:pPr>
            <w:r>
              <w:t>Prime Therapeutics</w:t>
            </w:r>
          </w:p>
        </w:tc>
      </w:tr>
      <w:tr w:rsidR="00083AD4" w14:paraId="1ECC31D5" w14:textId="77777777" w:rsidTr="00083AD4">
        <w:tc>
          <w:tcPr>
            <w:tcW w:w="5215" w:type="dxa"/>
          </w:tcPr>
          <w:p w14:paraId="0065654F" w14:textId="565ED581" w:rsidR="00083AD4" w:rsidRDefault="0043592D" w:rsidP="00E632F4">
            <w:pPr>
              <w:pStyle w:val="BodyText"/>
            </w:pPr>
            <w:r>
              <w:t>Prime Address</w:t>
            </w:r>
          </w:p>
        </w:tc>
        <w:tc>
          <w:tcPr>
            <w:tcW w:w="5215" w:type="dxa"/>
          </w:tcPr>
          <w:p w14:paraId="2CAACD2B" w14:textId="77777777" w:rsidR="00083AD4" w:rsidRDefault="00400047" w:rsidP="00E632F4">
            <w:pPr>
              <w:pStyle w:val="BodyText"/>
            </w:pPr>
            <w:r w:rsidRPr="00400047">
              <w:t>Prime Therapeutics LLC</w:t>
            </w:r>
          </w:p>
          <w:p w14:paraId="72E95344" w14:textId="77777777" w:rsidR="00400047" w:rsidRDefault="00F444AA" w:rsidP="00E632F4">
            <w:pPr>
              <w:pStyle w:val="BodyText"/>
            </w:pPr>
            <w:r w:rsidRPr="00F444AA">
              <w:t>2900 Ames Crossing Road, Suite 200</w:t>
            </w:r>
          </w:p>
          <w:p w14:paraId="740495CE" w14:textId="77777777" w:rsidR="00F444AA" w:rsidRDefault="009F6F5E" w:rsidP="00E632F4">
            <w:pPr>
              <w:pStyle w:val="BodyText"/>
            </w:pPr>
            <w:r w:rsidRPr="009F6F5E">
              <w:t>Eagan, MN  55121</w:t>
            </w:r>
          </w:p>
          <w:p w14:paraId="4CEC42D1" w14:textId="5FD4A51A" w:rsidR="0076459A" w:rsidRDefault="0076459A" w:rsidP="00E632F4">
            <w:pPr>
              <w:pStyle w:val="BodyText"/>
            </w:pPr>
            <w:hyperlink r:id="rId38" w:history="1">
              <w:r w:rsidRPr="00EE21B1">
                <w:rPr>
                  <w:rStyle w:val="Hyperlink"/>
                </w:rPr>
                <w:t>www.primetherapeutics.com</w:t>
              </w:r>
            </w:hyperlink>
          </w:p>
        </w:tc>
      </w:tr>
      <w:tr w:rsidR="00EA4940" w14:paraId="0604F416" w14:textId="77777777" w:rsidTr="00083AD4">
        <w:tc>
          <w:tcPr>
            <w:tcW w:w="5215" w:type="dxa"/>
          </w:tcPr>
          <w:p w14:paraId="1AA07B71" w14:textId="13597459" w:rsidR="00EA4940" w:rsidRDefault="00EA4940" w:rsidP="00EA4940">
            <w:pPr>
              <w:pStyle w:val="BodyText"/>
            </w:pPr>
            <w:r>
              <w:t>Remit To</w:t>
            </w:r>
          </w:p>
        </w:tc>
        <w:tc>
          <w:tcPr>
            <w:tcW w:w="5215" w:type="dxa"/>
          </w:tcPr>
          <w:p w14:paraId="19AC6755" w14:textId="69D123EA" w:rsidR="00EA4940" w:rsidRDefault="00EA4940" w:rsidP="00EA4940">
            <w:pPr>
              <w:pStyle w:val="BodyText"/>
            </w:pPr>
            <w:r w:rsidRPr="00B56924">
              <w:t>Prime Therapeutics, P.O. Box 860466 Minneapolis, MN 55486-0466</w:t>
            </w:r>
          </w:p>
        </w:tc>
      </w:tr>
      <w:tr w:rsidR="00EA4940" w14:paraId="1004FF4B" w14:textId="77777777" w:rsidTr="00083AD4">
        <w:tc>
          <w:tcPr>
            <w:tcW w:w="5215" w:type="dxa"/>
          </w:tcPr>
          <w:p w14:paraId="0714990F" w14:textId="175BC0F2" w:rsidR="00EA4940" w:rsidRDefault="00EA4940" w:rsidP="00EA4940">
            <w:pPr>
              <w:pStyle w:val="BodyText"/>
            </w:pPr>
            <w:r>
              <w:t>Wire To</w:t>
            </w:r>
          </w:p>
        </w:tc>
        <w:tc>
          <w:tcPr>
            <w:tcW w:w="5215" w:type="dxa"/>
          </w:tcPr>
          <w:p w14:paraId="3605BDD6" w14:textId="77777777" w:rsidR="00EA4940" w:rsidRDefault="00EA4940" w:rsidP="00EA4940">
            <w:pPr>
              <w:pStyle w:val="BodyText"/>
            </w:pPr>
            <w:r>
              <w:t>Wire &amp; ACH Transfer Instructions:  U.S. Bank, N.A., 800 Nicolett Mall, Minneapolis, MN 55402</w:t>
            </w:r>
          </w:p>
          <w:p w14:paraId="15507DE2" w14:textId="77777777" w:rsidR="00EA4940" w:rsidRDefault="00EA4940" w:rsidP="00EA4940">
            <w:pPr>
              <w:pStyle w:val="BodyText"/>
            </w:pPr>
            <w:r>
              <w:t>ABA# 123000848, Account Name:  Prime Therapeutics LLC</w:t>
            </w:r>
          </w:p>
          <w:p w14:paraId="4BF9F0FC" w14:textId="77777777" w:rsidR="00EA4940" w:rsidRDefault="00EA4940" w:rsidP="00EA4940">
            <w:pPr>
              <w:pStyle w:val="BodyText"/>
            </w:pPr>
            <w:r>
              <w:t>Beneficiary Account Number (Wire):  153910871687, Receiving Account Number (ACH):  15310871687</w:t>
            </w:r>
          </w:p>
          <w:p w14:paraId="3C40763E" w14:textId="4E9EE1FE" w:rsidR="00EA4940" w:rsidRDefault="00EA4940" w:rsidP="00EA4940">
            <w:pPr>
              <w:pStyle w:val="BodyText"/>
            </w:pPr>
            <w:r>
              <w:t>Please Reference Invoice Number</w:t>
            </w:r>
          </w:p>
        </w:tc>
      </w:tr>
      <w:tr w:rsidR="00EA4940" w14:paraId="578D171A" w14:textId="77777777" w:rsidTr="00083AD4">
        <w:tc>
          <w:tcPr>
            <w:tcW w:w="5215" w:type="dxa"/>
          </w:tcPr>
          <w:p w14:paraId="2AC2A0C3" w14:textId="40509D13" w:rsidR="00EA4940" w:rsidRDefault="00EA4940" w:rsidP="00EA4940">
            <w:pPr>
              <w:pStyle w:val="BodyText"/>
            </w:pPr>
            <w:r>
              <w:t>Prime Contact Email</w:t>
            </w:r>
          </w:p>
        </w:tc>
        <w:tc>
          <w:tcPr>
            <w:tcW w:w="5215" w:type="dxa"/>
          </w:tcPr>
          <w:p w14:paraId="079E1B61" w14:textId="6FA6A689" w:rsidR="00EA4940" w:rsidRDefault="00EA4940" w:rsidP="00EA4940">
            <w:pPr>
              <w:pStyle w:val="BodyText"/>
            </w:pPr>
            <w:r w:rsidRPr="00E12574">
              <w:t>xxxxx@primetherapeutics.com</w:t>
            </w:r>
          </w:p>
        </w:tc>
      </w:tr>
    </w:tbl>
    <w:p w14:paraId="2F8E477D" w14:textId="77777777" w:rsidR="00E632F4" w:rsidRPr="00E632F4" w:rsidRDefault="00E632F4" w:rsidP="00E632F4">
      <w:pPr>
        <w:pStyle w:val="BodyText"/>
        <w:rPr>
          <w:ins w:id="2507" w:author="Nikko Padilla" w:date="2025-10-09T00:31:00Z" w16du:dateUtc="2025-10-08T16:31:00Z"/>
        </w:rPr>
      </w:pPr>
    </w:p>
    <w:p w14:paraId="13325269" w14:textId="79F7936C" w:rsidR="00742F38" w:rsidRDefault="005A684B" w:rsidP="005A684B">
      <w:pPr>
        <w:pStyle w:val="Heading2"/>
        <w:rPr>
          <w:ins w:id="2508" w:author="Nikko Padilla" w:date="2025-10-28T18:29:00Z" w16du:dateUtc="2025-10-28T10:29:00Z"/>
        </w:rPr>
      </w:pPr>
      <w:bookmarkStart w:id="2509" w:name="_Toc212568702"/>
      <w:ins w:id="2510" w:author="Nikko Padilla" w:date="2025-10-28T18:29:00Z" w16du:dateUtc="2025-10-28T10:29:00Z">
        <w:r>
          <w:t>To Do Type</w:t>
        </w:r>
        <w:bookmarkEnd w:id="2509"/>
      </w:ins>
    </w:p>
    <w:p w14:paraId="634ACD7E" w14:textId="4EDA945E" w:rsidR="005A684B" w:rsidRDefault="00680051" w:rsidP="005A684B">
      <w:pPr>
        <w:pStyle w:val="Heading3"/>
        <w:rPr>
          <w:ins w:id="2511" w:author="Nikko Padilla" w:date="2025-10-28T18:29:00Z" w16du:dateUtc="2025-10-28T10:29:00Z"/>
        </w:rPr>
      </w:pPr>
      <w:ins w:id="2512" w:author="Nikko Padilla" w:date="2025-10-28T18:29:00Z" w16du:dateUtc="2025-10-28T10:29:00Z">
        <w:r>
          <w:t>CM-BILHD</w:t>
        </w:r>
      </w:ins>
    </w:p>
    <w:tbl>
      <w:tblPr>
        <w:tblW w:w="0" w:type="auto"/>
        <w:tblInd w:w="-11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1822"/>
        <w:gridCol w:w="2716"/>
        <w:gridCol w:w="2716"/>
      </w:tblGrid>
      <w:tr w:rsidR="006862FB" w14:paraId="01BC8411" w14:textId="77777777" w:rsidTr="00373869">
        <w:trPr>
          <w:trHeight w:val="300"/>
          <w:ins w:id="2513" w:author="Nikko Padilla" w:date="2025-10-28T18:29:00Z"/>
        </w:trPr>
        <w:tc>
          <w:tcPr>
            <w:tcW w:w="1822" w:type="dxa"/>
            <w:shd w:val="clear" w:color="auto" w:fill="C2E1F6" w:themeFill="text2" w:themeFillTint="33"/>
          </w:tcPr>
          <w:p w14:paraId="0662F646" w14:textId="77777777" w:rsidR="006862FB" w:rsidRDefault="006862FB" w:rsidP="00373869">
            <w:pPr>
              <w:rPr>
                <w:ins w:id="2514" w:author="Nikko Padilla" w:date="2025-10-28T18:29:00Z" w16du:dateUtc="2025-10-28T10:29:00Z"/>
                <w:b/>
                <w:bCs/>
              </w:rPr>
            </w:pPr>
            <w:ins w:id="2515" w:author="Nikko Padilla" w:date="2025-10-28T18:29:00Z" w16du:dateUtc="2025-10-28T10:29:00Z">
              <w:r>
                <w:rPr>
                  <w:b/>
                  <w:bCs/>
                </w:rPr>
                <w:t>To Do Type</w:t>
              </w:r>
            </w:ins>
          </w:p>
        </w:tc>
        <w:tc>
          <w:tcPr>
            <w:tcW w:w="5432" w:type="dxa"/>
            <w:gridSpan w:val="2"/>
          </w:tcPr>
          <w:p w14:paraId="1D8E937A" w14:textId="4C09E091" w:rsidR="006862FB" w:rsidRPr="00C052BC" w:rsidRDefault="005C1BD5" w:rsidP="00373869">
            <w:pPr>
              <w:rPr>
                <w:ins w:id="2516" w:author="Nikko Padilla" w:date="2025-10-28T18:29:00Z" w16du:dateUtc="2025-10-28T10:29:00Z"/>
              </w:rPr>
            </w:pPr>
            <w:ins w:id="2517" w:author="Nikko Padilla" w:date="2025-10-28T18:30:00Z" w16du:dateUtc="2025-10-28T10:30:00Z">
              <w:r w:rsidRPr="005C1BD5">
                <w:t>CM-BILHD</w:t>
              </w:r>
            </w:ins>
          </w:p>
        </w:tc>
      </w:tr>
      <w:tr w:rsidR="006862FB" w14:paraId="4289BA9E" w14:textId="77777777" w:rsidTr="00373869">
        <w:trPr>
          <w:trHeight w:val="300"/>
          <w:ins w:id="2518" w:author="Nikko Padilla" w:date="2025-10-28T18:29:00Z"/>
        </w:trPr>
        <w:tc>
          <w:tcPr>
            <w:tcW w:w="1822" w:type="dxa"/>
            <w:shd w:val="clear" w:color="auto" w:fill="C2E1F6" w:themeFill="text2" w:themeFillTint="33"/>
          </w:tcPr>
          <w:p w14:paraId="3823445D" w14:textId="77777777" w:rsidR="006862FB" w:rsidRDefault="006862FB" w:rsidP="00373869">
            <w:pPr>
              <w:rPr>
                <w:ins w:id="2519" w:author="Nikko Padilla" w:date="2025-10-28T18:29:00Z" w16du:dateUtc="2025-10-28T10:29:00Z"/>
                <w:b/>
                <w:bCs/>
              </w:rPr>
            </w:pPr>
            <w:ins w:id="2520" w:author="Nikko Padilla" w:date="2025-10-28T18:29:00Z" w16du:dateUtc="2025-10-28T10:29:00Z">
              <w:r>
                <w:rPr>
                  <w:b/>
                  <w:bCs/>
                </w:rPr>
                <w:t>Description</w:t>
              </w:r>
            </w:ins>
          </w:p>
        </w:tc>
        <w:tc>
          <w:tcPr>
            <w:tcW w:w="5432" w:type="dxa"/>
            <w:gridSpan w:val="2"/>
          </w:tcPr>
          <w:p w14:paraId="3C026281" w14:textId="426D60FC" w:rsidR="006862FB" w:rsidRDefault="005C1BD5" w:rsidP="00373869">
            <w:pPr>
              <w:rPr>
                <w:ins w:id="2521" w:author="Nikko Padilla" w:date="2025-10-28T18:29:00Z" w16du:dateUtc="2025-10-28T10:29:00Z"/>
              </w:rPr>
            </w:pPr>
            <w:ins w:id="2522" w:author="Nikko Padilla" w:date="2025-10-28T18:30:00Z" w16du:dateUtc="2025-10-28T10:30:00Z">
              <w:r w:rsidRPr="005C1BD5">
                <w:t>Bill with Bill Hold</w:t>
              </w:r>
            </w:ins>
          </w:p>
        </w:tc>
      </w:tr>
      <w:tr w:rsidR="006862FB" w14:paraId="37FBE0FF" w14:textId="77777777" w:rsidTr="00373869">
        <w:trPr>
          <w:trHeight w:val="300"/>
          <w:ins w:id="2523" w:author="Nikko Padilla" w:date="2025-10-28T18:29:00Z"/>
        </w:trPr>
        <w:tc>
          <w:tcPr>
            <w:tcW w:w="1822" w:type="dxa"/>
            <w:shd w:val="clear" w:color="auto" w:fill="C2E1F6" w:themeFill="text2" w:themeFillTint="33"/>
          </w:tcPr>
          <w:p w14:paraId="38C90B60" w14:textId="77777777" w:rsidR="006862FB" w:rsidRDefault="006862FB" w:rsidP="00373869">
            <w:pPr>
              <w:rPr>
                <w:ins w:id="2524" w:author="Nikko Padilla" w:date="2025-10-28T18:29:00Z" w16du:dateUtc="2025-10-28T10:29:00Z"/>
                <w:b/>
                <w:bCs/>
              </w:rPr>
            </w:pPr>
            <w:ins w:id="2525" w:author="Nikko Padilla" w:date="2025-10-28T18:29:00Z" w16du:dateUtc="2025-10-28T10:29:00Z">
              <w:r>
                <w:rPr>
                  <w:b/>
                  <w:bCs/>
                </w:rPr>
                <w:t>Priority</w:t>
              </w:r>
            </w:ins>
          </w:p>
        </w:tc>
        <w:tc>
          <w:tcPr>
            <w:tcW w:w="5432" w:type="dxa"/>
            <w:gridSpan w:val="2"/>
          </w:tcPr>
          <w:p w14:paraId="13C642C3" w14:textId="77777777" w:rsidR="006862FB" w:rsidRPr="00C052BC" w:rsidRDefault="006862FB" w:rsidP="00373869">
            <w:pPr>
              <w:rPr>
                <w:ins w:id="2526" w:author="Nikko Padilla" w:date="2025-10-28T18:29:00Z" w16du:dateUtc="2025-10-28T10:29:00Z"/>
              </w:rPr>
            </w:pPr>
            <w:ins w:id="2527" w:author="Nikko Padilla" w:date="2025-10-28T18:29:00Z" w16du:dateUtc="2025-10-28T10:29:00Z">
              <w:r>
                <w:t>10 - Highest</w:t>
              </w:r>
            </w:ins>
          </w:p>
        </w:tc>
      </w:tr>
      <w:tr w:rsidR="006862FB" w14:paraId="70A0C4C8" w14:textId="77777777" w:rsidTr="00373869">
        <w:trPr>
          <w:trHeight w:val="300"/>
          <w:ins w:id="2528" w:author="Nikko Padilla" w:date="2025-10-28T18:29:00Z"/>
        </w:trPr>
        <w:tc>
          <w:tcPr>
            <w:tcW w:w="1822" w:type="dxa"/>
            <w:shd w:val="clear" w:color="auto" w:fill="C2E1F6" w:themeFill="text2" w:themeFillTint="33"/>
          </w:tcPr>
          <w:p w14:paraId="54F36C47" w14:textId="77777777" w:rsidR="006862FB" w:rsidRDefault="006862FB" w:rsidP="00373869">
            <w:pPr>
              <w:rPr>
                <w:ins w:id="2529" w:author="Nikko Padilla" w:date="2025-10-28T18:29:00Z" w16du:dateUtc="2025-10-28T10:29:00Z"/>
                <w:b/>
                <w:bCs/>
              </w:rPr>
            </w:pPr>
            <w:ins w:id="2530" w:author="Nikko Padilla" w:date="2025-10-28T18:29:00Z" w16du:dateUtc="2025-10-28T10:29:00Z">
              <w:r>
                <w:rPr>
                  <w:b/>
                  <w:bCs/>
                </w:rPr>
                <w:t>To Do Type Usage</w:t>
              </w:r>
            </w:ins>
          </w:p>
        </w:tc>
        <w:tc>
          <w:tcPr>
            <w:tcW w:w="5432" w:type="dxa"/>
            <w:gridSpan w:val="2"/>
          </w:tcPr>
          <w:p w14:paraId="198DD13D" w14:textId="77777777" w:rsidR="006862FB" w:rsidRDefault="006862FB" w:rsidP="00373869">
            <w:pPr>
              <w:rPr>
                <w:ins w:id="2531" w:author="Nikko Padilla" w:date="2025-10-28T18:29:00Z" w16du:dateUtc="2025-10-28T10:29:00Z"/>
              </w:rPr>
            </w:pPr>
            <w:ins w:id="2532" w:author="Nikko Padilla" w:date="2025-10-28T18:29:00Z" w16du:dateUtc="2025-10-28T10:29:00Z">
              <w:r>
                <w:t>Automatic</w:t>
              </w:r>
            </w:ins>
          </w:p>
        </w:tc>
      </w:tr>
      <w:tr w:rsidR="006862FB" w14:paraId="5FE20B30" w14:textId="77777777" w:rsidTr="00373869">
        <w:trPr>
          <w:trHeight w:val="300"/>
          <w:ins w:id="2533" w:author="Nikko Padilla" w:date="2025-10-28T18:29:00Z"/>
        </w:trPr>
        <w:tc>
          <w:tcPr>
            <w:tcW w:w="1822" w:type="dxa"/>
            <w:shd w:val="clear" w:color="auto" w:fill="C2E1F6" w:themeFill="text2" w:themeFillTint="33"/>
          </w:tcPr>
          <w:p w14:paraId="62AA32A0" w14:textId="77777777" w:rsidR="006862FB" w:rsidRDefault="006862FB" w:rsidP="00373869">
            <w:pPr>
              <w:rPr>
                <w:ins w:id="2534" w:author="Nikko Padilla" w:date="2025-10-28T18:29:00Z" w16du:dateUtc="2025-10-28T10:29:00Z"/>
                <w:b/>
                <w:bCs/>
              </w:rPr>
            </w:pPr>
            <w:ins w:id="2535" w:author="Nikko Padilla" w:date="2025-10-28T18:29:00Z" w16du:dateUtc="2025-10-28T10:29:00Z">
              <w:r>
                <w:rPr>
                  <w:b/>
                  <w:bCs/>
                </w:rPr>
                <w:t>Navigation Option</w:t>
              </w:r>
            </w:ins>
          </w:p>
        </w:tc>
        <w:tc>
          <w:tcPr>
            <w:tcW w:w="5432" w:type="dxa"/>
            <w:gridSpan w:val="2"/>
          </w:tcPr>
          <w:p w14:paraId="36651BA3" w14:textId="7B51130E" w:rsidR="006862FB" w:rsidRDefault="00373869" w:rsidP="00373869">
            <w:pPr>
              <w:rPr>
                <w:ins w:id="2536" w:author="Nikko Padilla" w:date="2025-10-28T18:29:00Z" w16du:dateUtc="2025-10-28T10:29:00Z"/>
              </w:rPr>
            </w:pPr>
            <w:ins w:id="2537" w:author="Nikko Padilla" w:date="2025-10-28T18:30:00Z" w16du:dateUtc="2025-10-28T10:30:00Z">
              <w:r w:rsidRPr="00373869">
                <w:t>billMaint</w:t>
              </w:r>
            </w:ins>
            <w:ins w:id="2538" w:author="Nikko Padilla" w:date="2025-10-28T18:29:00Z" w16du:dateUtc="2025-10-28T10:29:00Z">
              <w:r w:rsidR="006862FB">
                <w:t xml:space="preserve"> (</w:t>
              </w:r>
            </w:ins>
            <w:ins w:id="2539" w:author="Nikko Padilla" w:date="2025-10-28T18:30:00Z" w16du:dateUtc="2025-10-28T10:30:00Z">
              <w:r>
                <w:t>Bill</w:t>
              </w:r>
            </w:ins>
            <w:ins w:id="2540" w:author="Nikko Padilla" w:date="2025-10-28T18:29:00Z" w16du:dateUtc="2025-10-28T10:29:00Z">
              <w:r w:rsidR="006862FB">
                <w:t>)</w:t>
              </w:r>
            </w:ins>
          </w:p>
        </w:tc>
      </w:tr>
      <w:tr w:rsidR="006862FB" w14:paraId="4E232C79" w14:textId="77777777" w:rsidTr="00373869">
        <w:trPr>
          <w:trHeight w:val="300"/>
          <w:ins w:id="2541" w:author="Nikko Padilla" w:date="2025-10-28T18:29:00Z"/>
        </w:trPr>
        <w:tc>
          <w:tcPr>
            <w:tcW w:w="1822" w:type="dxa"/>
            <w:shd w:val="clear" w:color="auto" w:fill="C2E1F6" w:themeFill="text2" w:themeFillTint="33"/>
          </w:tcPr>
          <w:p w14:paraId="7DD41B82" w14:textId="77777777" w:rsidR="006862FB" w:rsidRDefault="006862FB" w:rsidP="00373869">
            <w:pPr>
              <w:rPr>
                <w:ins w:id="2542" w:author="Nikko Padilla" w:date="2025-10-28T18:29:00Z" w16du:dateUtc="2025-10-28T10:29:00Z"/>
                <w:b/>
                <w:bCs/>
              </w:rPr>
            </w:pPr>
            <w:ins w:id="2543" w:author="Nikko Padilla" w:date="2025-10-28T18:29:00Z" w16du:dateUtc="2025-10-28T10:29:00Z">
              <w:r>
                <w:rPr>
                  <w:b/>
                  <w:bCs/>
                </w:rPr>
                <w:t>Message Category</w:t>
              </w:r>
            </w:ins>
          </w:p>
        </w:tc>
        <w:tc>
          <w:tcPr>
            <w:tcW w:w="5432" w:type="dxa"/>
            <w:gridSpan w:val="2"/>
          </w:tcPr>
          <w:p w14:paraId="4D3039B8" w14:textId="6BC1D0B7" w:rsidR="006862FB" w:rsidRPr="00642423" w:rsidRDefault="006862FB" w:rsidP="00373869">
            <w:pPr>
              <w:rPr>
                <w:ins w:id="2544" w:author="Nikko Padilla" w:date="2025-10-28T18:29:00Z" w16du:dateUtc="2025-10-28T10:29:00Z"/>
              </w:rPr>
            </w:pPr>
          </w:p>
        </w:tc>
      </w:tr>
      <w:tr w:rsidR="006862FB" w14:paraId="2157B938" w14:textId="77777777" w:rsidTr="00373869">
        <w:trPr>
          <w:trHeight w:val="300"/>
          <w:ins w:id="2545" w:author="Nikko Padilla" w:date="2025-10-28T18:29:00Z"/>
        </w:trPr>
        <w:tc>
          <w:tcPr>
            <w:tcW w:w="1822" w:type="dxa"/>
            <w:shd w:val="clear" w:color="auto" w:fill="C2E1F6" w:themeFill="text2" w:themeFillTint="33"/>
          </w:tcPr>
          <w:p w14:paraId="366DF5A0" w14:textId="77777777" w:rsidR="006862FB" w:rsidRDefault="006862FB" w:rsidP="00373869">
            <w:pPr>
              <w:rPr>
                <w:ins w:id="2546" w:author="Nikko Padilla" w:date="2025-10-28T18:29:00Z" w16du:dateUtc="2025-10-28T10:29:00Z"/>
                <w:b/>
                <w:bCs/>
              </w:rPr>
            </w:pPr>
            <w:ins w:id="2547" w:author="Nikko Padilla" w:date="2025-10-28T18:29:00Z" w16du:dateUtc="2025-10-28T10:29:00Z">
              <w:r>
                <w:rPr>
                  <w:b/>
                  <w:bCs/>
                </w:rPr>
                <w:t>Message Number</w:t>
              </w:r>
            </w:ins>
          </w:p>
        </w:tc>
        <w:tc>
          <w:tcPr>
            <w:tcW w:w="5432" w:type="dxa"/>
            <w:gridSpan w:val="2"/>
          </w:tcPr>
          <w:p w14:paraId="3374C288" w14:textId="0570EF20" w:rsidR="006862FB" w:rsidRDefault="006862FB" w:rsidP="00373869">
            <w:pPr>
              <w:rPr>
                <w:ins w:id="2548" w:author="Nikko Padilla" w:date="2025-10-28T18:29:00Z" w16du:dateUtc="2025-10-28T10:29:00Z"/>
              </w:rPr>
            </w:pPr>
          </w:p>
        </w:tc>
      </w:tr>
      <w:tr w:rsidR="006862FB" w14:paraId="0E164A8C" w14:textId="77777777" w:rsidTr="00373869">
        <w:trPr>
          <w:trHeight w:val="300"/>
          <w:ins w:id="2549" w:author="Nikko Padilla" w:date="2025-10-28T18:29:00Z"/>
        </w:trPr>
        <w:tc>
          <w:tcPr>
            <w:tcW w:w="7254" w:type="dxa"/>
            <w:gridSpan w:val="3"/>
            <w:shd w:val="clear" w:color="auto" w:fill="C2E1F6" w:themeFill="text2" w:themeFillTint="33"/>
          </w:tcPr>
          <w:p w14:paraId="3D695CB4" w14:textId="77777777" w:rsidR="006862FB" w:rsidRDefault="006862FB" w:rsidP="00373869">
            <w:pPr>
              <w:jc w:val="center"/>
              <w:rPr>
                <w:ins w:id="2550" w:author="Nikko Padilla" w:date="2025-10-28T18:29:00Z" w16du:dateUtc="2025-10-28T10:29:00Z"/>
                <w:b/>
                <w:bCs/>
              </w:rPr>
            </w:pPr>
            <w:ins w:id="2551" w:author="Nikko Padilla" w:date="2025-10-28T18:29:00Z" w16du:dateUtc="2025-10-28T10:29:00Z">
              <w:r>
                <w:rPr>
                  <w:b/>
                  <w:bCs/>
                </w:rPr>
                <w:t>Roles</w:t>
              </w:r>
            </w:ins>
          </w:p>
        </w:tc>
      </w:tr>
      <w:tr w:rsidR="006862FB" w14:paraId="51A6DE5F" w14:textId="77777777" w:rsidTr="00373869">
        <w:trPr>
          <w:trHeight w:val="300"/>
          <w:ins w:id="2552" w:author="Nikko Padilla" w:date="2025-10-28T18:29:00Z"/>
        </w:trPr>
        <w:tc>
          <w:tcPr>
            <w:tcW w:w="1822" w:type="dxa"/>
            <w:shd w:val="clear" w:color="auto" w:fill="C2E1F6" w:themeFill="text2" w:themeFillTint="33"/>
          </w:tcPr>
          <w:p w14:paraId="08369895" w14:textId="77777777" w:rsidR="006862FB" w:rsidRDefault="006862FB" w:rsidP="00373869">
            <w:pPr>
              <w:rPr>
                <w:ins w:id="2553" w:author="Nikko Padilla" w:date="2025-10-28T18:29:00Z" w16du:dateUtc="2025-10-28T10:29:00Z"/>
                <w:b/>
                <w:bCs/>
              </w:rPr>
            </w:pPr>
            <w:ins w:id="2554" w:author="Nikko Padilla" w:date="2025-10-28T18:29:00Z" w16du:dateUtc="2025-10-28T10:29:00Z">
              <w:r>
                <w:rPr>
                  <w:b/>
                  <w:bCs/>
                </w:rPr>
                <w:t>To Do Role</w:t>
              </w:r>
            </w:ins>
          </w:p>
        </w:tc>
        <w:tc>
          <w:tcPr>
            <w:tcW w:w="5432" w:type="dxa"/>
            <w:gridSpan w:val="2"/>
            <w:shd w:val="clear" w:color="auto" w:fill="C2E1F6" w:themeFill="text2" w:themeFillTint="33"/>
          </w:tcPr>
          <w:p w14:paraId="318836B0" w14:textId="77777777" w:rsidR="006862FB" w:rsidRDefault="006862FB" w:rsidP="00373869">
            <w:pPr>
              <w:rPr>
                <w:ins w:id="2555" w:author="Nikko Padilla" w:date="2025-10-28T18:29:00Z" w16du:dateUtc="2025-10-28T10:29:00Z"/>
                <w:b/>
                <w:bCs/>
              </w:rPr>
            </w:pPr>
            <w:ins w:id="2556" w:author="Nikko Padilla" w:date="2025-10-28T18:29:00Z" w16du:dateUtc="2025-10-28T10:29:00Z">
              <w:r>
                <w:rPr>
                  <w:b/>
                  <w:bCs/>
                </w:rPr>
                <w:t>Use as Default</w:t>
              </w:r>
            </w:ins>
          </w:p>
        </w:tc>
      </w:tr>
      <w:tr w:rsidR="006862FB" w14:paraId="16437C55" w14:textId="77777777" w:rsidTr="00373869">
        <w:trPr>
          <w:trHeight w:val="300"/>
          <w:ins w:id="2557" w:author="Nikko Padilla" w:date="2025-10-28T18:29:00Z"/>
        </w:trPr>
        <w:tc>
          <w:tcPr>
            <w:tcW w:w="1822" w:type="dxa"/>
            <w:shd w:val="clear" w:color="auto" w:fill="FFFFFF" w:themeFill="background1"/>
          </w:tcPr>
          <w:p w14:paraId="09ADB396" w14:textId="77777777" w:rsidR="006862FB" w:rsidRDefault="006862FB" w:rsidP="00373869">
            <w:pPr>
              <w:rPr>
                <w:ins w:id="2558" w:author="Nikko Padilla" w:date="2025-10-28T18:29:00Z" w16du:dateUtc="2025-10-28T10:29:00Z"/>
              </w:rPr>
            </w:pPr>
            <w:ins w:id="2559" w:author="Nikko Padilla" w:date="2025-10-28T18:29:00Z" w16du:dateUtc="2025-10-28T10:29:00Z">
              <w:r>
                <w:t>F1_DFLT</w:t>
              </w:r>
            </w:ins>
          </w:p>
        </w:tc>
        <w:tc>
          <w:tcPr>
            <w:tcW w:w="5432" w:type="dxa"/>
            <w:gridSpan w:val="2"/>
            <w:shd w:val="clear" w:color="auto" w:fill="FFFFFF" w:themeFill="background1"/>
          </w:tcPr>
          <w:p w14:paraId="67CF497F" w14:textId="77777777" w:rsidR="006862FB" w:rsidRDefault="006862FB" w:rsidP="00373869">
            <w:pPr>
              <w:rPr>
                <w:ins w:id="2560" w:author="Nikko Padilla" w:date="2025-10-28T18:29:00Z" w16du:dateUtc="2025-10-28T10:29:00Z"/>
                <w:rFonts w:cs="Calibri Light"/>
              </w:rPr>
            </w:pPr>
            <w:ins w:id="2561" w:author="Nikko Padilla" w:date="2025-10-28T18:29:00Z" w16du:dateUtc="2025-10-28T10:29:00Z">
              <w:r>
                <w:rPr>
                  <w:rFonts w:cs="Calibri Light"/>
                </w:rPr>
                <w:t>Y</w:t>
              </w:r>
            </w:ins>
          </w:p>
        </w:tc>
      </w:tr>
      <w:tr w:rsidR="006862FB" w14:paraId="31F4D846" w14:textId="77777777" w:rsidTr="00373869">
        <w:trPr>
          <w:trHeight w:val="300"/>
          <w:ins w:id="2562" w:author="Nikko Padilla" w:date="2025-10-28T18:29:00Z"/>
        </w:trPr>
        <w:tc>
          <w:tcPr>
            <w:tcW w:w="1822" w:type="dxa"/>
            <w:shd w:val="clear" w:color="auto" w:fill="FFFFFF" w:themeFill="background1"/>
          </w:tcPr>
          <w:p w14:paraId="360591A3" w14:textId="44866D9D" w:rsidR="006862FB" w:rsidRPr="001661D4" w:rsidRDefault="00C42787" w:rsidP="00373869">
            <w:pPr>
              <w:rPr>
                <w:ins w:id="2563" w:author="Nikko Padilla" w:date="2025-10-28T18:29:00Z" w16du:dateUtc="2025-10-28T10:29:00Z"/>
                <w:highlight w:val="yellow"/>
              </w:rPr>
            </w:pPr>
            <w:ins w:id="2564" w:author="Nikko Padilla" w:date="2025-10-28T18:29:00Z" w16du:dateUtc="2025-10-28T10:29:00Z">
              <w:r>
                <w:rPr>
                  <w:highlight w:val="yellow"/>
                </w:rPr>
                <w:t>TBD</w:t>
              </w:r>
            </w:ins>
          </w:p>
        </w:tc>
        <w:tc>
          <w:tcPr>
            <w:tcW w:w="5432" w:type="dxa"/>
            <w:gridSpan w:val="2"/>
            <w:shd w:val="clear" w:color="auto" w:fill="FFFFFF" w:themeFill="background1"/>
          </w:tcPr>
          <w:p w14:paraId="0EB0DC01" w14:textId="77777777" w:rsidR="006862FB" w:rsidRPr="001661D4" w:rsidRDefault="006862FB" w:rsidP="00373869">
            <w:pPr>
              <w:rPr>
                <w:ins w:id="2565" w:author="Nikko Padilla" w:date="2025-10-28T18:29:00Z" w16du:dateUtc="2025-10-28T10:29:00Z"/>
                <w:rFonts w:cs="Calibri Light"/>
                <w:highlight w:val="yellow"/>
              </w:rPr>
            </w:pPr>
          </w:p>
        </w:tc>
      </w:tr>
      <w:tr w:rsidR="006862FB" w14:paraId="0D5EA236" w14:textId="77777777" w:rsidTr="00373869">
        <w:trPr>
          <w:trHeight w:val="300"/>
          <w:ins w:id="2566" w:author="Nikko Padilla" w:date="2025-10-28T18:29:00Z"/>
        </w:trPr>
        <w:tc>
          <w:tcPr>
            <w:tcW w:w="7254" w:type="dxa"/>
            <w:gridSpan w:val="3"/>
            <w:shd w:val="clear" w:color="auto" w:fill="C2E1F6" w:themeFill="text2" w:themeFillTint="33"/>
          </w:tcPr>
          <w:p w14:paraId="560B5F94" w14:textId="77777777" w:rsidR="006862FB" w:rsidRDefault="006862FB" w:rsidP="00373869">
            <w:pPr>
              <w:jc w:val="center"/>
              <w:rPr>
                <w:ins w:id="2567" w:author="Nikko Padilla" w:date="2025-10-28T18:29:00Z" w16du:dateUtc="2025-10-28T10:29:00Z"/>
                <w:b/>
                <w:bCs/>
              </w:rPr>
            </w:pPr>
            <w:ins w:id="2568" w:author="Nikko Padilla" w:date="2025-10-28T18:29:00Z" w16du:dateUtc="2025-10-28T10:29:00Z">
              <w:r>
                <w:rPr>
                  <w:b/>
                  <w:bCs/>
                </w:rPr>
                <w:t>Sort Keys</w:t>
              </w:r>
            </w:ins>
          </w:p>
        </w:tc>
      </w:tr>
      <w:tr w:rsidR="006862FB" w14:paraId="05F6B881" w14:textId="77777777" w:rsidTr="00373869">
        <w:trPr>
          <w:trHeight w:val="300"/>
          <w:ins w:id="2569" w:author="Nikko Padilla" w:date="2025-10-28T18:29:00Z"/>
        </w:trPr>
        <w:tc>
          <w:tcPr>
            <w:tcW w:w="1822" w:type="dxa"/>
            <w:shd w:val="clear" w:color="auto" w:fill="C2E1F6" w:themeFill="text2" w:themeFillTint="33"/>
          </w:tcPr>
          <w:p w14:paraId="0281A53F" w14:textId="77777777" w:rsidR="006862FB" w:rsidRDefault="006862FB" w:rsidP="00373869">
            <w:pPr>
              <w:rPr>
                <w:ins w:id="2570" w:author="Nikko Padilla" w:date="2025-10-28T18:29:00Z" w16du:dateUtc="2025-10-28T10:29:00Z"/>
                <w:b/>
                <w:bCs/>
              </w:rPr>
            </w:pPr>
            <w:ins w:id="2571" w:author="Nikko Padilla" w:date="2025-10-28T18:29:00Z" w16du:dateUtc="2025-10-28T10:29:00Z">
              <w:r>
                <w:rPr>
                  <w:b/>
                  <w:bCs/>
                </w:rPr>
                <w:t>Sequence</w:t>
              </w:r>
            </w:ins>
          </w:p>
        </w:tc>
        <w:tc>
          <w:tcPr>
            <w:tcW w:w="5432" w:type="dxa"/>
            <w:gridSpan w:val="2"/>
            <w:shd w:val="clear" w:color="auto" w:fill="C2E1F6" w:themeFill="text2" w:themeFillTint="33"/>
          </w:tcPr>
          <w:p w14:paraId="42AD1B22" w14:textId="77777777" w:rsidR="006862FB" w:rsidRDefault="006862FB" w:rsidP="00373869">
            <w:pPr>
              <w:rPr>
                <w:ins w:id="2572" w:author="Nikko Padilla" w:date="2025-10-28T18:29:00Z" w16du:dateUtc="2025-10-28T10:29:00Z"/>
                <w:b/>
                <w:bCs/>
              </w:rPr>
            </w:pPr>
            <w:ins w:id="2573" w:author="Nikko Padilla" w:date="2025-10-28T18:29:00Z" w16du:dateUtc="2025-10-28T10:29:00Z">
              <w:r>
                <w:rPr>
                  <w:b/>
                  <w:bCs/>
                </w:rPr>
                <w:t>Description</w:t>
              </w:r>
            </w:ins>
          </w:p>
        </w:tc>
      </w:tr>
      <w:tr w:rsidR="00475A56" w14:paraId="022CEE79" w14:textId="77777777" w:rsidTr="00373869">
        <w:trPr>
          <w:trHeight w:val="300"/>
          <w:ins w:id="2574" w:author="Nikko Padilla" w:date="2025-10-28T18:29:00Z"/>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510EC7A" w14:textId="77777777" w:rsidR="006862FB" w:rsidRDefault="006862FB" w:rsidP="00373869">
            <w:pPr>
              <w:rPr>
                <w:ins w:id="2575" w:author="Nikko Padilla" w:date="2025-10-28T18:29:00Z" w16du:dateUtc="2025-10-28T10:29:00Z"/>
              </w:rPr>
            </w:pPr>
            <w:ins w:id="2576" w:author="Nikko Padilla" w:date="2025-10-28T18:29:00Z" w16du:dateUtc="2025-10-28T10:29:00Z">
              <w:r>
                <w:t>1</w:t>
              </w:r>
            </w:ins>
          </w:p>
        </w:tc>
        <w:tc>
          <w:tcPr>
            <w:tcW w:w="543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54CE653" w14:textId="437BDFE7" w:rsidR="006862FB" w:rsidRDefault="006862FB" w:rsidP="00373869">
            <w:pPr>
              <w:rPr>
                <w:ins w:id="2577" w:author="Nikko Padilla" w:date="2025-10-28T18:29:00Z" w16du:dateUtc="2025-10-28T10:29:00Z"/>
                <w:rFonts w:cs="Calibri Light"/>
              </w:rPr>
            </w:pPr>
            <w:ins w:id="2578" w:author="Nikko Padilla" w:date="2025-10-28T18:29:00Z" w16du:dateUtc="2025-10-28T10:29:00Z">
              <w:r>
                <w:rPr>
                  <w:rFonts w:cs="Calibri Light"/>
                </w:rPr>
                <w:t>Bill ID</w:t>
              </w:r>
            </w:ins>
          </w:p>
        </w:tc>
      </w:tr>
      <w:tr w:rsidR="00475A56" w14:paraId="74FF01E5" w14:textId="77777777" w:rsidTr="00373869">
        <w:trPr>
          <w:trHeight w:val="300"/>
          <w:ins w:id="2579" w:author="Nikko Padilla" w:date="2025-10-28T18:29:00Z"/>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1648F42" w14:textId="2227B324" w:rsidR="006862FB" w:rsidRDefault="006862FB" w:rsidP="00373869">
            <w:pPr>
              <w:rPr>
                <w:ins w:id="2580" w:author="Nikko Padilla" w:date="2025-10-28T18:29:00Z" w16du:dateUtc="2025-10-28T10:29:00Z"/>
              </w:rPr>
            </w:pPr>
            <w:ins w:id="2581" w:author="Nikko Padilla" w:date="2025-10-28T18:29:00Z" w16du:dateUtc="2025-10-28T10:29:00Z">
              <w:r>
                <w:t>2</w:t>
              </w:r>
            </w:ins>
          </w:p>
        </w:tc>
        <w:tc>
          <w:tcPr>
            <w:tcW w:w="543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9D895FE" w14:textId="21247C62" w:rsidR="006862FB" w:rsidRDefault="006862FB" w:rsidP="00373869">
            <w:pPr>
              <w:rPr>
                <w:ins w:id="2582" w:author="Nikko Padilla" w:date="2025-10-28T18:29:00Z" w16du:dateUtc="2025-10-28T10:29:00Z"/>
                <w:rFonts w:cs="Calibri Light"/>
              </w:rPr>
            </w:pPr>
            <w:ins w:id="2583" w:author="Nikko Padilla" w:date="2025-10-28T18:29:00Z" w16du:dateUtc="2025-10-28T10:29:00Z">
              <w:r>
                <w:rPr>
                  <w:rFonts w:cs="Calibri Light"/>
                </w:rPr>
                <w:t>Account Name</w:t>
              </w:r>
            </w:ins>
          </w:p>
        </w:tc>
      </w:tr>
      <w:tr w:rsidR="006862FB" w14:paraId="7D86C080" w14:textId="77777777" w:rsidTr="00373869">
        <w:trPr>
          <w:trHeight w:val="300"/>
          <w:ins w:id="2584" w:author="Nikko Padilla" w:date="2025-10-28T18:29:00Z"/>
        </w:trPr>
        <w:tc>
          <w:tcPr>
            <w:tcW w:w="7254" w:type="dxa"/>
            <w:gridSpan w:val="3"/>
            <w:shd w:val="clear" w:color="auto" w:fill="C2E1F6" w:themeFill="text2" w:themeFillTint="33"/>
          </w:tcPr>
          <w:p w14:paraId="10C55627" w14:textId="77777777" w:rsidR="006862FB" w:rsidRDefault="006862FB" w:rsidP="00373869">
            <w:pPr>
              <w:jc w:val="center"/>
              <w:rPr>
                <w:ins w:id="2585" w:author="Nikko Padilla" w:date="2025-10-28T18:29:00Z" w16du:dateUtc="2025-10-28T10:29:00Z"/>
                <w:b/>
                <w:bCs/>
              </w:rPr>
            </w:pPr>
            <w:ins w:id="2586" w:author="Nikko Padilla" w:date="2025-10-28T18:29:00Z" w16du:dateUtc="2025-10-28T10:29:00Z">
              <w:r>
                <w:rPr>
                  <w:b/>
                  <w:bCs/>
                </w:rPr>
                <w:t>Drill Keys</w:t>
              </w:r>
            </w:ins>
          </w:p>
        </w:tc>
      </w:tr>
      <w:tr w:rsidR="00475A56" w14:paraId="0FC44688" w14:textId="77777777" w:rsidTr="00373869">
        <w:trPr>
          <w:trHeight w:val="300"/>
          <w:ins w:id="2587" w:author="Nikko Padilla" w:date="2025-10-28T18:29:00Z"/>
        </w:trPr>
        <w:tc>
          <w:tcPr>
            <w:tcW w:w="1822" w:type="dxa"/>
            <w:shd w:val="clear" w:color="auto" w:fill="C2E1F6" w:themeFill="text2" w:themeFillTint="33"/>
          </w:tcPr>
          <w:p w14:paraId="3593F765" w14:textId="77777777" w:rsidR="006862FB" w:rsidRDefault="006862FB" w:rsidP="00373869">
            <w:pPr>
              <w:rPr>
                <w:ins w:id="2588" w:author="Nikko Padilla" w:date="2025-10-28T18:29:00Z" w16du:dateUtc="2025-10-28T10:29:00Z"/>
                <w:b/>
                <w:bCs/>
              </w:rPr>
            </w:pPr>
            <w:ins w:id="2589" w:author="Nikko Padilla" w:date="2025-10-28T18:29:00Z" w16du:dateUtc="2025-10-28T10:29:00Z">
              <w:r>
                <w:rPr>
                  <w:b/>
                  <w:bCs/>
                </w:rPr>
                <w:t>Sequence</w:t>
              </w:r>
            </w:ins>
          </w:p>
        </w:tc>
        <w:tc>
          <w:tcPr>
            <w:tcW w:w="2716" w:type="dxa"/>
            <w:shd w:val="clear" w:color="auto" w:fill="C2E1F6" w:themeFill="text2" w:themeFillTint="33"/>
          </w:tcPr>
          <w:p w14:paraId="0886B224" w14:textId="77777777" w:rsidR="006862FB" w:rsidRDefault="006862FB" w:rsidP="00373869">
            <w:pPr>
              <w:rPr>
                <w:ins w:id="2590" w:author="Nikko Padilla" w:date="2025-10-28T18:29:00Z" w16du:dateUtc="2025-10-28T10:29:00Z"/>
                <w:b/>
                <w:bCs/>
              </w:rPr>
            </w:pPr>
            <w:ins w:id="2591" w:author="Nikko Padilla" w:date="2025-10-28T18:29:00Z" w16du:dateUtc="2025-10-28T10:29:00Z">
              <w:r>
                <w:rPr>
                  <w:b/>
                  <w:bCs/>
                </w:rPr>
                <w:t>Table</w:t>
              </w:r>
            </w:ins>
          </w:p>
        </w:tc>
        <w:tc>
          <w:tcPr>
            <w:tcW w:w="2716" w:type="dxa"/>
            <w:shd w:val="clear" w:color="auto" w:fill="C2E1F6" w:themeFill="text2" w:themeFillTint="33"/>
          </w:tcPr>
          <w:p w14:paraId="326CB764" w14:textId="77777777" w:rsidR="006862FB" w:rsidRDefault="006862FB" w:rsidP="00373869">
            <w:pPr>
              <w:rPr>
                <w:ins w:id="2592" w:author="Nikko Padilla" w:date="2025-10-28T18:29:00Z" w16du:dateUtc="2025-10-28T10:29:00Z"/>
                <w:b/>
                <w:bCs/>
              </w:rPr>
            </w:pPr>
            <w:ins w:id="2593" w:author="Nikko Padilla" w:date="2025-10-28T18:29:00Z" w16du:dateUtc="2025-10-28T10:29:00Z">
              <w:r>
                <w:rPr>
                  <w:b/>
                  <w:bCs/>
                </w:rPr>
                <w:t>Field</w:t>
              </w:r>
            </w:ins>
          </w:p>
        </w:tc>
      </w:tr>
      <w:tr w:rsidR="00475A56" w14:paraId="11EE4948" w14:textId="77777777" w:rsidTr="00373869">
        <w:trPr>
          <w:trHeight w:val="300"/>
          <w:ins w:id="2594" w:author="Nikko Padilla" w:date="2025-10-28T18:29:00Z"/>
        </w:trPr>
        <w:tc>
          <w:tcPr>
            <w:tcW w:w="18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7D282A7" w14:textId="77777777" w:rsidR="006862FB" w:rsidRDefault="006862FB" w:rsidP="00373869">
            <w:pPr>
              <w:rPr>
                <w:ins w:id="2595" w:author="Nikko Padilla" w:date="2025-10-28T18:29:00Z" w16du:dateUtc="2025-10-28T10:29:00Z"/>
              </w:rPr>
            </w:pPr>
            <w:ins w:id="2596" w:author="Nikko Padilla" w:date="2025-10-28T18:29:00Z" w16du:dateUtc="2025-10-28T10:29:00Z">
              <w:r>
                <w:t>1</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1EB4A29" w14:textId="065DC063" w:rsidR="006862FB" w:rsidRDefault="001C137F" w:rsidP="00373869">
            <w:pPr>
              <w:rPr>
                <w:ins w:id="2597" w:author="Nikko Padilla" w:date="2025-10-28T18:29:00Z" w16du:dateUtc="2025-10-28T10:29:00Z"/>
                <w:rFonts w:cs="Calibri Light"/>
              </w:rPr>
            </w:pPr>
            <w:ins w:id="2598" w:author="Nikko Padilla" w:date="2025-10-28T18:29:00Z">
              <w:r w:rsidRPr="001C137F">
                <w:rPr>
                  <w:rFonts w:cs="Calibri Light"/>
                </w:rPr>
                <w:t>CI_BILL</w:t>
              </w:r>
            </w:ins>
          </w:p>
        </w:tc>
        <w:tc>
          <w:tcPr>
            <w:tcW w:w="271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A88ECBA" w14:textId="4280D2A0" w:rsidR="006862FB" w:rsidRDefault="001C137F" w:rsidP="00373869">
            <w:pPr>
              <w:rPr>
                <w:ins w:id="2599" w:author="Nikko Padilla" w:date="2025-10-28T18:29:00Z" w16du:dateUtc="2025-10-28T10:29:00Z"/>
                <w:rFonts w:cs="Calibri Light"/>
              </w:rPr>
            </w:pPr>
            <w:ins w:id="2600" w:author="Nikko Padilla" w:date="2025-10-28T18:29:00Z" w16du:dateUtc="2025-10-28T10:29:00Z">
              <w:r>
                <w:rPr>
                  <w:rFonts w:cs="Calibri Light"/>
                </w:rPr>
                <w:t>BILL_ID</w:t>
              </w:r>
            </w:ins>
          </w:p>
        </w:tc>
      </w:tr>
    </w:tbl>
    <w:p w14:paraId="3EBE6989" w14:textId="77777777" w:rsidR="00680051" w:rsidRPr="00680051" w:rsidDel="00373869" w:rsidRDefault="00680051" w:rsidP="00680051">
      <w:pPr>
        <w:pStyle w:val="BodyText"/>
        <w:rPr>
          <w:del w:id="2601" w:author="Nikko Padilla" w:date="2025-10-28T18:30:00Z" w16du:dateUtc="2025-10-28T10:30:00Z"/>
        </w:rPr>
      </w:pPr>
    </w:p>
    <w:p w14:paraId="538F8BBB" w14:textId="77777777" w:rsidR="002C3361" w:rsidRPr="002C3361" w:rsidDel="00373869" w:rsidRDefault="002C3361" w:rsidP="002C3361">
      <w:pPr>
        <w:pStyle w:val="BodyText"/>
        <w:rPr>
          <w:del w:id="2602" w:author="Nikko Padilla" w:date="2025-10-28T18:30:00Z" w16du:dateUtc="2025-10-28T10:30:00Z"/>
        </w:rPr>
      </w:pPr>
    </w:p>
    <w:p w14:paraId="7E018DF3" w14:textId="77777777" w:rsidR="002C3361" w:rsidRPr="00622A4D" w:rsidRDefault="002C3361" w:rsidP="002C3361">
      <w:pPr>
        <w:pStyle w:val="BodyText"/>
      </w:pPr>
    </w:p>
    <w:p w14:paraId="3C2B21FE" w14:textId="77777777" w:rsidR="0011190C" w:rsidRDefault="0011190C" w:rsidP="00AF08C8">
      <w:pPr>
        <w:pStyle w:val="Heading1"/>
      </w:pPr>
      <w:bookmarkStart w:id="2603" w:name="_Toc70295047"/>
      <w:bookmarkStart w:id="2604" w:name="_Toc202462858"/>
      <w:bookmarkStart w:id="2605" w:name="_Toc944216654"/>
      <w:bookmarkStart w:id="2606" w:name="_Toc492532302"/>
      <w:bookmarkStart w:id="2607" w:name="_Toc221972169"/>
      <w:bookmarkStart w:id="2608" w:name="_Toc212568703"/>
      <w:bookmarkEnd w:id="185"/>
      <w:r>
        <w:t>Appendix</w:t>
      </w:r>
      <w:bookmarkEnd w:id="1"/>
      <w:bookmarkEnd w:id="186"/>
      <w:bookmarkEnd w:id="187"/>
      <w:bookmarkEnd w:id="188"/>
      <w:bookmarkEnd w:id="2603"/>
      <w:bookmarkEnd w:id="2604"/>
      <w:bookmarkEnd w:id="2605"/>
      <w:bookmarkEnd w:id="2606"/>
      <w:bookmarkEnd w:id="2607"/>
      <w:bookmarkEnd w:id="2608"/>
    </w:p>
    <w:sectPr w:rsidR="0011190C" w:rsidSect="00F669FE">
      <w:headerReference w:type="even" r:id="rId39"/>
      <w:footerReference w:type="even" r:id="rId40"/>
      <w:footerReference w:type="default" r:id="rId41"/>
      <w:type w:val="continuous"/>
      <w:pgSz w:w="12240" w:h="15840" w:code="1"/>
      <w:pgMar w:top="720" w:right="720" w:bottom="720" w:left="720" w:header="432" w:footer="720" w:gutter="360"/>
      <w:paperSrc w:first="12451" w:other="1245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80C04" w14:textId="77777777" w:rsidR="00D530A1" w:rsidRDefault="00D530A1" w:rsidP="00F563DB">
      <w:r>
        <w:separator/>
      </w:r>
    </w:p>
    <w:p w14:paraId="7B01CC11" w14:textId="77777777" w:rsidR="00D530A1" w:rsidRDefault="00D530A1" w:rsidP="00F563DB"/>
  </w:endnote>
  <w:endnote w:type="continuationSeparator" w:id="0">
    <w:p w14:paraId="5A6BE489" w14:textId="77777777" w:rsidR="00D530A1" w:rsidRDefault="00D530A1" w:rsidP="00F563DB">
      <w:r>
        <w:continuationSeparator/>
      </w:r>
    </w:p>
    <w:p w14:paraId="782B4737" w14:textId="77777777" w:rsidR="00D530A1" w:rsidRDefault="00D530A1" w:rsidP="00F563DB"/>
  </w:endnote>
  <w:endnote w:type="continuationNotice" w:id="1">
    <w:p w14:paraId="5C5D04BD" w14:textId="77777777" w:rsidR="00D530A1" w:rsidRDefault="00D530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iryo">
    <w:altName w:val="メイリオ"/>
    <w:panose1 w:val="00000000000000000000"/>
    <w:charset w:val="80"/>
    <w:family w:val="roman"/>
    <w:notTrueType/>
    <w:pitch w:val="default"/>
  </w:font>
  <w:font w:name="Latha">
    <w:panose1 w:val="02000400000000000000"/>
    <w:charset w:val="01"/>
    <w:family w:val="roman"/>
    <w:pitch w:val="variable"/>
    <w:sig w:usb0="0004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Arial Narrow">
    <w:charset w:val="00"/>
    <w:family w:val="swiss"/>
    <w:pitch w:val="variable"/>
    <w:sig w:usb0="00000287" w:usb1="00000800" w:usb2="00000000" w:usb3="00000000" w:csb0="0000009F" w:csb1="00000000"/>
  </w:font>
  <w:font w:name="BankGothic Lt BT">
    <w:altName w:val="Calibri"/>
    <w:charset w:val="00"/>
    <w:family w:val="swiss"/>
    <w:pitch w:val="variable"/>
    <w:sig w:usb0="00000087" w:usb1="00000000" w:usb2="00000000" w:usb3="00000000" w:csb0="0000001B" w:csb1="00000000"/>
  </w:font>
  <w:font w:name="Helvetica">
    <w:panose1 w:val="020B0604020202020204"/>
    <w:charset w:val="00"/>
    <w:family w:val="swiss"/>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823C" w14:textId="77777777" w:rsidR="00AD601B" w:rsidRDefault="00AD601B" w:rsidP="00F563DB">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74F90844" w14:textId="77777777" w:rsidR="00AD601B" w:rsidRDefault="00AD601B" w:rsidP="00F563DB">
    <w:pPr>
      <w:pStyle w:val="Footer"/>
    </w:pPr>
  </w:p>
  <w:p w14:paraId="10BF1C0E" w14:textId="77777777" w:rsidR="00AD601B" w:rsidRDefault="00AD601B" w:rsidP="00F563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8652"/>
      <w:docPartObj>
        <w:docPartGallery w:val="Page Numbers (Bottom of Page)"/>
        <w:docPartUnique/>
      </w:docPartObj>
    </w:sdtPr>
    <w:sdtContent>
      <w:p w14:paraId="45EAA24F" w14:textId="77777777" w:rsidR="00AD601B" w:rsidRDefault="00AD601B">
        <w:pPr>
          <w:pStyle w:val="Footer"/>
          <w:jc w:val="right"/>
        </w:pPr>
        <w:r>
          <w:fldChar w:fldCharType="begin"/>
        </w:r>
        <w:r>
          <w:instrText xml:space="preserve"> PAGE   \* MERGEFORMAT </w:instrText>
        </w:r>
        <w:r>
          <w:fldChar w:fldCharType="separate"/>
        </w:r>
        <w:r>
          <w:rPr>
            <w:noProof/>
          </w:rPr>
          <w:t>155</w:t>
        </w:r>
        <w:r>
          <w:rPr>
            <w:noProof/>
          </w:rPr>
          <w:fldChar w:fldCharType="end"/>
        </w:r>
      </w:p>
    </w:sdtContent>
  </w:sdt>
  <w:p w14:paraId="55618A8A" w14:textId="77777777" w:rsidR="00AD601B" w:rsidRDefault="00AD601B" w:rsidP="00524688">
    <w:pPr>
      <w:pStyle w:val="Footer"/>
      <w:tabs>
        <w:tab w:val="clear" w:pos="7920"/>
        <w:tab w:val="left" w:pos="583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A227A" w14:textId="77777777" w:rsidR="00D530A1" w:rsidRDefault="00D530A1" w:rsidP="00F563DB">
      <w:r>
        <w:separator/>
      </w:r>
    </w:p>
    <w:p w14:paraId="4BF97916" w14:textId="77777777" w:rsidR="00D530A1" w:rsidRDefault="00D530A1" w:rsidP="00F563DB"/>
  </w:footnote>
  <w:footnote w:type="continuationSeparator" w:id="0">
    <w:p w14:paraId="73B1588C" w14:textId="77777777" w:rsidR="00D530A1" w:rsidRDefault="00D530A1" w:rsidP="00F563DB">
      <w:r>
        <w:continuationSeparator/>
      </w:r>
    </w:p>
    <w:p w14:paraId="759ED816" w14:textId="77777777" w:rsidR="00D530A1" w:rsidRDefault="00D530A1" w:rsidP="00F563DB"/>
  </w:footnote>
  <w:footnote w:type="continuationNotice" w:id="1">
    <w:p w14:paraId="1F022BBF" w14:textId="77777777" w:rsidR="00D530A1" w:rsidRDefault="00D530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AF71" w14:textId="77777777" w:rsidR="00AD601B" w:rsidRDefault="00AD601B" w:rsidP="00F563DB">
    <w:pPr>
      <w:pStyle w:val="Header"/>
    </w:pPr>
  </w:p>
  <w:p w14:paraId="41425C57" w14:textId="77777777" w:rsidR="00AD601B" w:rsidRDefault="00AD601B" w:rsidP="00F563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E0AB5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A56B9B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59CCF56"/>
    <w:lvl w:ilvl="0">
      <w:start w:val="1"/>
      <w:numFmt w:val="decimal"/>
      <w:pStyle w:val="ListNumber3"/>
      <w:lvlText w:val="%1."/>
      <w:lvlJc w:val="left"/>
      <w:pPr>
        <w:tabs>
          <w:tab w:val="num" w:pos="1080"/>
        </w:tabs>
        <w:ind w:left="1080" w:hanging="360"/>
      </w:pPr>
    </w:lvl>
  </w:abstractNum>
  <w:abstractNum w:abstractNumId="3" w15:restartNumberingAfterBreak="0">
    <w:nsid w:val="FFFFFF80"/>
    <w:multiLevelType w:val="singleLevel"/>
    <w:tmpl w:val="C8367BD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B5DC34F0"/>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AD1C7AB4"/>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AB8E07B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428ED02"/>
    <w:lvl w:ilvl="0">
      <w:start w:val="1"/>
      <w:numFmt w:val="decimal"/>
      <w:pStyle w:val="ListNumber"/>
      <w:lvlText w:val="%1."/>
      <w:lvlJc w:val="left"/>
      <w:pPr>
        <w:tabs>
          <w:tab w:val="num" w:pos="360"/>
        </w:tabs>
        <w:ind w:left="360" w:hanging="360"/>
      </w:pPr>
    </w:lvl>
  </w:abstractNum>
  <w:abstractNum w:abstractNumId="8" w15:restartNumberingAfterBreak="0">
    <w:nsid w:val="07D36A90"/>
    <w:multiLevelType w:val="multilevel"/>
    <w:tmpl w:val="AD3C4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51371F"/>
    <w:multiLevelType w:val="hybridMultilevel"/>
    <w:tmpl w:val="DE9A678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0D269CF"/>
    <w:multiLevelType w:val="multilevel"/>
    <w:tmpl w:val="AD3C4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4B678F"/>
    <w:multiLevelType w:val="multilevel"/>
    <w:tmpl w:val="C7245F54"/>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1170"/>
        </w:tabs>
        <w:ind w:left="117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440"/>
        </w:tabs>
        <w:ind w:left="1440" w:hanging="1440"/>
      </w:pPr>
      <w:rPr>
        <w:rFonts w:ascii="Calibri Light" w:hAnsi="Calibri Light" w:cs="Calibri Light" w:hint="default"/>
        <w:sz w:val="22"/>
        <w:szCs w:val="22"/>
      </w:rPr>
    </w:lvl>
    <w:lvl w:ilvl="4">
      <w:start w:val="1"/>
      <w:numFmt w:val="decimal"/>
      <w:pStyle w:val="Heading5"/>
      <w:lvlText w:val="%1.%2.%3.%4.%5"/>
      <w:lvlJc w:val="left"/>
      <w:pPr>
        <w:tabs>
          <w:tab w:val="num" w:pos="1440"/>
        </w:tabs>
        <w:ind w:left="1440" w:hanging="144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15:restartNumberingAfterBreak="0">
    <w:nsid w:val="17217ACC"/>
    <w:multiLevelType w:val="hybridMultilevel"/>
    <w:tmpl w:val="4E64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A0660B"/>
    <w:multiLevelType w:val="hybridMultilevel"/>
    <w:tmpl w:val="ADD686B2"/>
    <w:lvl w:ilvl="0" w:tplc="D1180C1E">
      <w:start w:val="1"/>
      <w:numFmt w:val="decimal"/>
      <w:pStyle w:val="Number1"/>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B9E28DC"/>
    <w:multiLevelType w:val="multilevel"/>
    <w:tmpl w:val="A7143F4A"/>
    <w:lvl w:ilvl="0">
      <w:start w:val="1"/>
      <w:numFmt w:val="decimal"/>
      <w:pStyle w:val="HeadingStyle1"/>
      <w:lvlText w:val="%1."/>
      <w:lvlJc w:val="left"/>
      <w:pPr>
        <w:ind w:left="360" w:hanging="360"/>
      </w:pPr>
    </w:lvl>
    <w:lvl w:ilvl="1">
      <w:start w:val="1"/>
      <w:numFmt w:val="decimal"/>
      <w:pStyle w:val="HeadingStyle1"/>
      <w:isLgl/>
      <w:lvlText w:val="%1.%2"/>
      <w:lvlJc w:val="left"/>
      <w:pPr>
        <w:ind w:left="720" w:hanging="720"/>
      </w:pPr>
    </w:lvl>
    <w:lvl w:ilvl="2">
      <w:start w:val="1"/>
      <w:numFmt w:val="decimal"/>
      <w:isLgl/>
      <w:lvlText w:val="%1.%2.%3"/>
      <w:lvlJc w:val="left"/>
      <w:pPr>
        <w:ind w:left="1080" w:hanging="1080"/>
      </w:pPr>
    </w:lvl>
    <w:lvl w:ilvl="3">
      <w:start w:val="1"/>
      <w:numFmt w:val="decimal"/>
      <w:isLgl/>
      <w:lvlText w:val="%1.%2.%3.%4"/>
      <w:lvlJc w:val="left"/>
      <w:pPr>
        <w:ind w:left="1440" w:hanging="1440"/>
      </w:pPr>
    </w:lvl>
    <w:lvl w:ilvl="4">
      <w:start w:val="1"/>
      <w:numFmt w:val="decimal"/>
      <w:isLgl/>
      <w:lvlText w:val="%1.%2.%3.%4.%5"/>
      <w:lvlJc w:val="left"/>
      <w:pPr>
        <w:ind w:left="1440" w:hanging="1440"/>
      </w:pPr>
    </w:lvl>
    <w:lvl w:ilvl="5">
      <w:start w:val="1"/>
      <w:numFmt w:val="decimal"/>
      <w:isLgl/>
      <w:lvlText w:val="%1.%2.%3.%4.%5.%6"/>
      <w:lvlJc w:val="left"/>
      <w:pPr>
        <w:ind w:left="1800" w:hanging="1800"/>
      </w:pPr>
    </w:lvl>
    <w:lvl w:ilvl="6">
      <w:start w:val="1"/>
      <w:numFmt w:val="decimal"/>
      <w:isLgl/>
      <w:lvlText w:val="%1.%2.%3.%4.%5.%6.%7"/>
      <w:lvlJc w:val="left"/>
      <w:pPr>
        <w:ind w:left="2160" w:hanging="2160"/>
      </w:pPr>
    </w:lvl>
    <w:lvl w:ilvl="7">
      <w:start w:val="1"/>
      <w:numFmt w:val="decimal"/>
      <w:isLgl/>
      <w:lvlText w:val="%1.%2.%3.%4.%5.%6.%7.%8"/>
      <w:lvlJc w:val="left"/>
      <w:pPr>
        <w:ind w:left="2520" w:hanging="2520"/>
      </w:pPr>
    </w:lvl>
    <w:lvl w:ilvl="8">
      <w:start w:val="1"/>
      <w:numFmt w:val="decimal"/>
      <w:isLgl/>
      <w:lvlText w:val="%1.%2.%3.%4.%5.%6.%7.%8.%9"/>
      <w:lvlJc w:val="left"/>
      <w:pPr>
        <w:ind w:left="2880" w:hanging="2880"/>
      </w:pPr>
    </w:lvl>
  </w:abstractNum>
  <w:abstractNum w:abstractNumId="15" w15:restartNumberingAfterBreak="0">
    <w:nsid w:val="1BE54CF2"/>
    <w:multiLevelType w:val="multilevel"/>
    <w:tmpl w:val="E6140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B7885"/>
    <w:multiLevelType w:val="hybridMultilevel"/>
    <w:tmpl w:val="7472B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A70FFE"/>
    <w:multiLevelType w:val="multilevel"/>
    <w:tmpl w:val="AD3C4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9356D"/>
    <w:multiLevelType w:val="hybridMultilevel"/>
    <w:tmpl w:val="848204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7094C2A"/>
    <w:multiLevelType w:val="multilevel"/>
    <w:tmpl w:val="AD3C4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98028C"/>
    <w:multiLevelType w:val="hybridMultilevel"/>
    <w:tmpl w:val="A40AAF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6344FE"/>
    <w:multiLevelType w:val="multilevel"/>
    <w:tmpl w:val="2820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736D2"/>
    <w:multiLevelType w:val="hybridMultilevel"/>
    <w:tmpl w:val="699C0E0A"/>
    <w:lvl w:ilvl="0" w:tplc="0E4AB076">
      <w:start w:val="1"/>
      <w:numFmt w:val="bullet"/>
      <w:pStyle w:val="BulletIndent1"/>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66D0B5B"/>
    <w:multiLevelType w:val="hybridMultilevel"/>
    <w:tmpl w:val="80CE0350"/>
    <w:lvl w:ilvl="0" w:tplc="5C8613D6">
      <w:start w:val="1"/>
      <w:numFmt w:val="bullet"/>
      <w:pStyle w:val="BulletOn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1905F9"/>
    <w:multiLevelType w:val="singleLevel"/>
    <w:tmpl w:val="C47A02FE"/>
    <w:lvl w:ilvl="0">
      <w:start w:val="1"/>
      <w:numFmt w:val="bullet"/>
      <w:pStyle w:val="DelBullets"/>
      <w:lvlText w:val=""/>
      <w:lvlJc w:val="left"/>
      <w:pPr>
        <w:tabs>
          <w:tab w:val="num" w:pos="643"/>
        </w:tabs>
        <w:ind w:left="643" w:hanging="360"/>
      </w:pPr>
      <w:rPr>
        <w:rFonts w:ascii="Symbol" w:hAnsi="Symbol" w:hint="default"/>
      </w:rPr>
    </w:lvl>
  </w:abstractNum>
  <w:abstractNum w:abstractNumId="25" w15:restartNumberingAfterBreak="0">
    <w:nsid w:val="52FE2D0D"/>
    <w:multiLevelType w:val="multilevel"/>
    <w:tmpl w:val="0BD2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3278B"/>
    <w:multiLevelType w:val="hybridMultilevel"/>
    <w:tmpl w:val="7A627E8A"/>
    <w:lvl w:ilvl="0" w:tplc="B270F370">
      <w:start w:val="1"/>
      <w:numFmt w:val="bullet"/>
      <w:pStyle w:val="Bullet"/>
      <w:lvlText w:val=""/>
      <w:lvlJc w:val="left"/>
      <w:pPr>
        <w:tabs>
          <w:tab w:val="num" w:pos="2520"/>
        </w:tabs>
        <w:ind w:left="2520" w:hanging="360"/>
      </w:pPr>
      <w:rPr>
        <w:rFonts w:ascii="Symbol" w:hAnsi="Symbol" w:hint="default"/>
      </w:rPr>
    </w:lvl>
    <w:lvl w:ilvl="1" w:tplc="CE76136E">
      <w:start w:val="1"/>
      <w:numFmt w:val="bullet"/>
      <w:lvlText w:val="o"/>
      <w:lvlJc w:val="left"/>
      <w:pPr>
        <w:tabs>
          <w:tab w:val="num" w:pos="3240"/>
        </w:tabs>
        <w:ind w:left="3240" w:hanging="360"/>
      </w:pPr>
      <w:rPr>
        <w:rFonts w:ascii="Courier New" w:hAnsi="Courier New" w:hint="default"/>
      </w:rPr>
    </w:lvl>
    <w:lvl w:ilvl="2" w:tplc="A75CEB70">
      <w:start w:val="1"/>
      <w:numFmt w:val="bullet"/>
      <w:lvlText w:val=""/>
      <w:lvlJc w:val="left"/>
      <w:pPr>
        <w:tabs>
          <w:tab w:val="num" w:pos="3960"/>
        </w:tabs>
        <w:ind w:left="3960" w:hanging="360"/>
      </w:pPr>
      <w:rPr>
        <w:rFonts w:ascii="Wingdings" w:hAnsi="Wingdings" w:hint="default"/>
      </w:rPr>
    </w:lvl>
    <w:lvl w:ilvl="3" w:tplc="BA5010D6" w:tentative="1">
      <w:start w:val="1"/>
      <w:numFmt w:val="bullet"/>
      <w:lvlText w:val=""/>
      <w:lvlJc w:val="left"/>
      <w:pPr>
        <w:tabs>
          <w:tab w:val="num" w:pos="4680"/>
        </w:tabs>
        <w:ind w:left="4680" w:hanging="360"/>
      </w:pPr>
      <w:rPr>
        <w:rFonts w:ascii="Symbol" w:hAnsi="Symbol" w:hint="default"/>
      </w:rPr>
    </w:lvl>
    <w:lvl w:ilvl="4" w:tplc="30A0CB8C" w:tentative="1">
      <w:start w:val="1"/>
      <w:numFmt w:val="bullet"/>
      <w:lvlText w:val="o"/>
      <w:lvlJc w:val="left"/>
      <w:pPr>
        <w:tabs>
          <w:tab w:val="num" w:pos="5400"/>
        </w:tabs>
        <w:ind w:left="5400" w:hanging="360"/>
      </w:pPr>
      <w:rPr>
        <w:rFonts w:ascii="Courier New" w:hAnsi="Courier New" w:hint="default"/>
      </w:rPr>
    </w:lvl>
    <w:lvl w:ilvl="5" w:tplc="357AF1AA" w:tentative="1">
      <w:start w:val="1"/>
      <w:numFmt w:val="bullet"/>
      <w:lvlText w:val=""/>
      <w:lvlJc w:val="left"/>
      <w:pPr>
        <w:tabs>
          <w:tab w:val="num" w:pos="6120"/>
        </w:tabs>
        <w:ind w:left="6120" w:hanging="360"/>
      </w:pPr>
      <w:rPr>
        <w:rFonts w:ascii="Wingdings" w:hAnsi="Wingdings" w:hint="default"/>
      </w:rPr>
    </w:lvl>
    <w:lvl w:ilvl="6" w:tplc="AC304218" w:tentative="1">
      <w:start w:val="1"/>
      <w:numFmt w:val="bullet"/>
      <w:lvlText w:val=""/>
      <w:lvlJc w:val="left"/>
      <w:pPr>
        <w:tabs>
          <w:tab w:val="num" w:pos="6840"/>
        </w:tabs>
        <w:ind w:left="6840" w:hanging="360"/>
      </w:pPr>
      <w:rPr>
        <w:rFonts w:ascii="Symbol" w:hAnsi="Symbol" w:hint="default"/>
      </w:rPr>
    </w:lvl>
    <w:lvl w:ilvl="7" w:tplc="FCD6318A" w:tentative="1">
      <w:start w:val="1"/>
      <w:numFmt w:val="bullet"/>
      <w:lvlText w:val="o"/>
      <w:lvlJc w:val="left"/>
      <w:pPr>
        <w:tabs>
          <w:tab w:val="num" w:pos="7560"/>
        </w:tabs>
        <w:ind w:left="7560" w:hanging="360"/>
      </w:pPr>
      <w:rPr>
        <w:rFonts w:ascii="Courier New" w:hAnsi="Courier New" w:hint="default"/>
      </w:rPr>
    </w:lvl>
    <w:lvl w:ilvl="8" w:tplc="FA5C3992" w:tentative="1">
      <w:start w:val="1"/>
      <w:numFmt w:val="bullet"/>
      <w:lvlText w:val=""/>
      <w:lvlJc w:val="left"/>
      <w:pPr>
        <w:tabs>
          <w:tab w:val="num" w:pos="8280"/>
        </w:tabs>
        <w:ind w:left="8280" w:hanging="360"/>
      </w:pPr>
      <w:rPr>
        <w:rFonts w:ascii="Wingdings" w:hAnsi="Wingdings" w:hint="default"/>
      </w:rPr>
    </w:lvl>
  </w:abstractNum>
  <w:abstractNum w:abstractNumId="27" w15:restartNumberingAfterBreak="0">
    <w:nsid w:val="62675B21"/>
    <w:multiLevelType w:val="multilevel"/>
    <w:tmpl w:val="B78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A651C"/>
    <w:multiLevelType w:val="hybridMultilevel"/>
    <w:tmpl w:val="99AE1756"/>
    <w:lvl w:ilvl="0" w:tplc="BE88FCBA">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9" w15:restartNumberingAfterBreak="0">
    <w:nsid w:val="69C33681"/>
    <w:multiLevelType w:val="hybridMultilevel"/>
    <w:tmpl w:val="68863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A9B06A4"/>
    <w:multiLevelType w:val="multilevel"/>
    <w:tmpl w:val="AD3C4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01236B"/>
    <w:multiLevelType w:val="hybridMultilevel"/>
    <w:tmpl w:val="A40AAFD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99393473">
    <w:abstractNumId w:val="26"/>
  </w:num>
  <w:num w:numId="2" w16cid:durableId="1941717202">
    <w:abstractNumId w:val="28"/>
  </w:num>
  <w:num w:numId="3" w16cid:durableId="235290919">
    <w:abstractNumId w:val="6"/>
  </w:num>
  <w:num w:numId="4" w16cid:durableId="1786189494">
    <w:abstractNumId w:val="5"/>
  </w:num>
  <w:num w:numId="5" w16cid:durableId="544176886">
    <w:abstractNumId w:val="4"/>
  </w:num>
  <w:num w:numId="6" w16cid:durableId="1764761461">
    <w:abstractNumId w:val="3"/>
  </w:num>
  <w:num w:numId="7" w16cid:durableId="1749569853">
    <w:abstractNumId w:val="7"/>
  </w:num>
  <w:num w:numId="8" w16cid:durableId="149488240">
    <w:abstractNumId w:val="2"/>
  </w:num>
  <w:num w:numId="9" w16cid:durableId="1433011557">
    <w:abstractNumId w:val="1"/>
  </w:num>
  <w:num w:numId="10" w16cid:durableId="1396507877">
    <w:abstractNumId w:val="0"/>
  </w:num>
  <w:num w:numId="11" w16cid:durableId="1078019738">
    <w:abstractNumId w:val="23"/>
  </w:num>
  <w:num w:numId="12" w16cid:durableId="201094499">
    <w:abstractNumId w:val="22"/>
  </w:num>
  <w:num w:numId="13" w16cid:durableId="136383781">
    <w:abstractNumId w:val="13"/>
  </w:num>
  <w:num w:numId="14" w16cid:durableId="845292395">
    <w:abstractNumId w:val="11"/>
  </w:num>
  <w:num w:numId="15" w16cid:durableId="8464063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5866714">
    <w:abstractNumId w:val="11"/>
  </w:num>
  <w:num w:numId="17" w16cid:durableId="351226405">
    <w:abstractNumId w:val="29"/>
  </w:num>
  <w:num w:numId="18" w16cid:durableId="792092616">
    <w:abstractNumId w:val="16"/>
  </w:num>
  <w:num w:numId="19" w16cid:durableId="815491562">
    <w:abstractNumId w:val="24"/>
  </w:num>
  <w:num w:numId="20" w16cid:durableId="569341057">
    <w:abstractNumId w:val="18"/>
  </w:num>
  <w:num w:numId="21" w16cid:durableId="989095462">
    <w:abstractNumId w:val="9"/>
  </w:num>
  <w:num w:numId="22" w16cid:durableId="1583097866">
    <w:abstractNumId w:val="8"/>
  </w:num>
  <w:num w:numId="23" w16cid:durableId="134371541">
    <w:abstractNumId w:val="10"/>
  </w:num>
  <w:num w:numId="24" w16cid:durableId="901217593">
    <w:abstractNumId w:val="19"/>
  </w:num>
  <w:num w:numId="25" w16cid:durableId="1496072058">
    <w:abstractNumId w:val="21"/>
  </w:num>
  <w:num w:numId="26" w16cid:durableId="980036032">
    <w:abstractNumId w:val="27"/>
  </w:num>
  <w:num w:numId="27" w16cid:durableId="367342839">
    <w:abstractNumId w:val="25"/>
  </w:num>
  <w:num w:numId="28" w16cid:durableId="647562799">
    <w:abstractNumId w:val="15"/>
  </w:num>
  <w:num w:numId="29" w16cid:durableId="1591886636">
    <w:abstractNumId w:val="30"/>
  </w:num>
  <w:num w:numId="30" w16cid:durableId="1154027025">
    <w:abstractNumId w:val="17"/>
  </w:num>
  <w:num w:numId="31" w16cid:durableId="11807052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0376695">
    <w:abstractNumId w:val="20"/>
  </w:num>
  <w:num w:numId="33" w16cid:durableId="109058510">
    <w:abstractNumId w:val="12"/>
  </w:num>
  <w:num w:numId="34" w16cid:durableId="163785032">
    <w:abstractNumId w:val="3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trackRevisions/>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CB"/>
    <w:rsid w:val="00000465"/>
    <w:rsid w:val="00000CC9"/>
    <w:rsid w:val="00000DFA"/>
    <w:rsid w:val="00000EB1"/>
    <w:rsid w:val="00000EFB"/>
    <w:rsid w:val="00000F6E"/>
    <w:rsid w:val="000010A6"/>
    <w:rsid w:val="000016AC"/>
    <w:rsid w:val="000017B8"/>
    <w:rsid w:val="000018DC"/>
    <w:rsid w:val="00001926"/>
    <w:rsid w:val="0000192A"/>
    <w:rsid w:val="00001B1E"/>
    <w:rsid w:val="00001BC3"/>
    <w:rsid w:val="00001EA2"/>
    <w:rsid w:val="00001F40"/>
    <w:rsid w:val="00002144"/>
    <w:rsid w:val="000024F8"/>
    <w:rsid w:val="00002651"/>
    <w:rsid w:val="00002C63"/>
    <w:rsid w:val="00002FDE"/>
    <w:rsid w:val="0000308D"/>
    <w:rsid w:val="00003282"/>
    <w:rsid w:val="00003393"/>
    <w:rsid w:val="00003545"/>
    <w:rsid w:val="0000364D"/>
    <w:rsid w:val="00003790"/>
    <w:rsid w:val="00003B14"/>
    <w:rsid w:val="00003C02"/>
    <w:rsid w:val="00003FEE"/>
    <w:rsid w:val="00004139"/>
    <w:rsid w:val="000042E0"/>
    <w:rsid w:val="00004651"/>
    <w:rsid w:val="00004692"/>
    <w:rsid w:val="0000492A"/>
    <w:rsid w:val="00004A8C"/>
    <w:rsid w:val="00004C62"/>
    <w:rsid w:val="00004FFC"/>
    <w:rsid w:val="0000525C"/>
    <w:rsid w:val="000054F3"/>
    <w:rsid w:val="00005723"/>
    <w:rsid w:val="00005792"/>
    <w:rsid w:val="000058AD"/>
    <w:rsid w:val="00005A0C"/>
    <w:rsid w:val="00005C3F"/>
    <w:rsid w:val="00005EC5"/>
    <w:rsid w:val="00006066"/>
    <w:rsid w:val="00006213"/>
    <w:rsid w:val="00006641"/>
    <w:rsid w:val="000068BF"/>
    <w:rsid w:val="00006951"/>
    <w:rsid w:val="00007091"/>
    <w:rsid w:val="000070A8"/>
    <w:rsid w:val="0000752F"/>
    <w:rsid w:val="00007696"/>
    <w:rsid w:val="0000794C"/>
    <w:rsid w:val="00007F02"/>
    <w:rsid w:val="00007F55"/>
    <w:rsid w:val="0001037C"/>
    <w:rsid w:val="000104C3"/>
    <w:rsid w:val="00010719"/>
    <w:rsid w:val="000108A5"/>
    <w:rsid w:val="000108B0"/>
    <w:rsid w:val="00010AC5"/>
    <w:rsid w:val="00010B64"/>
    <w:rsid w:val="00010C4E"/>
    <w:rsid w:val="00010DBF"/>
    <w:rsid w:val="00011161"/>
    <w:rsid w:val="000111C6"/>
    <w:rsid w:val="0001141D"/>
    <w:rsid w:val="000118E4"/>
    <w:rsid w:val="0001208E"/>
    <w:rsid w:val="000120C0"/>
    <w:rsid w:val="000122B5"/>
    <w:rsid w:val="000122F0"/>
    <w:rsid w:val="00012384"/>
    <w:rsid w:val="0001270B"/>
    <w:rsid w:val="00012716"/>
    <w:rsid w:val="00012756"/>
    <w:rsid w:val="00012988"/>
    <w:rsid w:val="00012D9B"/>
    <w:rsid w:val="00012DD2"/>
    <w:rsid w:val="00012E9B"/>
    <w:rsid w:val="00012EA5"/>
    <w:rsid w:val="00012F38"/>
    <w:rsid w:val="00013011"/>
    <w:rsid w:val="00013127"/>
    <w:rsid w:val="000132C0"/>
    <w:rsid w:val="00013528"/>
    <w:rsid w:val="000139C0"/>
    <w:rsid w:val="00013A51"/>
    <w:rsid w:val="00013C00"/>
    <w:rsid w:val="00013C4C"/>
    <w:rsid w:val="0001414E"/>
    <w:rsid w:val="0001433A"/>
    <w:rsid w:val="000143F5"/>
    <w:rsid w:val="00014665"/>
    <w:rsid w:val="00014747"/>
    <w:rsid w:val="000149D4"/>
    <w:rsid w:val="00014B9D"/>
    <w:rsid w:val="00014C93"/>
    <w:rsid w:val="00014E0E"/>
    <w:rsid w:val="00014F74"/>
    <w:rsid w:val="000150E9"/>
    <w:rsid w:val="00015613"/>
    <w:rsid w:val="0001594C"/>
    <w:rsid w:val="00015D78"/>
    <w:rsid w:val="0001621C"/>
    <w:rsid w:val="0001631C"/>
    <w:rsid w:val="00016366"/>
    <w:rsid w:val="00016412"/>
    <w:rsid w:val="0001656F"/>
    <w:rsid w:val="0001689D"/>
    <w:rsid w:val="000168C4"/>
    <w:rsid w:val="00016E7C"/>
    <w:rsid w:val="00016EFB"/>
    <w:rsid w:val="0001711E"/>
    <w:rsid w:val="00017392"/>
    <w:rsid w:val="0001777E"/>
    <w:rsid w:val="0001790A"/>
    <w:rsid w:val="00017DE9"/>
    <w:rsid w:val="000201C1"/>
    <w:rsid w:val="0002028C"/>
    <w:rsid w:val="000202A8"/>
    <w:rsid w:val="000202DC"/>
    <w:rsid w:val="000203DB"/>
    <w:rsid w:val="000203EC"/>
    <w:rsid w:val="00020425"/>
    <w:rsid w:val="00020428"/>
    <w:rsid w:val="00020548"/>
    <w:rsid w:val="00020657"/>
    <w:rsid w:val="000206FF"/>
    <w:rsid w:val="00020A18"/>
    <w:rsid w:val="00020A51"/>
    <w:rsid w:val="00020A82"/>
    <w:rsid w:val="00020B4E"/>
    <w:rsid w:val="00020DE9"/>
    <w:rsid w:val="00020E82"/>
    <w:rsid w:val="0002104F"/>
    <w:rsid w:val="00021472"/>
    <w:rsid w:val="00021487"/>
    <w:rsid w:val="000215E2"/>
    <w:rsid w:val="00021764"/>
    <w:rsid w:val="000219A8"/>
    <w:rsid w:val="000219F9"/>
    <w:rsid w:val="00021F17"/>
    <w:rsid w:val="00022F9F"/>
    <w:rsid w:val="00023349"/>
    <w:rsid w:val="00023566"/>
    <w:rsid w:val="00023B7B"/>
    <w:rsid w:val="00023C35"/>
    <w:rsid w:val="00023DE5"/>
    <w:rsid w:val="00023EBD"/>
    <w:rsid w:val="00024189"/>
    <w:rsid w:val="00024207"/>
    <w:rsid w:val="00024685"/>
    <w:rsid w:val="0002468E"/>
    <w:rsid w:val="0002473E"/>
    <w:rsid w:val="00024AD8"/>
    <w:rsid w:val="00024B9F"/>
    <w:rsid w:val="000252E0"/>
    <w:rsid w:val="000253F5"/>
    <w:rsid w:val="0002584C"/>
    <w:rsid w:val="00025864"/>
    <w:rsid w:val="00025986"/>
    <w:rsid w:val="00025A12"/>
    <w:rsid w:val="00025A69"/>
    <w:rsid w:val="00025B0D"/>
    <w:rsid w:val="00025B2F"/>
    <w:rsid w:val="00025BCE"/>
    <w:rsid w:val="00025C80"/>
    <w:rsid w:val="00025D31"/>
    <w:rsid w:val="00025F51"/>
    <w:rsid w:val="000261CC"/>
    <w:rsid w:val="00026414"/>
    <w:rsid w:val="0002656A"/>
    <w:rsid w:val="00026790"/>
    <w:rsid w:val="0002694E"/>
    <w:rsid w:val="000269F0"/>
    <w:rsid w:val="00026B65"/>
    <w:rsid w:val="00026C3E"/>
    <w:rsid w:val="00026D1B"/>
    <w:rsid w:val="00026DF7"/>
    <w:rsid w:val="00026E18"/>
    <w:rsid w:val="000270B5"/>
    <w:rsid w:val="00027160"/>
    <w:rsid w:val="00027183"/>
    <w:rsid w:val="00027482"/>
    <w:rsid w:val="00027673"/>
    <w:rsid w:val="0002789C"/>
    <w:rsid w:val="00027AAF"/>
    <w:rsid w:val="00027B0D"/>
    <w:rsid w:val="00027BE7"/>
    <w:rsid w:val="00027D62"/>
    <w:rsid w:val="0003002D"/>
    <w:rsid w:val="00030120"/>
    <w:rsid w:val="000301E2"/>
    <w:rsid w:val="0003063D"/>
    <w:rsid w:val="0003066C"/>
    <w:rsid w:val="000308EB"/>
    <w:rsid w:val="00030ACF"/>
    <w:rsid w:val="00030FBB"/>
    <w:rsid w:val="0003141F"/>
    <w:rsid w:val="0003146B"/>
    <w:rsid w:val="000319ED"/>
    <w:rsid w:val="00031CED"/>
    <w:rsid w:val="00031EF1"/>
    <w:rsid w:val="00032292"/>
    <w:rsid w:val="0003242A"/>
    <w:rsid w:val="00032623"/>
    <w:rsid w:val="00032805"/>
    <w:rsid w:val="00032BAD"/>
    <w:rsid w:val="00032D6A"/>
    <w:rsid w:val="0003302B"/>
    <w:rsid w:val="0003317A"/>
    <w:rsid w:val="00033184"/>
    <w:rsid w:val="00033261"/>
    <w:rsid w:val="00033A26"/>
    <w:rsid w:val="00033A7D"/>
    <w:rsid w:val="00033FC4"/>
    <w:rsid w:val="00034013"/>
    <w:rsid w:val="000341CE"/>
    <w:rsid w:val="000342EE"/>
    <w:rsid w:val="000346F4"/>
    <w:rsid w:val="00034850"/>
    <w:rsid w:val="00035161"/>
    <w:rsid w:val="00035165"/>
    <w:rsid w:val="000354A9"/>
    <w:rsid w:val="00035563"/>
    <w:rsid w:val="00035D76"/>
    <w:rsid w:val="00035F86"/>
    <w:rsid w:val="00035FD9"/>
    <w:rsid w:val="00036471"/>
    <w:rsid w:val="000365DB"/>
    <w:rsid w:val="00036C1F"/>
    <w:rsid w:val="00036D6B"/>
    <w:rsid w:val="00036EAE"/>
    <w:rsid w:val="00036EEB"/>
    <w:rsid w:val="00036F8B"/>
    <w:rsid w:val="0003707B"/>
    <w:rsid w:val="00037112"/>
    <w:rsid w:val="000372AD"/>
    <w:rsid w:val="00037358"/>
    <w:rsid w:val="0003789F"/>
    <w:rsid w:val="0003796A"/>
    <w:rsid w:val="00037ABB"/>
    <w:rsid w:val="00037ACB"/>
    <w:rsid w:val="00037E40"/>
    <w:rsid w:val="00040100"/>
    <w:rsid w:val="00040328"/>
    <w:rsid w:val="0004075E"/>
    <w:rsid w:val="00040862"/>
    <w:rsid w:val="0004086F"/>
    <w:rsid w:val="00040B2E"/>
    <w:rsid w:val="00040BAA"/>
    <w:rsid w:val="00040BEC"/>
    <w:rsid w:val="0004131A"/>
    <w:rsid w:val="00041491"/>
    <w:rsid w:val="000415F5"/>
    <w:rsid w:val="000416F3"/>
    <w:rsid w:val="000417E3"/>
    <w:rsid w:val="00041AB0"/>
    <w:rsid w:val="00041AEF"/>
    <w:rsid w:val="00041DB3"/>
    <w:rsid w:val="00041E39"/>
    <w:rsid w:val="00042285"/>
    <w:rsid w:val="000424D4"/>
    <w:rsid w:val="0004260C"/>
    <w:rsid w:val="000428B2"/>
    <w:rsid w:val="00042C49"/>
    <w:rsid w:val="00042CB8"/>
    <w:rsid w:val="00042E08"/>
    <w:rsid w:val="00042F51"/>
    <w:rsid w:val="000433C8"/>
    <w:rsid w:val="000434FC"/>
    <w:rsid w:val="00043523"/>
    <w:rsid w:val="00043A03"/>
    <w:rsid w:val="00043D89"/>
    <w:rsid w:val="00043DDA"/>
    <w:rsid w:val="00043EF4"/>
    <w:rsid w:val="00043F94"/>
    <w:rsid w:val="00044036"/>
    <w:rsid w:val="000440A0"/>
    <w:rsid w:val="000446DF"/>
    <w:rsid w:val="00044828"/>
    <w:rsid w:val="0004495B"/>
    <w:rsid w:val="00044F4D"/>
    <w:rsid w:val="00045130"/>
    <w:rsid w:val="00045E34"/>
    <w:rsid w:val="00045E6F"/>
    <w:rsid w:val="00045F3C"/>
    <w:rsid w:val="000460E4"/>
    <w:rsid w:val="0004659D"/>
    <w:rsid w:val="0004677D"/>
    <w:rsid w:val="000468D0"/>
    <w:rsid w:val="000469E0"/>
    <w:rsid w:val="00046CB8"/>
    <w:rsid w:val="00046CCB"/>
    <w:rsid w:val="00046D9D"/>
    <w:rsid w:val="00046E6D"/>
    <w:rsid w:val="00046E87"/>
    <w:rsid w:val="00046FD3"/>
    <w:rsid w:val="00047180"/>
    <w:rsid w:val="00047232"/>
    <w:rsid w:val="00047AC3"/>
    <w:rsid w:val="00047B3E"/>
    <w:rsid w:val="00047C25"/>
    <w:rsid w:val="00047D5C"/>
    <w:rsid w:val="00047FF1"/>
    <w:rsid w:val="000500B3"/>
    <w:rsid w:val="00050119"/>
    <w:rsid w:val="000502CF"/>
    <w:rsid w:val="000504EF"/>
    <w:rsid w:val="00050C18"/>
    <w:rsid w:val="00050EA4"/>
    <w:rsid w:val="00051117"/>
    <w:rsid w:val="0005164E"/>
    <w:rsid w:val="00051691"/>
    <w:rsid w:val="00051753"/>
    <w:rsid w:val="0005186D"/>
    <w:rsid w:val="00051885"/>
    <w:rsid w:val="00051A99"/>
    <w:rsid w:val="00051EA9"/>
    <w:rsid w:val="00051F71"/>
    <w:rsid w:val="00051FDC"/>
    <w:rsid w:val="000520E8"/>
    <w:rsid w:val="00052577"/>
    <w:rsid w:val="0005280D"/>
    <w:rsid w:val="00052A51"/>
    <w:rsid w:val="00052CC6"/>
    <w:rsid w:val="00052CDC"/>
    <w:rsid w:val="00052CF9"/>
    <w:rsid w:val="00053346"/>
    <w:rsid w:val="0005355B"/>
    <w:rsid w:val="00053601"/>
    <w:rsid w:val="0005379D"/>
    <w:rsid w:val="000538A4"/>
    <w:rsid w:val="00053A18"/>
    <w:rsid w:val="00053C39"/>
    <w:rsid w:val="00053D1A"/>
    <w:rsid w:val="00053FFF"/>
    <w:rsid w:val="000542B8"/>
    <w:rsid w:val="0005465A"/>
    <w:rsid w:val="000546A3"/>
    <w:rsid w:val="00054B0F"/>
    <w:rsid w:val="00054D27"/>
    <w:rsid w:val="00055214"/>
    <w:rsid w:val="000555B5"/>
    <w:rsid w:val="000558F8"/>
    <w:rsid w:val="0005605E"/>
    <w:rsid w:val="00056090"/>
    <w:rsid w:val="00056133"/>
    <w:rsid w:val="00056359"/>
    <w:rsid w:val="00056583"/>
    <w:rsid w:val="0005666D"/>
    <w:rsid w:val="00056BFB"/>
    <w:rsid w:val="00056D3B"/>
    <w:rsid w:val="0005718D"/>
    <w:rsid w:val="00057484"/>
    <w:rsid w:val="0005775F"/>
    <w:rsid w:val="00057B67"/>
    <w:rsid w:val="00057C31"/>
    <w:rsid w:val="00057EBC"/>
    <w:rsid w:val="000601C3"/>
    <w:rsid w:val="000604B7"/>
    <w:rsid w:val="00060841"/>
    <w:rsid w:val="00061038"/>
    <w:rsid w:val="000613DC"/>
    <w:rsid w:val="0006176D"/>
    <w:rsid w:val="00061899"/>
    <w:rsid w:val="00061B0D"/>
    <w:rsid w:val="00061B1D"/>
    <w:rsid w:val="00061B2B"/>
    <w:rsid w:val="00061C7C"/>
    <w:rsid w:val="00061D3A"/>
    <w:rsid w:val="000621C2"/>
    <w:rsid w:val="000624C0"/>
    <w:rsid w:val="000633A0"/>
    <w:rsid w:val="000638A0"/>
    <w:rsid w:val="00063909"/>
    <w:rsid w:val="00063B96"/>
    <w:rsid w:val="00063D7F"/>
    <w:rsid w:val="00063F35"/>
    <w:rsid w:val="00063F54"/>
    <w:rsid w:val="00063FF7"/>
    <w:rsid w:val="00064120"/>
    <w:rsid w:val="00064240"/>
    <w:rsid w:val="00064374"/>
    <w:rsid w:val="0006470D"/>
    <w:rsid w:val="000648F1"/>
    <w:rsid w:val="00064FAB"/>
    <w:rsid w:val="000651EE"/>
    <w:rsid w:val="00065AC5"/>
    <w:rsid w:val="00065B69"/>
    <w:rsid w:val="00066557"/>
    <w:rsid w:val="00066753"/>
    <w:rsid w:val="000667F9"/>
    <w:rsid w:val="00066870"/>
    <w:rsid w:val="00066D0E"/>
    <w:rsid w:val="00066DCC"/>
    <w:rsid w:val="00066DDD"/>
    <w:rsid w:val="000671A0"/>
    <w:rsid w:val="000674C0"/>
    <w:rsid w:val="000674ED"/>
    <w:rsid w:val="000677D6"/>
    <w:rsid w:val="00067A2E"/>
    <w:rsid w:val="00067A9E"/>
    <w:rsid w:val="00067B46"/>
    <w:rsid w:val="00067C11"/>
    <w:rsid w:val="00067D2B"/>
    <w:rsid w:val="0006A1DE"/>
    <w:rsid w:val="00070199"/>
    <w:rsid w:val="000705B7"/>
    <w:rsid w:val="00070733"/>
    <w:rsid w:val="0007074B"/>
    <w:rsid w:val="00070794"/>
    <w:rsid w:val="000707BF"/>
    <w:rsid w:val="000707E9"/>
    <w:rsid w:val="00070887"/>
    <w:rsid w:val="000709BD"/>
    <w:rsid w:val="00070C64"/>
    <w:rsid w:val="00070E1A"/>
    <w:rsid w:val="00070E5F"/>
    <w:rsid w:val="00071049"/>
    <w:rsid w:val="00071405"/>
    <w:rsid w:val="00071478"/>
    <w:rsid w:val="000714DD"/>
    <w:rsid w:val="00071965"/>
    <w:rsid w:val="000719F6"/>
    <w:rsid w:val="00071A09"/>
    <w:rsid w:val="00071BFF"/>
    <w:rsid w:val="00071D83"/>
    <w:rsid w:val="00071DAB"/>
    <w:rsid w:val="00071E7A"/>
    <w:rsid w:val="00071F32"/>
    <w:rsid w:val="00072390"/>
    <w:rsid w:val="000723EC"/>
    <w:rsid w:val="000725FC"/>
    <w:rsid w:val="00072BF5"/>
    <w:rsid w:val="00072E21"/>
    <w:rsid w:val="000732FF"/>
    <w:rsid w:val="00073346"/>
    <w:rsid w:val="000736AA"/>
    <w:rsid w:val="00073AAF"/>
    <w:rsid w:val="00073BDF"/>
    <w:rsid w:val="00073CF8"/>
    <w:rsid w:val="00073D58"/>
    <w:rsid w:val="00073F48"/>
    <w:rsid w:val="000740C9"/>
    <w:rsid w:val="000741EF"/>
    <w:rsid w:val="00074241"/>
    <w:rsid w:val="00074801"/>
    <w:rsid w:val="000749BB"/>
    <w:rsid w:val="00074C8F"/>
    <w:rsid w:val="00074DDB"/>
    <w:rsid w:val="00074E7A"/>
    <w:rsid w:val="00074F2F"/>
    <w:rsid w:val="000750ED"/>
    <w:rsid w:val="00075388"/>
    <w:rsid w:val="000757E7"/>
    <w:rsid w:val="000759D3"/>
    <w:rsid w:val="00075B97"/>
    <w:rsid w:val="00075DA6"/>
    <w:rsid w:val="00076010"/>
    <w:rsid w:val="00076014"/>
    <w:rsid w:val="000760F3"/>
    <w:rsid w:val="00076418"/>
    <w:rsid w:val="00076515"/>
    <w:rsid w:val="00076935"/>
    <w:rsid w:val="00076D8C"/>
    <w:rsid w:val="0007728F"/>
    <w:rsid w:val="000778E7"/>
    <w:rsid w:val="00077922"/>
    <w:rsid w:val="00080025"/>
    <w:rsid w:val="00080172"/>
    <w:rsid w:val="00080282"/>
    <w:rsid w:val="000805B4"/>
    <w:rsid w:val="00080798"/>
    <w:rsid w:val="000807B5"/>
    <w:rsid w:val="000808B9"/>
    <w:rsid w:val="0008097C"/>
    <w:rsid w:val="00080C21"/>
    <w:rsid w:val="00080CB9"/>
    <w:rsid w:val="00080CDD"/>
    <w:rsid w:val="00080FE4"/>
    <w:rsid w:val="0008122F"/>
    <w:rsid w:val="0008147E"/>
    <w:rsid w:val="000817E8"/>
    <w:rsid w:val="00081B46"/>
    <w:rsid w:val="00081C30"/>
    <w:rsid w:val="00081CD6"/>
    <w:rsid w:val="00081D15"/>
    <w:rsid w:val="00081FAF"/>
    <w:rsid w:val="000820B8"/>
    <w:rsid w:val="000822C0"/>
    <w:rsid w:val="000822F4"/>
    <w:rsid w:val="000825B5"/>
    <w:rsid w:val="000829A4"/>
    <w:rsid w:val="00082C11"/>
    <w:rsid w:val="00082DE6"/>
    <w:rsid w:val="00082E38"/>
    <w:rsid w:val="000831AD"/>
    <w:rsid w:val="000831BB"/>
    <w:rsid w:val="00083273"/>
    <w:rsid w:val="000833CC"/>
    <w:rsid w:val="000833D5"/>
    <w:rsid w:val="00083593"/>
    <w:rsid w:val="000837A7"/>
    <w:rsid w:val="00083A6C"/>
    <w:rsid w:val="00083AD4"/>
    <w:rsid w:val="00083D00"/>
    <w:rsid w:val="000843E7"/>
    <w:rsid w:val="00084B35"/>
    <w:rsid w:val="00084F0D"/>
    <w:rsid w:val="0008505A"/>
    <w:rsid w:val="00085926"/>
    <w:rsid w:val="00085982"/>
    <w:rsid w:val="000859B2"/>
    <w:rsid w:val="000859CE"/>
    <w:rsid w:val="00085A57"/>
    <w:rsid w:val="00085DA2"/>
    <w:rsid w:val="000861B2"/>
    <w:rsid w:val="00086629"/>
    <w:rsid w:val="0008664D"/>
    <w:rsid w:val="000866DE"/>
    <w:rsid w:val="000867DC"/>
    <w:rsid w:val="000869E9"/>
    <w:rsid w:val="00086B0A"/>
    <w:rsid w:val="00086FC1"/>
    <w:rsid w:val="000871ED"/>
    <w:rsid w:val="000874BF"/>
    <w:rsid w:val="00087528"/>
    <w:rsid w:val="000877B4"/>
    <w:rsid w:val="00087B4D"/>
    <w:rsid w:val="00087D70"/>
    <w:rsid w:val="00087D7E"/>
    <w:rsid w:val="0009025F"/>
    <w:rsid w:val="00090653"/>
    <w:rsid w:val="0009068C"/>
    <w:rsid w:val="000906E6"/>
    <w:rsid w:val="00090A2D"/>
    <w:rsid w:val="00090C22"/>
    <w:rsid w:val="00090CC6"/>
    <w:rsid w:val="00090D0E"/>
    <w:rsid w:val="00090FEB"/>
    <w:rsid w:val="00091083"/>
    <w:rsid w:val="0009154D"/>
    <w:rsid w:val="000917D9"/>
    <w:rsid w:val="00091809"/>
    <w:rsid w:val="00091902"/>
    <w:rsid w:val="00091A55"/>
    <w:rsid w:val="00091A8B"/>
    <w:rsid w:val="00091E7B"/>
    <w:rsid w:val="00091EE3"/>
    <w:rsid w:val="000922DC"/>
    <w:rsid w:val="00092734"/>
    <w:rsid w:val="0009276A"/>
    <w:rsid w:val="00092A09"/>
    <w:rsid w:val="00092A12"/>
    <w:rsid w:val="00092AE2"/>
    <w:rsid w:val="00092B23"/>
    <w:rsid w:val="00092C2A"/>
    <w:rsid w:val="000930F0"/>
    <w:rsid w:val="0009325C"/>
    <w:rsid w:val="000935B6"/>
    <w:rsid w:val="0009368C"/>
    <w:rsid w:val="00093AA7"/>
    <w:rsid w:val="00093B09"/>
    <w:rsid w:val="000942ED"/>
    <w:rsid w:val="000943F6"/>
    <w:rsid w:val="00095025"/>
    <w:rsid w:val="000953FD"/>
    <w:rsid w:val="0009582F"/>
    <w:rsid w:val="00095A21"/>
    <w:rsid w:val="00095DE2"/>
    <w:rsid w:val="00095E12"/>
    <w:rsid w:val="00095EBD"/>
    <w:rsid w:val="000961C6"/>
    <w:rsid w:val="000963C7"/>
    <w:rsid w:val="00096674"/>
    <w:rsid w:val="00096857"/>
    <w:rsid w:val="00096C0C"/>
    <w:rsid w:val="00096D38"/>
    <w:rsid w:val="00096DAF"/>
    <w:rsid w:val="00096DC4"/>
    <w:rsid w:val="00096E25"/>
    <w:rsid w:val="00096FA8"/>
    <w:rsid w:val="00096FF8"/>
    <w:rsid w:val="000970F2"/>
    <w:rsid w:val="00097239"/>
    <w:rsid w:val="000977A5"/>
    <w:rsid w:val="00097979"/>
    <w:rsid w:val="00097E10"/>
    <w:rsid w:val="00097E30"/>
    <w:rsid w:val="000A0510"/>
    <w:rsid w:val="000A0EC4"/>
    <w:rsid w:val="000A15A5"/>
    <w:rsid w:val="000A15CA"/>
    <w:rsid w:val="000A16AF"/>
    <w:rsid w:val="000A1930"/>
    <w:rsid w:val="000A1C21"/>
    <w:rsid w:val="000A1CF9"/>
    <w:rsid w:val="000A1D94"/>
    <w:rsid w:val="000A21AB"/>
    <w:rsid w:val="000A2329"/>
    <w:rsid w:val="000A234B"/>
    <w:rsid w:val="000A2A2E"/>
    <w:rsid w:val="000A2B1C"/>
    <w:rsid w:val="000A2B30"/>
    <w:rsid w:val="000A2CF5"/>
    <w:rsid w:val="000A347C"/>
    <w:rsid w:val="000A3484"/>
    <w:rsid w:val="000A359C"/>
    <w:rsid w:val="000A36D4"/>
    <w:rsid w:val="000A3CF7"/>
    <w:rsid w:val="000A3D99"/>
    <w:rsid w:val="000A3F05"/>
    <w:rsid w:val="000A40C3"/>
    <w:rsid w:val="000A428F"/>
    <w:rsid w:val="000A49D1"/>
    <w:rsid w:val="000A4B1C"/>
    <w:rsid w:val="000A4D0D"/>
    <w:rsid w:val="000A4DCC"/>
    <w:rsid w:val="000A4FFB"/>
    <w:rsid w:val="000A5073"/>
    <w:rsid w:val="000A5314"/>
    <w:rsid w:val="000A54AB"/>
    <w:rsid w:val="000A5595"/>
    <w:rsid w:val="000A5A8A"/>
    <w:rsid w:val="000A5A92"/>
    <w:rsid w:val="000A5BDF"/>
    <w:rsid w:val="000A5D87"/>
    <w:rsid w:val="000A605D"/>
    <w:rsid w:val="000A6249"/>
    <w:rsid w:val="000A625E"/>
    <w:rsid w:val="000A63D6"/>
    <w:rsid w:val="000A647D"/>
    <w:rsid w:val="000A6596"/>
    <w:rsid w:val="000A6B0C"/>
    <w:rsid w:val="000A6E4C"/>
    <w:rsid w:val="000A6EDF"/>
    <w:rsid w:val="000A6FD6"/>
    <w:rsid w:val="000A6FF2"/>
    <w:rsid w:val="000A710E"/>
    <w:rsid w:val="000A7159"/>
    <w:rsid w:val="000A7295"/>
    <w:rsid w:val="000A75DE"/>
    <w:rsid w:val="000A7600"/>
    <w:rsid w:val="000A7B15"/>
    <w:rsid w:val="000A7FD9"/>
    <w:rsid w:val="000B014C"/>
    <w:rsid w:val="000B04A8"/>
    <w:rsid w:val="000B0569"/>
    <w:rsid w:val="000B063C"/>
    <w:rsid w:val="000B06FC"/>
    <w:rsid w:val="000B07C4"/>
    <w:rsid w:val="000B0954"/>
    <w:rsid w:val="000B0CA9"/>
    <w:rsid w:val="000B0ECA"/>
    <w:rsid w:val="000B15D1"/>
    <w:rsid w:val="000B178F"/>
    <w:rsid w:val="000B17CE"/>
    <w:rsid w:val="000B19CC"/>
    <w:rsid w:val="000B1DC4"/>
    <w:rsid w:val="000B20EA"/>
    <w:rsid w:val="000B229B"/>
    <w:rsid w:val="000B2431"/>
    <w:rsid w:val="000B259A"/>
    <w:rsid w:val="000B284D"/>
    <w:rsid w:val="000B29C2"/>
    <w:rsid w:val="000B2B80"/>
    <w:rsid w:val="000B2C97"/>
    <w:rsid w:val="000B2D8D"/>
    <w:rsid w:val="000B3448"/>
    <w:rsid w:val="000B3536"/>
    <w:rsid w:val="000B362E"/>
    <w:rsid w:val="000B3711"/>
    <w:rsid w:val="000B38DC"/>
    <w:rsid w:val="000B3A63"/>
    <w:rsid w:val="000B3A64"/>
    <w:rsid w:val="000B3BDF"/>
    <w:rsid w:val="000B3C3E"/>
    <w:rsid w:val="000B4084"/>
    <w:rsid w:val="000B42E1"/>
    <w:rsid w:val="000B4581"/>
    <w:rsid w:val="000B46EB"/>
    <w:rsid w:val="000B4DC5"/>
    <w:rsid w:val="000B4E04"/>
    <w:rsid w:val="000B4E6A"/>
    <w:rsid w:val="000B5386"/>
    <w:rsid w:val="000B53E5"/>
    <w:rsid w:val="000B5617"/>
    <w:rsid w:val="000B59C8"/>
    <w:rsid w:val="000B5A02"/>
    <w:rsid w:val="000B5A9B"/>
    <w:rsid w:val="000B5EA4"/>
    <w:rsid w:val="000B620E"/>
    <w:rsid w:val="000B63C2"/>
    <w:rsid w:val="000B652D"/>
    <w:rsid w:val="000B67AF"/>
    <w:rsid w:val="000B6C35"/>
    <w:rsid w:val="000B6EEF"/>
    <w:rsid w:val="000B7535"/>
    <w:rsid w:val="000B764A"/>
    <w:rsid w:val="000B76A1"/>
    <w:rsid w:val="000B7A2D"/>
    <w:rsid w:val="000B7C08"/>
    <w:rsid w:val="000B7FA1"/>
    <w:rsid w:val="000C012C"/>
    <w:rsid w:val="000C0445"/>
    <w:rsid w:val="000C05A9"/>
    <w:rsid w:val="000C076D"/>
    <w:rsid w:val="000C0CD8"/>
    <w:rsid w:val="000C0D67"/>
    <w:rsid w:val="000C0DFA"/>
    <w:rsid w:val="000C1383"/>
    <w:rsid w:val="000C16B7"/>
    <w:rsid w:val="000C187D"/>
    <w:rsid w:val="000C1B88"/>
    <w:rsid w:val="000C1CE9"/>
    <w:rsid w:val="000C1CEA"/>
    <w:rsid w:val="000C1D0F"/>
    <w:rsid w:val="000C1DF2"/>
    <w:rsid w:val="000C1E29"/>
    <w:rsid w:val="000C20FC"/>
    <w:rsid w:val="000C2202"/>
    <w:rsid w:val="000C22AA"/>
    <w:rsid w:val="000C273A"/>
    <w:rsid w:val="000C2975"/>
    <w:rsid w:val="000C2A57"/>
    <w:rsid w:val="000C2D49"/>
    <w:rsid w:val="000C2D59"/>
    <w:rsid w:val="000C3090"/>
    <w:rsid w:val="000C30EE"/>
    <w:rsid w:val="000C318F"/>
    <w:rsid w:val="000C32CE"/>
    <w:rsid w:val="000C35F0"/>
    <w:rsid w:val="000C3872"/>
    <w:rsid w:val="000C3984"/>
    <w:rsid w:val="000C3A83"/>
    <w:rsid w:val="000C3AA8"/>
    <w:rsid w:val="000C3C4C"/>
    <w:rsid w:val="000C3E7C"/>
    <w:rsid w:val="000C3F42"/>
    <w:rsid w:val="000C40BD"/>
    <w:rsid w:val="000C42E3"/>
    <w:rsid w:val="000C4322"/>
    <w:rsid w:val="000C433C"/>
    <w:rsid w:val="000C43EF"/>
    <w:rsid w:val="000C4688"/>
    <w:rsid w:val="000C4A3D"/>
    <w:rsid w:val="000C4FAD"/>
    <w:rsid w:val="000C5361"/>
    <w:rsid w:val="000C569D"/>
    <w:rsid w:val="000C5B49"/>
    <w:rsid w:val="000C5B81"/>
    <w:rsid w:val="000C5B82"/>
    <w:rsid w:val="000C5BDF"/>
    <w:rsid w:val="000C5C10"/>
    <w:rsid w:val="000C5DAA"/>
    <w:rsid w:val="000C5E89"/>
    <w:rsid w:val="000C5FFE"/>
    <w:rsid w:val="000C603B"/>
    <w:rsid w:val="000C6258"/>
    <w:rsid w:val="000C6A53"/>
    <w:rsid w:val="000C6E78"/>
    <w:rsid w:val="000C6EF9"/>
    <w:rsid w:val="000C71D2"/>
    <w:rsid w:val="000C74CE"/>
    <w:rsid w:val="000C7565"/>
    <w:rsid w:val="000C78A6"/>
    <w:rsid w:val="000C7AB5"/>
    <w:rsid w:val="000C7AFD"/>
    <w:rsid w:val="000C7BD2"/>
    <w:rsid w:val="000C7D14"/>
    <w:rsid w:val="000C7EEE"/>
    <w:rsid w:val="000C7F29"/>
    <w:rsid w:val="000D0225"/>
    <w:rsid w:val="000D08A9"/>
    <w:rsid w:val="000D08B9"/>
    <w:rsid w:val="000D08D9"/>
    <w:rsid w:val="000D08F6"/>
    <w:rsid w:val="000D0AB9"/>
    <w:rsid w:val="000D0BAC"/>
    <w:rsid w:val="000D0CD1"/>
    <w:rsid w:val="000D0F0E"/>
    <w:rsid w:val="000D0FFB"/>
    <w:rsid w:val="000D113E"/>
    <w:rsid w:val="000D147A"/>
    <w:rsid w:val="000D14AD"/>
    <w:rsid w:val="000D1600"/>
    <w:rsid w:val="000D164A"/>
    <w:rsid w:val="000D1657"/>
    <w:rsid w:val="000D19DC"/>
    <w:rsid w:val="000D1C63"/>
    <w:rsid w:val="000D1D20"/>
    <w:rsid w:val="000D1D81"/>
    <w:rsid w:val="000D20EF"/>
    <w:rsid w:val="000D27A4"/>
    <w:rsid w:val="000D290F"/>
    <w:rsid w:val="000D298D"/>
    <w:rsid w:val="000D2ADC"/>
    <w:rsid w:val="000D2C47"/>
    <w:rsid w:val="000D2C4B"/>
    <w:rsid w:val="000D2F49"/>
    <w:rsid w:val="000D2FE3"/>
    <w:rsid w:val="000D2FEB"/>
    <w:rsid w:val="000D30C9"/>
    <w:rsid w:val="000D3291"/>
    <w:rsid w:val="000D32D7"/>
    <w:rsid w:val="000D32FC"/>
    <w:rsid w:val="000D3472"/>
    <w:rsid w:val="000D38B9"/>
    <w:rsid w:val="000D38E0"/>
    <w:rsid w:val="000D3C22"/>
    <w:rsid w:val="000D3C23"/>
    <w:rsid w:val="000D3C2C"/>
    <w:rsid w:val="000D3F4E"/>
    <w:rsid w:val="000D410C"/>
    <w:rsid w:val="000D4235"/>
    <w:rsid w:val="000D4252"/>
    <w:rsid w:val="000D492A"/>
    <w:rsid w:val="000D4934"/>
    <w:rsid w:val="000D4BA2"/>
    <w:rsid w:val="000D4CBA"/>
    <w:rsid w:val="000D4F16"/>
    <w:rsid w:val="000D4FDF"/>
    <w:rsid w:val="000D51BA"/>
    <w:rsid w:val="000D52CD"/>
    <w:rsid w:val="000D56CD"/>
    <w:rsid w:val="000D5959"/>
    <w:rsid w:val="000D5A2F"/>
    <w:rsid w:val="000D6079"/>
    <w:rsid w:val="000D61F3"/>
    <w:rsid w:val="000D6596"/>
    <w:rsid w:val="000D65CE"/>
    <w:rsid w:val="000D698A"/>
    <w:rsid w:val="000D6AA5"/>
    <w:rsid w:val="000D6C49"/>
    <w:rsid w:val="000D6ECD"/>
    <w:rsid w:val="000D6FBD"/>
    <w:rsid w:val="000D7237"/>
    <w:rsid w:val="000D727E"/>
    <w:rsid w:val="000D764D"/>
    <w:rsid w:val="000D7A2E"/>
    <w:rsid w:val="000E017A"/>
    <w:rsid w:val="000E01CD"/>
    <w:rsid w:val="000E01CF"/>
    <w:rsid w:val="000E0663"/>
    <w:rsid w:val="000E0808"/>
    <w:rsid w:val="000E0942"/>
    <w:rsid w:val="000E0C36"/>
    <w:rsid w:val="000E0DAC"/>
    <w:rsid w:val="000E0FDC"/>
    <w:rsid w:val="000E1002"/>
    <w:rsid w:val="000E107D"/>
    <w:rsid w:val="000E1239"/>
    <w:rsid w:val="000E143D"/>
    <w:rsid w:val="000E170A"/>
    <w:rsid w:val="000E18B8"/>
    <w:rsid w:val="000E1A7B"/>
    <w:rsid w:val="000E1AA6"/>
    <w:rsid w:val="000E1C81"/>
    <w:rsid w:val="000E1F9B"/>
    <w:rsid w:val="000E20A0"/>
    <w:rsid w:val="000E22B6"/>
    <w:rsid w:val="000E2455"/>
    <w:rsid w:val="000E2523"/>
    <w:rsid w:val="000E2613"/>
    <w:rsid w:val="000E2A0A"/>
    <w:rsid w:val="000E2DD8"/>
    <w:rsid w:val="000E31FD"/>
    <w:rsid w:val="000E3406"/>
    <w:rsid w:val="000E34D2"/>
    <w:rsid w:val="000E36D6"/>
    <w:rsid w:val="000E3829"/>
    <w:rsid w:val="000E3C10"/>
    <w:rsid w:val="000E4379"/>
    <w:rsid w:val="000E4549"/>
    <w:rsid w:val="000E4699"/>
    <w:rsid w:val="000E4B0B"/>
    <w:rsid w:val="000E4E19"/>
    <w:rsid w:val="000E505E"/>
    <w:rsid w:val="000E5278"/>
    <w:rsid w:val="000E5479"/>
    <w:rsid w:val="000E549E"/>
    <w:rsid w:val="000E5618"/>
    <w:rsid w:val="000E579C"/>
    <w:rsid w:val="000E5923"/>
    <w:rsid w:val="000E5AFF"/>
    <w:rsid w:val="000E5D0B"/>
    <w:rsid w:val="000E5E2F"/>
    <w:rsid w:val="000E5FCC"/>
    <w:rsid w:val="000E614A"/>
    <w:rsid w:val="000E6380"/>
    <w:rsid w:val="000E6462"/>
    <w:rsid w:val="000E6521"/>
    <w:rsid w:val="000E6546"/>
    <w:rsid w:val="000E6683"/>
    <w:rsid w:val="000E67F2"/>
    <w:rsid w:val="000E690F"/>
    <w:rsid w:val="000E6B16"/>
    <w:rsid w:val="000E6BC9"/>
    <w:rsid w:val="000E6CC9"/>
    <w:rsid w:val="000E6DEA"/>
    <w:rsid w:val="000E72E0"/>
    <w:rsid w:val="000E7375"/>
    <w:rsid w:val="000E7554"/>
    <w:rsid w:val="000E76DD"/>
    <w:rsid w:val="000E7943"/>
    <w:rsid w:val="000E7BA3"/>
    <w:rsid w:val="000E7BD1"/>
    <w:rsid w:val="000E7CB2"/>
    <w:rsid w:val="000F0092"/>
    <w:rsid w:val="000F051F"/>
    <w:rsid w:val="000F05D1"/>
    <w:rsid w:val="000F0695"/>
    <w:rsid w:val="000F07DA"/>
    <w:rsid w:val="000F099C"/>
    <w:rsid w:val="000F0A79"/>
    <w:rsid w:val="000F0D1F"/>
    <w:rsid w:val="000F100E"/>
    <w:rsid w:val="000F173A"/>
    <w:rsid w:val="000F1C28"/>
    <w:rsid w:val="000F20D1"/>
    <w:rsid w:val="000F2634"/>
    <w:rsid w:val="000F28D8"/>
    <w:rsid w:val="000F2B4A"/>
    <w:rsid w:val="000F2B61"/>
    <w:rsid w:val="000F2DEF"/>
    <w:rsid w:val="000F2E3D"/>
    <w:rsid w:val="000F2E6F"/>
    <w:rsid w:val="000F2FF2"/>
    <w:rsid w:val="000F33B8"/>
    <w:rsid w:val="000F3972"/>
    <w:rsid w:val="000F397C"/>
    <w:rsid w:val="000F3B15"/>
    <w:rsid w:val="000F3F06"/>
    <w:rsid w:val="000F4141"/>
    <w:rsid w:val="000F4416"/>
    <w:rsid w:val="000F4571"/>
    <w:rsid w:val="000F4968"/>
    <w:rsid w:val="000F4998"/>
    <w:rsid w:val="000F4E57"/>
    <w:rsid w:val="000F5340"/>
    <w:rsid w:val="000F555E"/>
    <w:rsid w:val="000F568D"/>
    <w:rsid w:val="000F59B3"/>
    <w:rsid w:val="000F5A9B"/>
    <w:rsid w:val="000F5C39"/>
    <w:rsid w:val="000F6041"/>
    <w:rsid w:val="000F628E"/>
    <w:rsid w:val="000F64B3"/>
    <w:rsid w:val="000F6664"/>
    <w:rsid w:val="000F67DF"/>
    <w:rsid w:val="000F6D01"/>
    <w:rsid w:val="000F753A"/>
    <w:rsid w:val="000F75DF"/>
    <w:rsid w:val="000F7649"/>
    <w:rsid w:val="000F7801"/>
    <w:rsid w:val="0010032A"/>
    <w:rsid w:val="00100471"/>
    <w:rsid w:val="001006E5"/>
    <w:rsid w:val="0010079B"/>
    <w:rsid w:val="0010090B"/>
    <w:rsid w:val="00100C28"/>
    <w:rsid w:val="00100F21"/>
    <w:rsid w:val="001015F0"/>
    <w:rsid w:val="00101772"/>
    <w:rsid w:val="0010186A"/>
    <w:rsid w:val="00101CFD"/>
    <w:rsid w:val="00102008"/>
    <w:rsid w:val="001024A6"/>
    <w:rsid w:val="001025E4"/>
    <w:rsid w:val="00102627"/>
    <w:rsid w:val="0010265C"/>
    <w:rsid w:val="00102708"/>
    <w:rsid w:val="0010277F"/>
    <w:rsid w:val="001028A9"/>
    <w:rsid w:val="00102D93"/>
    <w:rsid w:val="00102E32"/>
    <w:rsid w:val="0010310F"/>
    <w:rsid w:val="0010326B"/>
    <w:rsid w:val="00103526"/>
    <w:rsid w:val="001035EF"/>
    <w:rsid w:val="00103929"/>
    <w:rsid w:val="0010393D"/>
    <w:rsid w:val="001039C8"/>
    <w:rsid w:val="00103C21"/>
    <w:rsid w:val="00104055"/>
    <w:rsid w:val="00104202"/>
    <w:rsid w:val="00104280"/>
    <w:rsid w:val="00104595"/>
    <w:rsid w:val="00104C0E"/>
    <w:rsid w:val="00104C8F"/>
    <w:rsid w:val="00104E8A"/>
    <w:rsid w:val="001051DF"/>
    <w:rsid w:val="0010553B"/>
    <w:rsid w:val="00105840"/>
    <w:rsid w:val="00105C11"/>
    <w:rsid w:val="00105DE6"/>
    <w:rsid w:val="00105E49"/>
    <w:rsid w:val="00106204"/>
    <w:rsid w:val="00106231"/>
    <w:rsid w:val="0010644B"/>
    <w:rsid w:val="001064D7"/>
    <w:rsid w:val="001065C8"/>
    <w:rsid w:val="001068E3"/>
    <w:rsid w:val="00106B38"/>
    <w:rsid w:val="00106C19"/>
    <w:rsid w:val="00106DF8"/>
    <w:rsid w:val="00106FFE"/>
    <w:rsid w:val="00107163"/>
    <w:rsid w:val="00107CA7"/>
    <w:rsid w:val="00107EF6"/>
    <w:rsid w:val="00107F10"/>
    <w:rsid w:val="00110074"/>
    <w:rsid w:val="0011010F"/>
    <w:rsid w:val="00110290"/>
    <w:rsid w:val="00110310"/>
    <w:rsid w:val="001109FD"/>
    <w:rsid w:val="00110D98"/>
    <w:rsid w:val="00110DF0"/>
    <w:rsid w:val="00110EFE"/>
    <w:rsid w:val="0011136F"/>
    <w:rsid w:val="0011146D"/>
    <w:rsid w:val="001116E1"/>
    <w:rsid w:val="0011190C"/>
    <w:rsid w:val="00111943"/>
    <w:rsid w:val="001119F6"/>
    <w:rsid w:val="00111C36"/>
    <w:rsid w:val="00111D57"/>
    <w:rsid w:val="00111DD6"/>
    <w:rsid w:val="00111F26"/>
    <w:rsid w:val="00112284"/>
    <w:rsid w:val="00112958"/>
    <w:rsid w:val="00112CF5"/>
    <w:rsid w:val="00113333"/>
    <w:rsid w:val="00113462"/>
    <w:rsid w:val="00113555"/>
    <w:rsid w:val="0011355B"/>
    <w:rsid w:val="001137BF"/>
    <w:rsid w:val="0011391A"/>
    <w:rsid w:val="001139BC"/>
    <w:rsid w:val="00114335"/>
    <w:rsid w:val="001143DE"/>
    <w:rsid w:val="00114891"/>
    <w:rsid w:val="00114B33"/>
    <w:rsid w:val="00114C1F"/>
    <w:rsid w:val="00114FCA"/>
    <w:rsid w:val="001152A9"/>
    <w:rsid w:val="001152BF"/>
    <w:rsid w:val="00115317"/>
    <w:rsid w:val="001158BC"/>
    <w:rsid w:val="0011590F"/>
    <w:rsid w:val="001159CE"/>
    <w:rsid w:val="00115A57"/>
    <w:rsid w:val="00115D01"/>
    <w:rsid w:val="00115D86"/>
    <w:rsid w:val="00116328"/>
    <w:rsid w:val="00116513"/>
    <w:rsid w:val="00116BDE"/>
    <w:rsid w:val="00116C24"/>
    <w:rsid w:val="00116F62"/>
    <w:rsid w:val="0011710B"/>
    <w:rsid w:val="0011728C"/>
    <w:rsid w:val="00117393"/>
    <w:rsid w:val="00117588"/>
    <w:rsid w:val="00117A21"/>
    <w:rsid w:val="00117B78"/>
    <w:rsid w:val="00117C6D"/>
    <w:rsid w:val="00117E90"/>
    <w:rsid w:val="0012001D"/>
    <w:rsid w:val="00120734"/>
    <w:rsid w:val="00120781"/>
    <w:rsid w:val="00120947"/>
    <w:rsid w:val="00120AFE"/>
    <w:rsid w:val="00120B8B"/>
    <w:rsid w:val="00120E64"/>
    <w:rsid w:val="0012180D"/>
    <w:rsid w:val="00121846"/>
    <w:rsid w:val="00121AE6"/>
    <w:rsid w:val="00121BD7"/>
    <w:rsid w:val="00121D58"/>
    <w:rsid w:val="00122152"/>
    <w:rsid w:val="00122279"/>
    <w:rsid w:val="0012227F"/>
    <w:rsid w:val="00122528"/>
    <w:rsid w:val="00122687"/>
    <w:rsid w:val="001228BD"/>
    <w:rsid w:val="0012291C"/>
    <w:rsid w:val="00122B76"/>
    <w:rsid w:val="00122F4E"/>
    <w:rsid w:val="0012304C"/>
    <w:rsid w:val="0012333F"/>
    <w:rsid w:val="0012345A"/>
    <w:rsid w:val="001237C0"/>
    <w:rsid w:val="001238D5"/>
    <w:rsid w:val="001239EA"/>
    <w:rsid w:val="00123B59"/>
    <w:rsid w:val="00123D6E"/>
    <w:rsid w:val="00123EFE"/>
    <w:rsid w:val="0012405F"/>
    <w:rsid w:val="00124241"/>
    <w:rsid w:val="0012434C"/>
    <w:rsid w:val="0012463A"/>
    <w:rsid w:val="00124DB3"/>
    <w:rsid w:val="00124FCE"/>
    <w:rsid w:val="00125057"/>
    <w:rsid w:val="0012512D"/>
    <w:rsid w:val="0012530A"/>
    <w:rsid w:val="0012575F"/>
    <w:rsid w:val="00125971"/>
    <w:rsid w:val="00125D5A"/>
    <w:rsid w:val="00125DBA"/>
    <w:rsid w:val="00125E21"/>
    <w:rsid w:val="00125F6E"/>
    <w:rsid w:val="0012627F"/>
    <w:rsid w:val="001262D5"/>
    <w:rsid w:val="001263FB"/>
    <w:rsid w:val="001264ED"/>
    <w:rsid w:val="0012653B"/>
    <w:rsid w:val="00126E3A"/>
    <w:rsid w:val="00126FA8"/>
    <w:rsid w:val="00127159"/>
    <w:rsid w:val="001273FA"/>
    <w:rsid w:val="0012750B"/>
    <w:rsid w:val="00127680"/>
    <w:rsid w:val="001276D3"/>
    <w:rsid w:val="00127725"/>
    <w:rsid w:val="00127C6F"/>
    <w:rsid w:val="00127CC6"/>
    <w:rsid w:val="00127D76"/>
    <w:rsid w:val="0013016F"/>
    <w:rsid w:val="001301A8"/>
    <w:rsid w:val="0013099C"/>
    <w:rsid w:val="00130D69"/>
    <w:rsid w:val="00130E6F"/>
    <w:rsid w:val="00130EAD"/>
    <w:rsid w:val="0013147F"/>
    <w:rsid w:val="00131509"/>
    <w:rsid w:val="00131A14"/>
    <w:rsid w:val="00131CC8"/>
    <w:rsid w:val="001320BA"/>
    <w:rsid w:val="00132550"/>
    <w:rsid w:val="001325DB"/>
    <w:rsid w:val="001325DE"/>
    <w:rsid w:val="00132DC0"/>
    <w:rsid w:val="001332EC"/>
    <w:rsid w:val="001333A0"/>
    <w:rsid w:val="001334A0"/>
    <w:rsid w:val="00133522"/>
    <w:rsid w:val="001336FE"/>
    <w:rsid w:val="00133D9C"/>
    <w:rsid w:val="00134096"/>
    <w:rsid w:val="0013434A"/>
    <w:rsid w:val="001344CA"/>
    <w:rsid w:val="00134684"/>
    <w:rsid w:val="00134A77"/>
    <w:rsid w:val="00134D29"/>
    <w:rsid w:val="001353F0"/>
    <w:rsid w:val="001355E8"/>
    <w:rsid w:val="001356D2"/>
    <w:rsid w:val="00135CCF"/>
    <w:rsid w:val="00135CFB"/>
    <w:rsid w:val="0013608F"/>
    <w:rsid w:val="0013620E"/>
    <w:rsid w:val="0013628A"/>
    <w:rsid w:val="0013650D"/>
    <w:rsid w:val="001367BC"/>
    <w:rsid w:val="00136810"/>
    <w:rsid w:val="00136D8C"/>
    <w:rsid w:val="00136E4C"/>
    <w:rsid w:val="001370F0"/>
    <w:rsid w:val="00137148"/>
    <w:rsid w:val="001377D7"/>
    <w:rsid w:val="00137AE4"/>
    <w:rsid w:val="00140234"/>
    <w:rsid w:val="0014035D"/>
    <w:rsid w:val="0014053D"/>
    <w:rsid w:val="00140808"/>
    <w:rsid w:val="001409CF"/>
    <w:rsid w:val="00140CA6"/>
    <w:rsid w:val="00140E68"/>
    <w:rsid w:val="00140FDC"/>
    <w:rsid w:val="001410F3"/>
    <w:rsid w:val="00141A88"/>
    <w:rsid w:val="00141B2C"/>
    <w:rsid w:val="00141B8E"/>
    <w:rsid w:val="00141C30"/>
    <w:rsid w:val="00141D1A"/>
    <w:rsid w:val="00142194"/>
    <w:rsid w:val="00142251"/>
    <w:rsid w:val="001422B6"/>
    <w:rsid w:val="001423E0"/>
    <w:rsid w:val="0014255A"/>
    <w:rsid w:val="001425AC"/>
    <w:rsid w:val="001425C6"/>
    <w:rsid w:val="00142673"/>
    <w:rsid w:val="00142681"/>
    <w:rsid w:val="001428E5"/>
    <w:rsid w:val="00142AA2"/>
    <w:rsid w:val="00142B54"/>
    <w:rsid w:val="00142BA9"/>
    <w:rsid w:val="00143082"/>
    <w:rsid w:val="001438A7"/>
    <w:rsid w:val="00143A47"/>
    <w:rsid w:val="00143C39"/>
    <w:rsid w:val="0014403C"/>
    <w:rsid w:val="00144325"/>
    <w:rsid w:val="00144488"/>
    <w:rsid w:val="00144496"/>
    <w:rsid w:val="00144564"/>
    <w:rsid w:val="0014480F"/>
    <w:rsid w:val="001449B8"/>
    <w:rsid w:val="001449F0"/>
    <w:rsid w:val="00144A84"/>
    <w:rsid w:val="00144B88"/>
    <w:rsid w:val="00144D30"/>
    <w:rsid w:val="00144E93"/>
    <w:rsid w:val="00144EE2"/>
    <w:rsid w:val="00145081"/>
    <w:rsid w:val="0014544D"/>
    <w:rsid w:val="00145470"/>
    <w:rsid w:val="001455BB"/>
    <w:rsid w:val="0014561C"/>
    <w:rsid w:val="001456E6"/>
    <w:rsid w:val="0014594B"/>
    <w:rsid w:val="00145B2E"/>
    <w:rsid w:val="00145CE5"/>
    <w:rsid w:val="00145D54"/>
    <w:rsid w:val="00145DAA"/>
    <w:rsid w:val="00146063"/>
    <w:rsid w:val="00146091"/>
    <w:rsid w:val="00146104"/>
    <w:rsid w:val="00146935"/>
    <w:rsid w:val="0014693C"/>
    <w:rsid w:val="00146A9C"/>
    <w:rsid w:val="00146B2C"/>
    <w:rsid w:val="00146C21"/>
    <w:rsid w:val="0014734D"/>
    <w:rsid w:val="00147724"/>
    <w:rsid w:val="00147989"/>
    <w:rsid w:val="00147BA3"/>
    <w:rsid w:val="00150130"/>
    <w:rsid w:val="00150323"/>
    <w:rsid w:val="00150550"/>
    <w:rsid w:val="00150960"/>
    <w:rsid w:val="001509F3"/>
    <w:rsid w:val="00150C56"/>
    <w:rsid w:val="00150D4F"/>
    <w:rsid w:val="0015114C"/>
    <w:rsid w:val="001513A6"/>
    <w:rsid w:val="0015155F"/>
    <w:rsid w:val="001515A0"/>
    <w:rsid w:val="001516B3"/>
    <w:rsid w:val="00151742"/>
    <w:rsid w:val="00151970"/>
    <w:rsid w:val="00151977"/>
    <w:rsid w:val="00151C96"/>
    <w:rsid w:val="00151D2B"/>
    <w:rsid w:val="00151E99"/>
    <w:rsid w:val="00151EDE"/>
    <w:rsid w:val="00152522"/>
    <w:rsid w:val="00152C3A"/>
    <w:rsid w:val="00152CF5"/>
    <w:rsid w:val="00152ECD"/>
    <w:rsid w:val="00152FB0"/>
    <w:rsid w:val="00153327"/>
    <w:rsid w:val="00153472"/>
    <w:rsid w:val="00153652"/>
    <w:rsid w:val="00153904"/>
    <w:rsid w:val="001539A0"/>
    <w:rsid w:val="00153A0E"/>
    <w:rsid w:val="00153A3D"/>
    <w:rsid w:val="00153A4A"/>
    <w:rsid w:val="00153BDA"/>
    <w:rsid w:val="00153CCF"/>
    <w:rsid w:val="00153E5B"/>
    <w:rsid w:val="0015419C"/>
    <w:rsid w:val="00154377"/>
    <w:rsid w:val="001543E8"/>
    <w:rsid w:val="0015445F"/>
    <w:rsid w:val="001545FA"/>
    <w:rsid w:val="001546B5"/>
    <w:rsid w:val="001549AC"/>
    <w:rsid w:val="001551ED"/>
    <w:rsid w:val="00155381"/>
    <w:rsid w:val="001553C1"/>
    <w:rsid w:val="001554B4"/>
    <w:rsid w:val="0015559A"/>
    <w:rsid w:val="001556F8"/>
    <w:rsid w:val="001557B4"/>
    <w:rsid w:val="00155829"/>
    <w:rsid w:val="0015591F"/>
    <w:rsid w:val="00155A02"/>
    <w:rsid w:val="00155B53"/>
    <w:rsid w:val="001563DF"/>
    <w:rsid w:val="0015648B"/>
    <w:rsid w:val="001564BD"/>
    <w:rsid w:val="001565EF"/>
    <w:rsid w:val="001565F7"/>
    <w:rsid w:val="00156889"/>
    <w:rsid w:val="00156BAC"/>
    <w:rsid w:val="00156E15"/>
    <w:rsid w:val="00156EBE"/>
    <w:rsid w:val="0015708C"/>
    <w:rsid w:val="00157565"/>
    <w:rsid w:val="00157605"/>
    <w:rsid w:val="00157799"/>
    <w:rsid w:val="001577D3"/>
    <w:rsid w:val="00157DD9"/>
    <w:rsid w:val="00157F07"/>
    <w:rsid w:val="001600A8"/>
    <w:rsid w:val="00160244"/>
    <w:rsid w:val="001603EA"/>
    <w:rsid w:val="00160467"/>
    <w:rsid w:val="00160481"/>
    <w:rsid w:val="0016048C"/>
    <w:rsid w:val="001605E4"/>
    <w:rsid w:val="001608F4"/>
    <w:rsid w:val="001610AA"/>
    <w:rsid w:val="0016121E"/>
    <w:rsid w:val="001612F5"/>
    <w:rsid w:val="00161319"/>
    <w:rsid w:val="00161462"/>
    <w:rsid w:val="001614FE"/>
    <w:rsid w:val="0016168A"/>
    <w:rsid w:val="00161907"/>
    <w:rsid w:val="00161996"/>
    <w:rsid w:val="00161C28"/>
    <w:rsid w:val="00161D41"/>
    <w:rsid w:val="00161D9A"/>
    <w:rsid w:val="00161E9E"/>
    <w:rsid w:val="00161ED7"/>
    <w:rsid w:val="00161EF0"/>
    <w:rsid w:val="0016200E"/>
    <w:rsid w:val="001625B2"/>
    <w:rsid w:val="00162655"/>
    <w:rsid w:val="001629E7"/>
    <w:rsid w:val="00162AFE"/>
    <w:rsid w:val="00162B9F"/>
    <w:rsid w:val="00162BAE"/>
    <w:rsid w:val="00162BCE"/>
    <w:rsid w:val="00162F13"/>
    <w:rsid w:val="00163003"/>
    <w:rsid w:val="0016333A"/>
    <w:rsid w:val="0016338A"/>
    <w:rsid w:val="001634A5"/>
    <w:rsid w:val="0016395B"/>
    <w:rsid w:val="00163B8A"/>
    <w:rsid w:val="00163EC4"/>
    <w:rsid w:val="00164047"/>
    <w:rsid w:val="0016418C"/>
    <w:rsid w:val="0016438D"/>
    <w:rsid w:val="0016453F"/>
    <w:rsid w:val="001648BD"/>
    <w:rsid w:val="00164D77"/>
    <w:rsid w:val="00164E90"/>
    <w:rsid w:val="00164FB1"/>
    <w:rsid w:val="001655E6"/>
    <w:rsid w:val="001656BA"/>
    <w:rsid w:val="00165B3E"/>
    <w:rsid w:val="00165CE9"/>
    <w:rsid w:val="00165EFE"/>
    <w:rsid w:val="001660CD"/>
    <w:rsid w:val="00166149"/>
    <w:rsid w:val="001661B9"/>
    <w:rsid w:val="001661D4"/>
    <w:rsid w:val="0016642B"/>
    <w:rsid w:val="001667E6"/>
    <w:rsid w:val="001667E7"/>
    <w:rsid w:val="00166EA3"/>
    <w:rsid w:val="001676BB"/>
    <w:rsid w:val="0016772C"/>
    <w:rsid w:val="001678DB"/>
    <w:rsid w:val="0016799A"/>
    <w:rsid w:val="00167D47"/>
    <w:rsid w:val="00167ECD"/>
    <w:rsid w:val="00170382"/>
    <w:rsid w:val="001707AC"/>
    <w:rsid w:val="0017080C"/>
    <w:rsid w:val="00170868"/>
    <w:rsid w:val="001708FD"/>
    <w:rsid w:val="00170A3F"/>
    <w:rsid w:val="00170A5D"/>
    <w:rsid w:val="00170B18"/>
    <w:rsid w:val="00170B55"/>
    <w:rsid w:val="00170CEC"/>
    <w:rsid w:val="0017116A"/>
    <w:rsid w:val="001714BF"/>
    <w:rsid w:val="001716CC"/>
    <w:rsid w:val="001717E4"/>
    <w:rsid w:val="00171866"/>
    <w:rsid w:val="001718EB"/>
    <w:rsid w:val="00171912"/>
    <w:rsid w:val="00171BBC"/>
    <w:rsid w:val="001721AB"/>
    <w:rsid w:val="001722A2"/>
    <w:rsid w:val="0017258B"/>
    <w:rsid w:val="001727CB"/>
    <w:rsid w:val="00172891"/>
    <w:rsid w:val="00172958"/>
    <w:rsid w:val="001729D4"/>
    <w:rsid w:val="001729EA"/>
    <w:rsid w:val="00172AA1"/>
    <w:rsid w:val="00172CEF"/>
    <w:rsid w:val="00172D2B"/>
    <w:rsid w:val="00172E16"/>
    <w:rsid w:val="0017316E"/>
    <w:rsid w:val="00173767"/>
    <w:rsid w:val="00173B75"/>
    <w:rsid w:val="00173D39"/>
    <w:rsid w:val="00174325"/>
    <w:rsid w:val="001745FB"/>
    <w:rsid w:val="001747D1"/>
    <w:rsid w:val="00174A04"/>
    <w:rsid w:val="00174AB5"/>
    <w:rsid w:val="00174E16"/>
    <w:rsid w:val="0017501A"/>
    <w:rsid w:val="001756C1"/>
    <w:rsid w:val="00175767"/>
    <w:rsid w:val="00175790"/>
    <w:rsid w:val="001757FC"/>
    <w:rsid w:val="001758A3"/>
    <w:rsid w:val="0017596E"/>
    <w:rsid w:val="00175A07"/>
    <w:rsid w:val="00175D4D"/>
    <w:rsid w:val="00175FF4"/>
    <w:rsid w:val="0017624F"/>
    <w:rsid w:val="001762BE"/>
    <w:rsid w:val="00176531"/>
    <w:rsid w:val="001765AC"/>
    <w:rsid w:val="001766DB"/>
    <w:rsid w:val="00176791"/>
    <w:rsid w:val="001767D7"/>
    <w:rsid w:val="001767F9"/>
    <w:rsid w:val="001768EE"/>
    <w:rsid w:val="001769E1"/>
    <w:rsid w:val="00176B2A"/>
    <w:rsid w:val="00176C15"/>
    <w:rsid w:val="001772E0"/>
    <w:rsid w:val="00177307"/>
    <w:rsid w:val="0017759F"/>
    <w:rsid w:val="00177634"/>
    <w:rsid w:val="00177A1A"/>
    <w:rsid w:val="00177AB1"/>
    <w:rsid w:val="00177F6F"/>
    <w:rsid w:val="0018010F"/>
    <w:rsid w:val="001802FA"/>
    <w:rsid w:val="00180844"/>
    <w:rsid w:val="0018093C"/>
    <w:rsid w:val="00180B92"/>
    <w:rsid w:val="00180C45"/>
    <w:rsid w:val="00180ED6"/>
    <w:rsid w:val="00181088"/>
    <w:rsid w:val="00181286"/>
    <w:rsid w:val="00181915"/>
    <w:rsid w:val="00181D14"/>
    <w:rsid w:val="00181EA2"/>
    <w:rsid w:val="00182140"/>
    <w:rsid w:val="00182287"/>
    <w:rsid w:val="001822D1"/>
    <w:rsid w:val="00182301"/>
    <w:rsid w:val="001824FC"/>
    <w:rsid w:val="0018258C"/>
    <w:rsid w:val="001826F7"/>
    <w:rsid w:val="0018270C"/>
    <w:rsid w:val="00182760"/>
    <w:rsid w:val="001827ED"/>
    <w:rsid w:val="00182C27"/>
    <w:rsid w:val="0018300B"/>
    <w:rsid w:val="00183095"/>
    <w:rsid w:val="00183465"/>
    <w:rsid w:val="0018378D"/>
    <w:rsid w:val="00183862"/>
    <w:rsid w:val="00183A93"/>
    <w:rsid w:val="00183AE7"/>
    <w:rsid w:val="00183DCC"/>
    <w:rsid w:val="00184186"/>
    <w:rsid w:val="001844A1"/>
    <w:rsid w:val="001845F8"/>
    <w:rsid w:val="0018478F"/>
    <w:rsid w:val="0018479C"/>
    <w:rsid w:val="001848FA"/>
    <w:rsid w:val="001849C8"/>
    <w:rsid w:val="00184ADD"/>
    <w:rsid w:val="00184B6E"/>
    <w:rsid w:val="00184E71"/>
    <w:rsid w:val="001850F9"/>
    <w:rsid w:val="001853A1"/>
    <w:rsid w:val="0018542A"/>
    <w:rsid w:val="001854DA"/>
    <w:rsid w:val="001858E2"/>
    <w:rsid w:val="00185942"/>
    <w:rsid w:val="00185A1F"/>
    <w:rsid w:val="0018601D"/>
    <w:rsid w:val="001860C0"/>
    <w:rsid w:val="001861A4"/>
    <w:rsid w:val="00186454"/>
    <w:rsid w:val="00186524"/>
    <w:rsid w:val="0018662D"/>
    <w:rsid w:val="001869C8"/>
    <w:rsid w:val="00186B3E"/>
    <w:rsid w:val="00187064"/>
    <w:rsid w:val="00187115"/>
    <w:rsid w:val="001872E4"/>
    <w:rsid w:val="00187605"/>
    <w:rsid w:val="00187734"/>
    <w:rsid w:val="001878C7"/>
    <w:rsid w:val="00187907"/>
    <w:rsid w:val="00187956"/>
    <w:rsid w:val="00187A04"/>
    <w:rsid w:val="00187AB3"/>
    <w:rsid w:val="00187DEA"/>
    <w:rsid w:val="00187F08"/>
    <w:rsid w:val="00187FBD"/>
    <w:rsid w:val="001900A6"/>
    <w:rsid w:val="00190394"/>
    <w:rsid w:val="00190E31"/>
    <w:rsid w:val="00191292"/>
    <w:rsid w:val="00191507"/>
    <w:rsid w:val="00191675"/>
    <w:rsid w:val="00191833"/>
    <w:rsid w:val="00191F89"/>
    <w:rsid w:val="001924A1"/>
    <w:rsid w:val="0019257E"/>
    <w:rsid w:val="001925A8"/>
    <w:rsid w:val="00192699"/>
    <w:rsid w:val="001928CF"/>
    <w:rsid w:val="00192B20"/>
    <w:rsid w:val="00192E49"/>
    <w:rsid w:val="00192FA2"/>
    <w:rsid w:val="001930CB"/>
    <w:rsid w:val="001932F9"/>
    <w:rsid w:val="0019333E"/>
    <w:rsid w:val="001933E0"/>
    <w:rsid w:val="0019393A"/>
    <w:rsid w:val="00193969"/>
    <w:rsid w:val="00193C29"/>
    <w:rsid w:val="001943B7"/>
    <w:rsid w:val="00194613"/>
    <w:rsid w:val="001947BE"/>
    <w:rsid w:val="00194818"/>
    <w:rsid w:val="00194D52"/>
    <w:rsid w:val="00194F98"/>
    <w:rsid w:val="0019529A"/>
    <w:rsid w:val="0019537A"/>
    <w:rsid w:val="00195425"/>
    <w:rsid w:val="00195693"/>
    <w:rsid w:val="0019578F"/>
    <w:rsid w:val="00195878"/>
    <w:rsid w:val="00195E96"/>
    <w:rsid w:val="00195FC2"/>
    <w:rsid w:val="001966B4"/>
    <w:rsid w:val="001967E2"/>
    <w:rsid w:val="001968A5"/>
    <w:rsid w:val="00196DD6"/>
    <w:rsid w:val="00196E79"/>
    <w:rsid w:val="00197005"/>
    <w:rsid w:val="00197885"/>
    <w:rsid w:val="001978A7"/>
    <w:rsid w:val="00197B2E"/>
    <w:rsid w:val="00197C51"/>
    <w:rsid w:val="00197CB9"/>
    <w:rsid w:val="00197EA0"/>
    <w:rsid w:val="001A0133"/>
    <w:rsid w:val="001A029C"/>
    <w:rsid w:val="001A0499"/>
    <w:rsid w:val="001A0798"/>
    <w:rsid w:val="001A0A64"/>
    <w:rsid w:val="001A0B86"/>
    <w:rsid w:val="001A0D5F"/>
    <w:rsid w:val="001A0DC4"/>
    <w:rsid w:val="001A1011"/>
    <w:rsid w:val="001A1292"/>
    <w:rsid w:val="001A148E"/>
    <w:rsid w:val="001A15BC"/>
    <w:rsid w:val="001A1693"/>
    <w:rsid w:val="001A1763"/>
    <w:rsid w:val="001A17C8"/>
    <w:rsid w:val="001A1813"/>
    <w:rsid w:val="001A1829"/>
    <w:rsid w:val="001A1886"/>
    <w:rsid w:val="001A192F"/>
    <w:rsid w:val="001A1980"/>
    <w:rsid w:val="001A1C4B"/>
    <w:rsid w:val="001A1E83"/>
    <w:rsid w:val="001A2387"/>
    <w:rsid w:val="001A2740"/>
    <w:rsid w:val="001A2777"/>
    <w:rsid w:val="001A2B82"/>
    <w:rsid w:val="001A2B95"/>
    <w:rsid w:val="001A2D72"/>
    <w:rsid w:val="001A2ECE"/>
    <w:rsid w:val="001A3097"/>
    <w:rsid w:val="001A3A60"/>
    <w:rsid w:val="001A3C28"/>
    <w:rsid w:val="001A3CDB"/>
    <w:rsid w:val="001A3F4A"/>
    <w:rsid w:val="001A403F"/>
    <w:rsid w:val="001A40EC"/>
    <w:rsid w:val="001A4100"/>
    <w:rsid w:val="001A4280"/>
    <w:rsid w:val="001A42B4"/>
    <w:rsid w:val="001A44ED"/>
    <w:rsid w:val="001A4AC6"/>
    <w:rsid w:val="001A4EEC"/>
    <w:rsid w:val="001A4FD9"/>
    <w:rsid w:val="001A4FE6"/>
    <w:rsid w:val="001A5031"/>
    <w:rsid w:val="001A50A8"/>
    <w:rsid w:val="001A538E"/>
    <w:rsid w:val="001A55EE"/>
    <w:rsid w:val="001A59F4"/>
    <w:rsid w:val="001A608B"/>
    <w:rsid w:val="001A61FF"/>
    <w:rsid w:val="001A66E0"/>
    <w:rsid w:val="001A67A8"/>
    <w:rsid w:val="001A6995"/>
    <w:rsid w:val="001A6A9A"/>
    <w:rsid w:val="001A6E1B"/>
    <w:rsid w:val="001A6F5B"/>
    <w:rsid w:val="001A7048"/>
    <w:rsid w:val="001A7251"/>
    <w:rsid w:val="001A73A9"/>
    <w:rsid w:val="001A7413"/>
    <w:rsid w:val="001A748E"/>
    <w:rsid w:val="001A76D6"/>
    <w:rsid w:val="001A77B0"/>
    <w:rsid w:val="001A7843"/>
    <w:rsid w:val="001A787D"/>
    <w:rsid w:val="001A7AA1"/>
    <w:rsid w:val="001A7D4E"/>
    <w:rsid w:val="001A7F0F"/>
    <w:rsid w:val="001A7FA1"/>
    <w:rsid w:val="001A7FB6"/>
    <w:rsid w:val="001B014F"/>
    <w:rsid w:val="001B053B"/>
    <w:rsid w:val="001B0635"/>
    <w:rsid w:val="001B0CE9"/>
    <w:rsid w:val="001B0D7C"/>
    <w:rsid w:val="001B147F"/>
    <w:rsid w:val="001B19F2"/>
    <w:rsid w:val="001B1A7C"/>
    <w:rsid w:val="001B1A8D"/>
    <w:rsid w:val="001B1D4D"/>
    <w:rsid w:val="001B1E34"/>
    <w:rsid w:val="001B2232"/>
    <w:rsid w:val="001B22EF"/>
    <w:rsid w:val="001B2404"/>
    <w:rsid w:val="001B2A9A"/>
    <w:rsid w:val="001B2C57"/>
    <w:rsid w:val="001B2D4D"/>
    <w:rsid w:val="001B3214"/>
    <w:rsid w:val="001B32BE"/>
    <w:rsid w:val="001B38B7"/>
    <w:rsid w:val="001B38ED"/>
    <w:rsid w:val="001B40AA"/>
    <w:rsid w:val="001B42AB"/>
    <w:rsid w:val="001B4480"/>
    <w:rsid w:val="001B4503"/>
    <w:rsid w:val="001B45DA"/>
    <w:rsid w:val="001B46B5"/>
    <w:rsid w:val="001B4703"/>
    <w:rsid w:val="001B4796"/>
    <w:rsid w:val="001B4818"/>
    <w:rsid w:val="001B499E"/>
    <w:rsid w:val="001B4AB2"/>
    <w:rsid w:val="001B4B0F"/>
    <w:rsid w:val="001B514C"/>
    <w:rsid w:val="001B51C4"/>
    <w:rsid w:val="001B53EB"/>
    <w:rsid w:val="001B582D"/>
    <w:rsid w:val="001B5AFB"/>
    <w:rsid w:val="001B5D43"/>
    <w:rsid w:val="001B5E9E"/>
    <w:rsid w:val="001B613D"/>
    <w:rsid w:val="001B6166"/>
    <w:rsid w:val="001B65C1"/>
    <w:rsid w:val="001B65E2"/>
    <w:rsid w:val="001B663D"/>
    <w:rsid w:val="001B66B3"/>
    <w:rsid w:val="001B69AB"/>
    <w:rsid w:val="001B6DA7"/>
    <w:rsid w:val="001B6F33"/>
    <w:rsid w:val="001B6F5A"/>
    <w:rsid w:val="001B73E9"/>
    <w:rsid w:val="001B758F"/>
    <w:rsid w:val="001B7803"/>
    <w:rsid w:val="001B792B"/>
    <w:rsid w:val="001B7AC5"/>
    <w:rsid w:val="001B7C17"/>
    <w:rsid w:val="001B7C70"/>
    <w:rsid w:val="001B7DAE"/>
    <w:rsid w:val="001B7DE7"/>
    <w:rsid w:val="001B7E1C"/>
    <w:rsid w:val="001B7E35"/>
    <w:rsid w:val="001B7E6F"/>
    <w:rsid w:val="001B7F2A"/>
    <w:rsid w:val="001C01C1"/>
    <w:rsid w:val="001C02A5"/>
    <w:rsid w:val="001C03C7"/>
    <w:rsid w:val="001C05D4"/>
    <w:rsid w:val="001C0756"/>
    <w:rsid w:val="001C0BBB"/>
    <w:rsid w:val="001C1148"/>
    <w:rsid w:val="001C137F"/>
    <w:rsid w:val="001C13F8"/>
    <w:rsid w:val="001C152F"/>
    <w:rsid w:val="001C1926"/>
    <w:rsid w:val="001C19CB"/>
    <w:rsid w:val="001C1E55"/>
    <w:rsid w:val="001C215A"/>
    <w:rsid w:val="001C24B3"/>
    <w:rsid w:val="001C2AED"/>
    <w:rsid w:val="001C2D72"/>
    <w:rsid w:val="001C31D9"/>
    <w:rsid w:val="001C32B8"/>
    <w:rsid w:val="001C35A8"/>
    <w:rsid w:val="001C3841"/>
    <w:rsid w:val="001C3D42"/>
    <w:rsid w:val="001C3EDD"/>
    <w:rsid w:val="001C3EF8"/>
    <w:rsid w:val="001C40DB"/>
    <w:rsid w:val="001C4290"/>
    <w:rsid w:val="001C4301"/>
    <w:rsid w:val="001C4410"/>
    <w:rsid w:val="001C44B4"/>
    <w:rsid w:val="001C451C"/>
    <w:rsid w:val="001C46F2"/>
    <w:rsid w:val="001C47F8"/>
    <w:rsid w:val="001C48F9"/>
    <w:rsid w:val="001C4996"/>
    <w:rsid w:val="001C49E9"/>
    <w:rsid w:val="001C4A74"/>
    <w:rsid w:val="001C4C1C"/>
    <w:rsid w:val="001C4C3E"/>
    <w:rsid w:val="001C4CD0"/>
    <w:rsid w:val="001C4E3C"/>
    <w:rsid w:val="001C4F80"/>
    <w:rsid w:val="001C4FA7"/>
    <w:rsid w:val="001C503A"/>
    <w:rsid w:val="001C5221"/>
    <w:rsid w:val="001C52B7"/>
    <w:rsid w:val="001C540F"/>
    <w:rsid w:val="001C5495"/>
    <w:rsid w:val="001C5838"/>
    <w:rsid w:val="001C5B30"/>
    <w:rsid w:val="001C5C1E"/>
    <w:rsid w:val="001C5C98"/>
    <w:rsid w:val="001C5CAA"/>
    <w:rsid w:val="001C5D24"/>
    <w:rsid w:val="001C6182"/>
    <w:rsid w:val="001C61E4"/>
    <w:rsid w:val="001C6246"/>
    <w:rsid w:val="001C626F"/>
    <w:rsid w:val="001C635D"/>
    <w:rsid w:val="001C6368"/>
    <w:rsid w:val="001C63B4"/>
    <w:rsid w:val="001C658E"/>
    <w:rsid w:val="001C66F4"/>
    <w:rsid w:val="001C67D0"/>
    <w:rsid w:val="001C69A8"/>
    <w:rsid w:val="001C69F7"/>
    <w:rsid w:val="001C6B25"/>
    <w:rsid w:val="001C6EA8"/>
    <w:rsid w:val="001C7169"/>
    <w:rsid w:val="001C71F3"/>
    <w:rsid w:val="001C7310"/>
    <w:rsid w:val="001C736D"/>
    <w:rsid w:val="001C7569"/>
    <w:rsid w:val="001C77EF"/>
    <w:rsid w:val="001C7AF3"/>
    <w:rsid w:val="001C7B0A"/>
    <w:rsid w:val="001C7E1D"/>
    <w:rsid w:val="001D0032"/>
    <w:rsid w:val="001D0239"/>
    <w:rsid w:val="001D05B9"/>
    <w:rsid w:val="001D09BF"/>
    <w:rsid w:val="001D0C82"/>
    <w:rsid w:val="001D0E03"/>
    <w:rsid w:val="001D0FB4"/>
    <w:rsid w:val="001D10F4"/>
    <w:rsid w:val="001D11A5"/>
    <w:rsid w:val="001D161D"/>
    <w:rsid w:val="001D188D"/>
    <w:rsid w:val="001D197C"/>
    <w:rsid w:val="001D1DEC"/>
    <w:rsid w:val="001D2802"/>
    <w:rsid w:val="001D2B8A"/>
    <w:rsid w:val="001D2DBB"/>
    <w:rsid w:val="001D2E3B"/>
    <w:rsid w:val="001D2E5A"/>
    <w:rsid w:val="001D3258"/>
    <w:rsid w:val="001D33D3"/>
    <w:rsid w:val="001D33D8"/>
    <w:rsid w:val="001D34A0"/>
    <w:rsid w:val="001D34E5"/>
    <w:rsid w:val="001D35A0"/>
    <w:rsid w:val="001D35CF"/>
    <w:rsid w:val="001D36DA"/>
    <w:rsid w:val="001D37C7"/>
    <w:rsid w:val="001D37F8"/>
    <w:rsid w:val="001D37FC"/>
    <w:rsid w:val="001D393F"/>
    <w:rsid w:val="001D3AC8"/>
    <w:rsid w:val="001D3B95"/>
    <w:rsid w:val="001D3CCA"/>
    <w:rsid w:val="001D3D0C"/>
    <w:rsid w:val="001D408B"/>
    <w:rsid w:val="001D40D4"/>
    <w:rsid w:val="001D40D7"/>
    <w:rsid w:val="001D4881"/>
    <w:rsid w:val="001D4B72"/>
    <w:rsid w:val="001D4DF7"/>
    <w:rsid w:val="001D4E1D"/>
    <w:rsid w:val="001D4F14"/>
    <w:rsid w:val="001D5536"/>
    <w:rsid w:val="001D592B"/>
    <w:rsid w:val="001D5C66"/>
    <w:rsid w:val="001D5D21"/>
    <w:rsid w:val="001D5D2A"/>
    <w:rsid w:val="001D636E"/>
    <w:rsid w:val="001D6440"/>
    <w:rsid w:val="001D67CE"/>
    <w:rsid w:val="001D6906"/>
    <w:rsid w:val="001D6B3D"/>
    <w:rsid w:val="001D6B5B"/>
    <w:rsid w:val="001D6C29"/>
    <w:rsid w:val="001D6D3E"/>
    <w:rsid w:val="001D73F4"/>
    <w:rsid w:val="001D7471"/>
    <w:rsid w:val="001D794B"/>
    <w:rsid w:val="001D796A"/>
    <w:rsid w:val="001D7F3A"/>
    <w:rsid w:val="001E0160"/>
    <w:rsid w:val="001E0240"/>
    <w:rsid w:val="001E0248"/>
    <w:rsid w:val="001E0832"/>
    <w:rsid w:val="001E0922"/>
    <w:rsid w:val="001E1057"/>
    <w:rsid w:val="001E11E1"/>
    <w:rsid w:val="001E1646"/>
    <w:rsid w:val="001E1749"/>
    <w:rsid w:val="001E18B7"/>
    <w:rsid w:val="001E19EF"/>
    <w:rsid w:val="001E1A50"/>
    <w:rsid w:val="001E1EF1"/>
    <w:rsid w:val="001E1F3C"/>
    <w:rsid w:val="001E23DA"/>
    <w:rsid w:val="001E253E"/>
    <w:rsid w:val="001E2892"/>
    <w:rsid w:val="001E29F3"/>
    <w:rsid w:val="001E2C3E"/>
    <w:rsid w:val="001E33FB"/>
    <w:rsid w:val="001E3543"/>
    <w:rsid w:val="001E3565"/>
    <w:rsid w:val="001E368D"/>
    <w:rsid w:val="001E3A9A"/>
    <w:rsid w:val="001E3C1B"/>
    <w:rsid w:val="001E3C4B"/>
    <w:rsid w:val="001E3CAB"/>
    <w:rsid w:val="001E3D82"/>
    <w:rsid w:val="001E41F7"/>
    <w:rsid w:val="001E42DE"/>
    <w:rsid w:val="001E437C"/>
    <w:rsid w:val="001E44DE"/>
    <w:rsid w:val="001E45BE"/>
    <w:rsid w:val="001E49D1"/>
    <w:rsid w:val="001E5333"/>
    <w:rsid w:val="001E54FD"/>
    <w:rsid w:val="001E5ABC"/>
    <w:rsid w:val="001E5ADB"/>
    <w:rsid w:val="001E636B"/>
    <w:rsid w:val="001E63F9"/>
    <w:rsid w:val="001E642E"/>
    <w:rsid w:val="001E6940"/>
    <w:rsid w:val="001E6AE0"/>
    <w:rsid w:val="001E6B81"/>
    <w:rsid w:val="001E6CA6"/>
    <w:rsid w:val="001E6E12"/>
    <w:rsid w:val="001E6E51"/>
    <w:rsid w:val="001E6E89"/>
    <w:rsid w:val="001E6F01"/>
    <w:rsid w:val="001E6F07"/>
    <w:rsid w:val="001E70A5"/>
    <w:rsid w:val="001E71D9"/>
    <w:rsid w:val="001E7324"/>
    <w:rsid w:val="001E73FB"/>
    <w:rsid w:val="001E771C"/>
    <w:rsid w:val="001E7799"/>
    <w:rsid w:val="001E7CE2"/>
    <w:rsid w:val="001E7F36"/>
    <w:rsid w:val="001E7F60"/>
    <w:rsid w:val="001E7FDF"/>
    <w:rsid w:val="001F06EB"/>
    <w:rsid w:val="001F0783"/>
    <w:rsid w:val="001F0814"/>
    <w:rsid w:val="001F0838"/>
    <w:rsid w:val="001F08D6"/>
    <w:rsid w:val="001F0917"/>
    <w:rsid w:val="001F0BA9"/>
    <w:rsid w:val="001F0CC5"/>
    <w:rsid w:val="001F0E25"/>
    <w:rsid w:val="001F19BD"/>
    <w:rsid w:val="001F1B36"/>
    <w:rsid w:val="001F1BB5"/>
    <w:rsid w:val="001F1C36"/>
    <w:rsid w:val="001F1EFC"/>
    <w:rsid w:val="001F20DC"/>
    <w:rsid w:val="001F245D"/>
    <w:rsid w:val="001F2592"/>
    <w:rsid w:val="001F287E"/>
    <w:rsid w:val="001F2C56"/>
    <w:rsid w:val="001F34C0"/>
    <w:rsid w:val="001F38A0"/>
    <w:rsid w:val="001F3F82"/>
    <w:rsid w:val="001F423A"/>
    <w:rsid w:val="001F44BC"/>
    <w:rsid w:val="001F44DA"/>
    <w:rsid w:val="001F46EA"/>
    <w:rsid w:val="001F4A05"/>
    <w:rsid w:val="001F4A2B"/>
    <w:rsid w:val="001F4D22"/>
    <w:rsid w:val="001F4D57"/>
    <w:rsid w:val="001F4EA1"/>
    <w:rsid w:val="001F4EB8"/>
    <w:rsid w:val="001F51FD"/>
    <w:rsid w:val="001F533E"/>
    <w:rsid w:val="001F5947"/>
    <w:rsid w:val="001F5C84"/>
    <w:rsid w:val="001F5D27"/>
    <w:rsid w:val="001F600D"/>
    <w:rsid w:val="001F605B"/>
    <w:rsid w:val="001F60DC"/>
    <w:rsid w:val="001F622E"/>
    <w:rsid w:val="001F64AC"/>
    <w:rsid w:val="001F6617"/>
    <w:rsid w:val="001F6912"/>
    <w:rsid w:val="001F69D4"/>
    <w:rsid w:val="001F6AEE"/>
    <w:rsid w:val="001F77CF"/>
    <w:rsid w:val="001F78ED"/>
    <w:rsid w:val="001F7B3C"/>
    <w:rsid w:val="001F7CD3"/>
    <w:rsid w:val="001F7E47"/>
    <w:rsid w:val="002000DA"/>
    <w:rsid w:val="0020016D"/>
    <w:rsid w:val="00200286"/>
    <w:rsid w:val="002003EB"/>
    <w:rsid w:val="00200418"/>
    <w:rsid w:val="00200543"/>
    <w:rsid w:val="002008F2"/>
    <w:rsid w:val="00200A99"/>
    <w:rsid w:val="00200BA7"/>
    <w:rsid w:val="00200BCA"/>
    <w:rsid w:val="00201107"/>
    <w:rsid w:val="0020131F"/>
    <w:rsid w:val="00201352"/>
    <w:rsid w:val="002013B4"/>
    <w:rsid w:val="0020153A"/>
    <w:rsid w:val="00201687"/>
    <w:rsid w:val="002017FA"/>
    <w:rsid w:val="00201AED"/>
    <w:rsid w:val="00201C7A"/>
    <w:rsid w:val="00201CCF"/>
    <w:rsid w:val="00201D4A"/>
    <w:rsid w:val="00201DE6"/>
    <w:rsid w:val="00201EB1"/>
    <w:rsid w:val="00201F38"/>
    <w:rsid w:val="00202407"/>
    <w:rsid w:val="0020265B"/>
    <w:rsid w:val="00202853"/>
    <w:rsid w:val="00202864"/>
    <w:rsid w:val="002029F3"/>
    <w:rsid w:val="0020339A"/>
    <w:rsid w:val="00203836"/>
    <w:rsid w:val="00203B9B"/>
    <w:rsid w:val="00203C21"/>
    <w:rsid w:val="0020401C"/>
    <w:rsid w:val="00204107"/>
    <w:rsid w:val="00204169"/>
    <w:rsid w:val="00204AA2"/>
    <w:rsid w:val="00204ACD"/>
    <w:rsid w:val="00204B45"/>
    <w:rsid w:val="00205143"/>
    <w:rsid w:val="00205409"/>
    <w:rsid w:val="00205716"/>
    <w:rsid w:val="0020575D"/>
    <w:rsid w:val="00205A29"/>
    <w:rsid w:val="00205B0C"/>
    <w:rsid w:val="00205B0D"/>
    <w:rsid w:val="00205F23"/>
    <w:rsid w:val="00205FBA"/>
    <w:rsid w:val="00206155"/>
    <w:rsid w:val="00206480"/>
    <w:rsid w:val="00206528"/>
    <w:rsid w:val="0020658D"/>
    <w:rsid w:val="0020699B"/>
    <w:rsid w:val="00206CE3"/>
    <w:rsid w:val="00206F48"/>
    <w:rsid w:val="0020711E"/>
    <w:rsid w:val="00207793"/>
    <w:rsid w:val="0020788F"/>
    <w:rsid w:val="0020794B"/>
    <w:rsid w:val="00207952"/>
    <w:rsid w:val="00207B01"/>
    <w:rsid w:val="00207C63"/>
    <w:rsid w:val="00207C6F"/>
    <w:rsid w:val="002100DF"/>
    <w:rsid w:val="002100F8"/>
    <w:rsid w:val="00210120"/>
    <w:rsid w:val="002105E4"/>
    <w:rsid w:val="00210B30"/>
    <w:rsid w:val="00210ED0"/>
    <w:rsid w:val="00210EE0"/>
    <w:rsid w:val="00210F1A"/>
    <w:rsid w:val="00211033"/>
    <w:rsid w:val="0021116E"/>
    <w:rsid w:val="00211339"/>
    <w:rsid w:val="002113A2"/>
    <w:rsid w:val="00211568"/>
    <w:rsid w:val="0021167D"/>
    <w:rsid w:val="002117F3"/>
    <w:rsid w:val="00211AB5"/>
    <w:rsid w:val="00211BEA"/>
    <w:rsid w:val="00211CE3"/>
    <w:rsid w:val="00212128"/>
    <w:rsid w:val="00212456"/>
    <w:rsid w:val="00212561"/>
    <w:rsid w:val="002125E8"/>
    <w:rsid w:val="0021260C"/>
    <w:rsid w:val="00212C76"/>
    <w:rsid w:val="00212CE7"/>
    <w:rsid w:val="00212DAC"/>
    <w:rsid w:val="002131BA"/>
    <w:rsid w:val="00213213"/>
    <w:rsid w:val="00213243"/>
    <w:rsid w:val="00213284"/>
    <w:rsid w:val="00213337"/>
    <w:rsid w:val="00213381"/>
    <w:rsid w:val="002134B4"/>
    <w:rsid w:val="00213874"/>
    <w:rsid w:val="00213958"/>
    <w:rsid w:val="00213B04"/>
    <w:rsid w:val="00213C1E"/>
    <w:rsid w:val="00213CCA"/>
    <w:rsid w:val="00213E91"/>
    <w:rsid w:val="00213F81"/>
    <w:rsid w:val="00214399"/>
    <w:rsid w:val="002147CF"/>
    <w:rsid w:val="00214847"/>
    <w:rsid w:val="002148CE"/>
    <w:rsid w:val="00214BCF"/>
    <w:rsid w:val="00214EF5"/>
    <w:rsid w:val="0021503D"/>
    <w:rsid w:val="00215085"/>
    <w:rsid w:val="00215267"/>
    <w:rsid w:val="002154F0"/>
    <w:rsid w:val="00215574"/>
    <w:rsid w:val="0021563E"/>
    <w:rsid w:val="002158E3"/>
    <w:rsid w:val="002158F5"/>
    <w:rsid w:val="00215C83"/>
    <w:rsid w:val="00215E7A"/>
    <w:rsid w:val="002161E8"/>
    <w:rsid w:val="002163C9"/>
    <w:rsid w:val="002163E7"/>
    <w:rsid w:val="0021652B"/>
    <w:rsid w:val="00216565"/>
    <w:rsid w:val="002167CD"/>
    <w:rsid w:val="002167E8"/>
    <w:rsid w:val="00216A11"/>
    <w:rsid w:val="00216AE9"/>
    <w:rsid w:val="00216B91"/>
    <w:rsid w:val="00216CE6"/>
    <w:rsid w:val="00216F3D"/>
    <w:rsid w:val="0021707C"/>
    <w:rsid w:val="0021729A"/>
    <w:rsid w:val="00217538"/>
    <w:rsid w:val="0021767C"/>
    <w:rsid w:val="00217A23"/>
    <w:rsid w:val="00217E4F"/>
    <w:rsid w:val="00217FD1"/>
    <w:rsid w:val="002201F5"/>
    <w:rsid w:val="0022028F"/>
    <w:rsid w:val="002204D3"/>
    <w:rsid w:val="002208DD"/>
    <w:rsid w:val="00220E1E"/>
    <w:rsid w:val="00221245"/>
    <w:rsid w:val="0022164E"/>
    <w:rsid w:val="00221867"/>
    <w:rsid w:val="00221876"/>
    <w:rsid w:val="00221905"/>
    <w:rsid w:val="00221913"/>
    <w:rsid w:val="00221C94"/>
    <w:rsid w:val="00222114"/>
    <w:rsid w:val="00222147"/>
    <w:rsid w:val="00222390"/>
    <w:rsid w:val="0022255A"/>
    <w:rsid w:val="002228B9"/>
    <w:rsid w:val="00222994"/>
    <w:rsid w:val="00222CE5"/>
    <w:rsid w:val="00222CF4"/>
    <w:rsid w:val="00222DA2"/>
    <w:rsid w:val="00222E21"/>
    <w:rsid w:val="00222FEF"/>
    <w:rsid w:val="00223433"/>
    <w:rsid w:val="002235B8"/>
    <w:rsid w:val="0022362B"/>
    <w:rsid w:val="00223630"/>
    <w:rsid w:val="002237A5"/>
    <w:rsid w:val="00223AF3"/>
    <w:rsid w:val="00223DDB"/>
    <w:rsid w:val="00223DE3"/>
    <w:rsid w:val="00223EA0"/>
    <w:rsid w:val="00223EA5"/>
    <w:rsid w:val="0022406C"/>
    <w:rsid w:val="00224245"/>
    <w:rsid w:val="00224280"/>
    <w:rsid w:val="00224528"/>
    <w:rsid w:val="00224559"/>
    <w:rsid w:val="0022490A"/>
    <w:rsid w:val="00224EF2"/>
    <w:rsid w:val="00224F59"/>
    <w:rsid w:val="0022526B"/>
    <w:rsid w:val="00225C07"/>
    <w:rsid w:val="00225C6D"/>
    <w:rsid w:val="00225C79"/>
    <w:rsid w:val="00225F03"/>
    <w:rsid w:val="002260A6"/>
    <w:rsid w:val="00226230"/>
    <w:rsid w:val="00226378"/>
    <w:rsid w:val="00226400"/>
    <w:rsid w:val="002265E7"/>
    <w:rsid w:val="00226797"/>
    <w:rsid w:val="002267E3"/>
    <w:rsid w:val="002268F6"/>
    <w:rsid w:val="00226CBA"/>
    <w:rsid w:val="00226E02"/>
    <w:rsid w:val="00226E36"/>
    <w:rsid w:val="00226E8E"/>
    <w:rsid w:val="00226F9D"/>
    <w:rsid w:val="0022705B"/>
    <w:rsid w:val="00227398"/>
    <w:rsid w:val="002277E4"/>
    <w:rsid w:val="00227ACF"/>
    <w:rsid w:val="00227D92"/>
    <w:rsid w:val="0023004B"/>
    <w:rsid w:val="0023021B"/>
    <w:rsid w:val="00230423"/>
    <w:rsid w:val="0023066E"/>
    <w:rsid w:val="00230685"/>
    <w:rsid w:val="0023083C"/>
    <w:rsid w:val="00230EE3"/>
    <w:rsid w:val="002313E4"/>
    <w:rsid w:val="00231A43"/>
    <w:rsid w:val="00231A61"/>
    <w:rsid w:val="00231AEF"/>
    <w:rsid w:val="00231FC8"/>
    <w:rsid w:val="002320B7"/>
    <w:rsid w:val="0023289A"/>
    <w:rsid w:val="002329BC"/>
    <w:rsid w:val="00232BBB"/>
    <w:rsid w:val="00232DFD"/>
    <w:rsid w:val="00232E39"/>
    <w:rsid w:val="00232E3C"/>
    <w:rsid w:val="002332DF"/>
    <w:rsid w:val="00233313"/>
    <w:rsid w:val="00233315"/>
    <w:rsid w:val="0023340C"/>
    <w:rsid w:val="00233B60"/>
    <w:rsid w:val="00234133"/>
    <w:rsid w:val="00234167"/>
    <w:rsid w:val="0023425F"/>
    <w:rsid w:val="002342D8"/>
    <w:rsid w:val="0023456E"/>
    <w:rsid w:val="00234595"/>
    <w:rsid w:val="00234649"/>
    <w:rsid w:val="0023496B"/>
    <w:rsid w:val="00234F06"/>
    <w:rsid w:val="00235175"/>
    <w:rsid w:val="002353AD"/>
    <w:rsid w:val="00235471"/>
    <w:rsid w:val="002354F0"/>
    <w:rsid w:val="002357CF"/>
    <w:rsid w:val="00235D01"/>
    <w:rsid w:val="00235EB1"/>
    <w:rsid w:val="00236103"/>
    <w:rsid w:val="0023652C"/>
    <w:rsid w:val="002367ED"/>
    <w:rsid w:val="002368F2"/>
    <w:rsid w:val="00236BBB"/>
    <w:rsid w:val="00236D94"/>
    <w:rsid w:val="00236E04"/>
    <w:rsid w:val="00236FD9"/>
    <w:rsid w:val="002370D7"/>
    <w:rsid w:val="00237652"/>
    <w:rsid w:val="002376EC"/>
    <w:rsid w:val="00237834"/>
    <w:rsid w:val="00237BAC"/>
    <w:rsid w:val="00237C47"/>
    <w:rsid w:val="00237D6B"/>
    <w:rsid w:val="00240186"/>
    <w:rsid w:val="002403B2"/>
    <w:rsid w:val="002403C5"/>
    <w:rsid w:val="00240569"/>
    <w:rsid w:val="002405BF"/>
    <w:rsid w:val="0024094B"/>
    <w:rsid w:val="00240A7C"/>
    <w:rsid w:val="00240BDB"/>
    <w:rsid w:val="00240C17"/>
    <w:rsid w:val="00240D0E"/>
    <w:rsid w:val="00240D18"/>
    <w:rsid w:val="0024106F"/>
    <w:rsid w:val="00241289"/>
    <w:rsid w:val="002414AE"/>
    <w:rsid w:val="002414B7"/>
    <w:rsid w:val="00241882"/>
    <w:rsid w:val="00241A44"/>
    <w:rsid w:val="00241B61"/>
    <w:rsid w:val="00241CB9"/>
    <w:rsid w:val="00241EEB"/>
    <w:rsid w:val="00242451"/>
    <w:rsid w:val="002424CA"/>
    <w:rsid w:val="002426B7"/>
    <w:rsid w:val="002426F0"/>
    <w:rsid w:val="002428B3"/>
    <w:rsid w:val="00242901"/>
    <w:rsid w:val="002429B8"/>
    <w:rsid w:val="00242F93"/>
    <w:rsid w:val="00242F9B"/>
    <w:rsid w:val="00243002"/>
    <w:rsid w:val="00243302"/>
    <w:rsid w:val="0024359C"/>
    <w:rsid w:val="00243681"/>
    <w:rsid w:val="00243B38"/>
    <w:rsid w:val="00243DE3"/>
    <w:rsid w:val="0024418D"/>
    <w:rsid w:val="002441A5"/>
    <w:rsid w:val="002445FC"/>
    <w:rsid w:val="00244707"/>
    <w:rsid w:val="00244A67"/>
    <w:rsid w:val="00244E84"/>
    <w:rsid w:val="002451A1"/>
    <w:rsid w:val="002451FC"/>
    <w:rsid w:val="00245764"/>
    <w:rsid w:val="00245AC2"/>
    <w:rsid w:val="0024650D"/>
    <w:rsid w:val="002473E2"/>
    <w:rsid w:val="00247598"/>
    <w:rsid w:val="002478DD"/>
    <w:rsid w:val="00247961"/>
    <w:rsid w:val="0025003A"/>
    <w:rsid w:val="002502B9"/>
    <w:rsid w:val="0025046C"/>
    <w:rsid w:val="002508ED"/>
    <w:rsid w:val="00250B35"/>
    <w:rsid w:val="00250DE8"/>
    <w:rsid w:val="00250F57"/>
    <w:rsid w:val="0025157B"/>
    <w:rsid w:val="002519E9"/>
    <w:rsid w:val="00251AE0"/>
    <w:rsid w:val="00251B7C"/>
    <w:rsid w:val="00251DBF"/>
    <w:rsid w:val="00251F31"/>
    <w:rsid w:val="00251FFA"/>
    <w:rsid w:val="002522DE"/>
    <w:rsid w:val="002525A9"/>
    <w:rsid w:val="0025281D"/>
    <w:rsid w:val="00252824"/>
    <w:rsid w:val="002528B1"/>
    <w:rsid w:val="00252921"/>
    <w:rsid w:val="00252991"/>
    <w:rsid w:val="0025337F"/>
    <w:rsid w:val="002534FD"/>
    <w:rsid w:val="002536B1"/>
    <w:rsid w:val="00253943"/>
    <w:rsid w:val="00253C9F"/>
    <w:rsid w:val="002543FD"/>
    <w:rsid w:val="00254603"/>
    <w:rsid w:val="002546F0"/>
    <w:rsid w:val="00254C23"/>
    <w:rsid w:val="00254C9B"/>
    <w:rsid w:val="00254DF7"/>
    <w:rsid w:val="00255186"/>
    <w:rsid w:val="002551B2"/>
    <w:rsid w:val="00255200"/>
    <w:rsid w:val="0025553E"/>
    <w:rsid w:val="00255759"/>
    <w:rsid w:val="00255787"/>
    <w:rsid w:val="00255B3F"/>
    <w:rsid w:val="00255D6D"/>
    <w:rsid w:val="0025628F"/>
    <w:rsid w:val="00256408"/>
    <w:rsid w:val="00256576"/>
    <w:rsid w:val="00256803"/>
    <w:rsid w:val="0025697D"/>
    <w:rsid w:val="00256DBB"/>
    <w:rsid w:val="00256F34"/>
    <w:rsid w:val="002570A2"/>
    <w:rsid w:val="002570FE"/>
    <w:rsid w:val="00257165"/>
    <w:rsid w:val="002571E2"/>
    <w:rsid w:val="0025741F"/>
    <w:rsid w:val="0025758A"/>
    <w:rsid w:val="00257957"/>
    <w:rsid w:val="002579B6"/>
    <w:rsid w:val="00257B3B"/>
    <w:rsid w:val="002600F3"/>
    <w:rsid w:val="00260126"/>
    <w:rsid w:val="00260222"/>
    <w:rsid w:val="0026034F"/>
    <w:rsid w:val="002603ED"/>
    <w:rsid w:val="002604A7"/>
    <w:rsid w:val="00260915"/>
    <w:rsid w:val="00260AB6"/>
    <w:rsid w:val="00260BBB"/>
    <w:rsid w:val="00260D63"/>
    <w:rsid w:val="00261022"/>
    <w:rsid w:val="00261095"/>
    <w:rsid w:val="002614BB"/>
    <w:rsid w:val="00261616"/>
    <w:rsid w:val="00261A2C"/>
    <w:rsid w:val="00261B6A"/>
    <w:rsid w:val="00261BB6"/>
    <w:rsid w:val="00261BD4"/>
    <w:rsid w:val="00261D55"/>
    <w:rsid w:val="00261E5B"/>
    <w:rsid w:val="00262590"/>
    <w:rsid w:val="0026275B"/>
    <w:rsid w:val="00262844"/>
    <w:rsid w:val="002628FB"/>
    <w:rsid w:val="002629E2"/>
    <w:rsid w:val="002629EB"/>
    <w:rsid w:val="00262E1B"/>
    <w:rsid w:val="0026318D"/>
    <w:rsid w:val="002631D6"/>
    <w:rsid w:val="00263392"/>
    <w:rsid w:val="002636BD"/>
    <w:rsid w:val="00263909"/>
    <w:rsid w:val="00263A00"/>
    <w:rsid w:val="00263FC4"/>
    <w:rsid w:val="00263FE4"/>
    <w:rsid w:val="0026470C"/>
    <w:rsid w:val="0026471B"/>
    <w:rsid w:val="00264AA9"/>
    <w:rsid w:val="00264AF5"/>
    <w:rsid w:val="00264CD3"/>
    <w:rsid w:val="00264D5A"/>
    <w:rsid w:val="00264F0D"/>
    <w:rsid w:val="00264FD3"/>
    <w:rsid w:val="00265329"/>
    <w:rsid w:val="00265499"/>
    <w:rsid w:val="002656C4"/>
    <w:rsid w:val="00265C73"/>
    <w:rsid w:val="00265E2E"/>
    <w:rsid w:val="00265ED5"/>
    <w:rsid w:val="0026630D"/>
    <w:rsid w:val="00266416"/>
    <w:rsid w:val="002664E8"/>
    <w:rsid w:val="00266522"/>
    <w:rsid w:val="00266CC9"/>
    <w:rsid w:val="00266D7E"/>
    <w:rsid w:val="00266FC5"/>
    <w:rsid w:val="00267040"/>
    <w:rsid w:val="00267171"/>
    <w:rsid w:val="0026726B"/>
    <w:rsid w:val="00267608"/>
    <w:rsid w:val="00267896"/>
    <w:rsid w:val="00267E3E"/>
    <w:rsid w:val="00267E50"/>
    <w:rsid w:val="00267E5C"/>
    <w:rsid w:val="00267E67"/>
    <w:rsid w:val="00267EB4"/>
    <w:rsid w:val="00270252"/>
    <w:rsid w:val="00270419"/>
    <w:rsid w:val="00270423"/>
    <w:rsid w:val="00270869"/>
    <w:rsid w:val="002710DC"/>
    <w:rsid w:val="0027118D"/>
    <w:rsid w:val="00271227"/>
    <w:rsid w:val="00271371"/>
    <w:rsid w:val="00271567"/>
    <w:rsid w:val="00271576"/>
    <w:rsid w:val="002715CB"/>
    <w:rsid w:val="002717FE"/>
    <w:rsid w:val="00271A64"/>
    <w:rsid w:val="00271B2F"/>
    <w:rsid w:val="00271EEA"/>
    <w:rsid w:val="00271FA1"/>
    <w:rsid w:val="00272010"/>
    <w:rsid w:val="002720FE"/>
    <w:rsid w:val="00272110"/>
    <w:rsid w:val="0027228F"/>
    <w:rsid w:val="002722B2"/>
    <w:rsid w:val="002726CD"/>
    <w:rsid w:val="002726ED"/>
    <w:rsid w:val="002727EC"/>
    <w:rsid w:val="00272D5E"/>
    <w:rsid w:val="00273314"/>
    <w:rsid w:val="0027341F"/>
    <w:rsid w:val="00273736"/>
    <w:rsid w:val="0027391D"/>
    <w:rsid w:val="00273A8E"/>
    <w:rsid w:val="00273D6A"/>
    <w:rsid w:val="002742C2"/>
    <w:rsid w:val="002747F1"/>
    <w:rsid w:val="00274814"/>
    <w:rsid w:val="002749A1"/>
    <w:rsid w:val="00274A72"/>
    <w:rsid w:val="00274D59"/>
    <w:rsid w:val="00274F31"/>
    <w:rsid w:val="002752D6"/>
    <w:rsid w:val="00275515"/>
    <w:rsid w:val="002756EA"/>
    <w:rsid w:val="002759A9"/>
    <w:rsid w:val="00275A07"/>
    <w:rsid w:val="00275A90"/>
    <w:rsid w:val="00275B6B"/>
    <w:rsid w:val="00275B99"/>
    <w:rsid w:val="00275B9C"/>
    <w:rsid w:val="00275C64"/>
    <w:rsid w:val="00275C9B"/>
    <w:rsid w:val="00275CE6"/>
    <w:rsid w:val="00275F75"/>
    <w:rsid w:val="00276024"/>
    <w:rsid w:val="00276FE1"/>
    <w:rsid w:val="00276FFF"/>
    <w:rsid w:val="002770E5"/>
    <w:rsid w:val="0027753A"/>
    <w:rsid w:val="00277562"/>
    <w:rsid w:val="002775D7"/>
    <w:rsid w:val="002776A2"/>
    <w:rsid w:val="002777C7"/>
    <w:rsid w:val="00277894"/>
    <w:rsid w:val="002778F6"/>
    <w:rsid w:val="00277AE8"/>
    <w:rsid w:val="00277C1C"/>
    <w:rsid w:val="00277C7E"/>
    <w:rsid w:val="00277C8C"/>
    <w:rsid w:val="00277CBD"/>
    <w:rsid w:val="00277DCD"/>
    <w:rsid w:val="00277E5F"/>
    <w:rsid w:val="002800CD"/>
    <w:rsid w:val="00280525"/>
    <w:rsid w:val="00280650"/>
    <w:rsid w:val="00280814"/>
    <w:rsid w:val="00280F9F"/>
    <w:rsid w:val="00281197"/>
    <w:rsid w:val="002811F9"/>
    <w:rsid w:val="0028137E"/>
    <w:rsid w:val="00281A12"/>
    <w:rsid w:val="00281A5B"/>
    <w:rsid w:val="00281A73"/>
    <w:rsid w:val="00281DCC"/>
    <w:rsid w:val="00281E21"/>
    <w:rsid w:val="00281E7B"/>
    <w:rsid w:val="0028237A"/>
    <w:rsid w:val="00282DC4"/>
    <w:rsid w:val="00282DD5"/>
    <w:rsid w:val="00282F98"/>
    <w:rsid w:val="0028309B"/>
    <w:rsid w:val="0028331D"/>
    <w:rsid w:val="00283348"/>
    <w:rsid w:val="002833B9"/>
    <w:rsid w:val="002838DA"/>
    <w:rsid w:val="00283995"/>
    <w:rsid w:val="00283ACA"/>
    <w:rsid w:val="00283BCF"/>
    <w:rsid w:val="00283C47"/>
    <w:rsid w:val="00283CEF"/>
    <w:rsid w:val="00284394"/>
    <w:rsid w:val="002844E5"/>
    <w:rsid w:val="00284625"/>
    <w:rsid w:val="002847B8"/>
    <w:rsid w:val="00284D31"/>
    <w:rsid w:val="00284FA6"/>
    <w:rsid w:val="002854E7"/>
    <w:rsid w:val="0028586C"/>
    <w:rsid w:val="0028587B"/>
    <w:rsid w:val="00285B57"/>
    <w:rsid w:val="00285D82"/>
    <w:rsid w:val="0028683A"/>
    <w:rsid w:val="00286948"/>
    <w:rsid w:val="002869D7"/>
    <w:rsid w:val="0028734C"/>
    <w:rsid w:val="00287A23"/>
    <w:rsid w:val="00287A37"/>
    <w:rsid w:val="00287AAE"/>
    <w:rsid w:val="00287B83"/>
    <w:rsid w:val="00287D86"/>
    <w:rsid w:val="00287E1D"/>
    <w:rsid w:val="00287EC4"/>
    <w:rsid w:val="0029008E"/>
    <w:rsid w:val="00290094"/>
    <w:rsid w:val="00290116"/>
    <w:rsid w:val="00290183"/>
    <w:rsid w:val="00290295"/>
    <w:rsid w:val="0029035F"/>
    <w:rsid w:val="00290BCF"/>
    <w:rsid w:val="00290D27"/>
    <w:rsid w:val="00290D9B"/>
    <w:rsid w:val="00290E95"/>
    <w:rsid w:val="00290EAE"/>
    <w:rsid w:val="00290ECF"/>
    <w:rsid w:val="00290F3A"/>
    <w:rsid w:val="00290F3F"/>
    <w:rsid w:val="00290F7C"/>
    <w:rsid w:val="00290FF2"/>
    <w:rsid w:val="00291276"/>
    <w:rsid w:val="00291550"/>
    <w:rsid w:val="00291884"/>
    <w:rsid w:val="00291ACF"/>
    <w:rsid w:val="00291BC5"/>
    <w:rsid w:val="00292028"/>
    <w:rsid w:val="002920B0"/>
    <w:rsid w:val="0029213B"/>
    <w:rsid w:val="00292272"/>
    <w:rsid w:val="0029242F"/>
    <w:rsid w:val="0029249E"/>
    <w:rsid w:val="00292BBF"/>
    <w:rsid w:val="0029308B"/>
    <w:rsid w:val="00293253"/>
    <w:rsid w:val="002932CD"/>
    <w:rsid w:val="00293D7A"/>
    <w:rsid w:val="0029414C"/>
    <w:rsid w:val="0029432B"/>
    <w:rsid w:val="00294418"/>
    <w:rsid w:val="00294AD9"/>
    <w:rsid w:val="00294D64"/>
    <w:rsid w:val="00294E3B"/>
    <w:rsid w:val="0029563A"/>
    <w:rsid w:val="00295657"/>
    <w:rsid w:val="00295DE8"/>
    <w:rsid w:val="00295E3B"/>
    <w:rsid w:val="00295EA5"/>
    <w:rsid w:val="00295FF0"/>
    <w:rsid w:val="0029645E"/>
    <w:rsid w:val="002964C8"/>
    <w:rsid w:val="002967B6"/>
    <w:rsid w:val="00296CE3"/>
    <w:rsid w:val="00296D97"/>
    <w:rsid w:val="00296E7A"/>
    <w:rsid w:val="002970C9"/>
    <w:rsid w:val="002976F8"/>
    <w:rsid w:val="00297B23"/>
    <w:rsid w:val="00297E0C"/>
    <w:rsid w:val="002A003E"/>
    <w:rsid w:val="002A0235"/>
    <w:rsid w:val="002A049B"/>
    <w:rsid w:val="002A0530"/>
    <w:rsid w:val="002A0F62"/>
    <w:rsid w:val="002A10C9"/>
    <w:rsid w:val="002A12EB"/>
    <w:rsid w:val="002A16B9"/>
    <w:rsid w:val="002A1B32"/>
    <w:rsid w:val="002A1DDE"/>
    <w:rsid w:val="002A1E07"/>
    <w:rsid w:val="002A1FCA"/>
    <w:rsid w:val="002A2148"/>
    <w:rsid w:val="002A23C1"/>
    <w:rsid w:val="002A2567"/>
    <w:rsid w:val="002A2A96"/>
    <w:rsid w:val="002A2CF1"/>
    <w:rsid w:val="002A2D53"/>
    <w:rsid w:val="002A2D9F"/>
    <w:rsid w:val="002A2DE6"/>
    <w:rsid w:val="002A2E2E"/>
    <w:rsid w:val="002A3074"/>
    <w:rsid w:val="002A308C"/>
    <w:rsid w:val="002A314B"/>
    <w:rsid w:val="002A34E5"/>
    <w:rsid w:val="002A3566"/>
    <w:rsid w:val="002A360E"/>
    <w:rsid w:val="002A361B"/>
    <w:rsid w:val="002A36A7"/>
    <w:rsid w:val="002A3733"/>
    <w:rsid w:val="002A3799"/>
    <w:rsid w:val="002A3826"/>
    <w:rsid w:val="002A3917"/>
    <w:rsid w:val="002A395E"/>
    <w:rsid w:val="002A3DBC"/>
    <w:rsid w:val="002A3E35"/>
    <w:rsid w:val="002A3E83"/>
    <w:rsid w:val="002A43CC"/>
    <w:rsid w:val="002A43D2"/>
    <w:rsid w:val="002A4427"/>
    <w:rsid w:val="002A449B"/>
    <w:rsid w:val="002A466E"/>
    <w:rsid w:val="002A47D6"/>
    <w:rsid w:val="002A47E3"/>
    <w:rsid w:val="002A4995"/>
    <w:rsid w:val="002A4A44"/>
    <w:rsid w:val="002A4C36"/>
    <w:rsid w:val="002A4C45"/>
    <w:rsid w:val="002A4E26"/>
    <w:rsid w:val="002A4E57"/>
    <w:rsid w:val="002A4E83"/>
    <w:rsid w:val="002A521C"/>
    <w:rsid w:val="002A5448"/>
    <w:rsid w:val="002A5497"/>
    <w:rsid w:val="002A55A8"/>
    <w:rsid w:val="002A55D1"/>
    <w:rsid w:val="002A5DD1"/>
    <w:rsid w:val="002A632B"/>
    <w:rsid w:val="002A6334"/>
    <w:rsid w:val="002A649B"/>
    <w:rsid w:val="002A6702"/>
    <w:rsid w:val="002A67E3"/>
    <w:rsid w:val="002A6A89"/>
    <w:rsid w:val="002A6B33"/>
    <w:rsid w:val="002A6BFB"/>
    <w:rsid w:val="002A6D6F"/>
    <w:rsid w:val="002A6DB4"/>
    <w:rsid w:val="002A6FA7"/>
    <w:rsid w:val="002A7012"/>
    <w:rsid w:val="002A707A"/>
    <w:rsid w:val="002A724E"/>
    <w:rsid w:val="002A7269"/>
    <w:rsid w:val="002A7316"/>
    <w:rsid w:val="002A7477"/>
    <w:rsid w:val="002A769E"/>
    <w:rsid w:val="002A785C"/>
    <w:rsid w:val="002A79CA"/>
    <w:rsid w:val="002A7AF6"/>
    <w:rsid w:val="002A7D63"/>
    <w:rsid w:val="002A7D6C"/>
    <w:rsid w:val="002A7DE8"/>
    <w:rsid w:val="002A7E99"/>
    <w:rsid w:val="002A7F57"/>
    <w:rsid w:val="002B04E8"/>
    <w:rsid w:val="002B0884"/>
    <w:rsid w:val="002B098B"/>
    <w:rsid w:val="002B0EF2"/>
    <w:rsid w:val="002B109A"/>
    <w:rsid w:val="002B120B"/>
    <w:rsid w:val="002B1223"/>
    <w:rsid w:val="002B13EA"/>
    <w:rsid w:val="002B13F8"/>
    <w:rsid w:val="002B15EA"/>
    <w:rsid w:val="002B1C2B"/>
    <w:rsid w:val="002B26DA"/>
    <w:rsid w:val="002B275A"/>
    <w:rsid w:val="002B2789"/>
    <w:rsid w:val="002B2938"/>
    <w:rsid w:val="002B29C9"/>
    <w:rsid w:val="002B2AF1"/>
    <w:rsid w:val="002B2B4F"/>
    <w:rsid w:val="002B2C80"/>
    <w:rsid w:val="002B2E4E"/>
    <w:rsid w:val="002B310C"/>
    <w:rsid w:val="002B32E1"/>
    <w:rsid w:val="002B361D"/>
    <w:rsid w:val="002B364D"/>
    <w:rsid w:val="002B3A52"/>
    <w:rsid w:val="002B3C44"/>
    <w:rsid w:val="002B3C57"/>
    <w:rsid w:val="002B3D9B"/>
    <w:rsid w:val="002B40A5"/>
    <w:rsid w:val="002B4135"/>
    <w:rsid w:val="002B4806"/>
    <w:rsid w:val="002B4842"/>
    <w:rsid w:val="002B48AC"/>
    <w:rsid w:val="002B4C9E"/>
    <w:rsid w:val="002B4EAC"/>
    <w:rsid w:val="002B5173"/>
    <w:rsid w:val="002B5227"/>
    <w:rsid w:val="002B5991"/>
    <w:rsid w:val="002B5EDC"/>
    <w:rsid w:val="002B5F8B"/>
    <w:rsid w:val="002B6559"/>
    <w:rsid w:val="002B6C3A"/>
    <w:rsid w:val="002B6EE7"/>
    <w:rsid w:val="002B724E"/>
    <w:rsid w:val="002B72A1"/>
    <w:rsid w:val="002B7453"/>
    <w:rsid w:val="002B7699"/>
    <w:rsid w:val="002B7740"/>
    <w:rsid w:val="002B77B3"/>
    <w:rsid w:val="002B77B9"/>
    <w:rsid w:val="002B77EB"/>
    <w:rsid w:val="002B7816"/>
    <w:rsid w:val="002B7841"/>
    <w:rsid w:val="002B7848"/>
    <w:rsid w:val="002B79AE"/>
    <w:rsid w:val="002B7B41"/>
    <w:rsid w:val="002B7E9D"/>
    <w:rsid w:val="002C0019"/>
    <w:rsid w:val="002C049D"/>
    <w:rsid w:val="002C0533"/>
    <w:rsid w:val="002C06A3"/>
    <w:rsid w:val="002C06AD"/>
    <w:rsid w:val="002C0996"/>
    <w:rsid w:val="002C0A1C"/>
    <w:rsid w:val="002C0B1B"/>
    <w:rsid w:val="002C1146"/>
    <w:rsid w:val="002C11B6"/>
    <w:rsid w:val="002C11BE"/>
    <w:rsid w:val="002C123B"/>
    <w:rsid w:val="002C1251"/>
    <w:rsid w:val="002C1507"/>
    <w:rsid w:val="002C15A8"/>
    <w:rsid w:val="002C1726"/>
    <w:rsid w:val="002C177F"/>
    <w:rsid w:val="002C1B39"/>
    <w:rsid w:val="002C1FE1"/>
    <w:rsid w:val="002C2162"/>
    <w:rsid w:val="002C24B5"/>
    <w:rsid w:val="002C24D5"/>
    <w:rsid w:val="002C265A"/>
    <w:rsid w:val="002C2671"/>
    <w:rsid w:val="002C276F"/>
    <w:rsid w:val="002C2CE3"/>
    <w:rsid w:val="002C2D10"/>
    <w:rsid w:val="002C2EB6"/>
    <w:rsid w:val="002C2FBE"/>
    <w:rsid w:val="002C3361"/>
    <w:rsid w:val="002C33A0"/>
    <w:rsid w:val="002C3AE0"/>
    <w:rsid w:val="002C3EDA"/>
    <w:rsid w:val="002C42A9"/>
    <w:rsid w:val="002C4488"/>
    <w:rsid w:val="002C4916"/>
    <w:rsid w:val="002C4977"/>
    <w:rsid w:val="002C4C59"/>
    <w:rsid w:val="002C51EF"/>
    <w:rsid w:val="002C5213"/>
    <w:rsid w:val="002C535A"/>
    <w:rsid w:val="002C5681"/>
    <w:rsid w:val="002C56B1"/>
    <w:rsid w:val="002C56D9"/>
    <w:rsid w:val="002C5CF8"/>
    <w:rsid w:val="002C5D4C"/>
    <w:rsid w:val="002C5EE5"/>
    <w:rsid w:val="002C6227"/>
    <w:rsid w:val="002C62E1"/>
    <w:rsid w:val="002C658E"/>
    <w:rsid w:val="002C67B5"/>
    <w:rsid w:val="002C6839"/>
    <w:rsid w:val="002C6D02"/>
    <w:rsid w:val="002C6E3D"/>
    <w:rsid w:val="002C7085"/>
    <w:rsid w:val="002C71F7"/>
    <w:rsid w:val="002C722A"/>
    <w:rsid w:val="002C7546"/>
    <w:rsid w:val="002C7C50"/>
    <w:rsid w:val="002C7DEB"/>
    <w:rsid w:val="002C7F46"/>
    <w:rsid w:val="002D031E"/>
    <w:rsid w:val="002D066D"/>
    <w:rsid w:val="002D06EC"/>
    <w:rsid w:val="002D07DA"/>
    <w:rsid w:val="002D08BF"/>
    <w:rsid w:val="002D1667"/>
    <w:rsid w:val="002D17CD"/>
    <w:rsid w:val="002D1969"/>
    <w:rsid w:val="002D1A33"/>
    <w:rsid w:val="002D1A5C"/>
    <w:rsid w:val="002D1A91"/>
    <w:rsid w:val="002D1CE2"/>
    <w:rsid w:val="002D1EE8"/>
    <w:rsid w:val="002D1F9D"/>
    <w:rsid w:val="002D217F"/>
    <w:rsid w:val="002D2549"/>
    <w:rsid w:val="002D26AB"/>
    <w:rsid w:val="002D29DE"/>
    <w:rsid w:val="002D2BB0"/>
    <w:rsid w:val="002D2C2B"/>
    <w:rsid w:val="002D2E3A"/>
    <w:rsid w:val="002D314F"/>
    <w:rsid w:val="002D32E1"/>
    <w:rsid w:val="002D32EC"/>
    <w:rsid w:val="002D34E1"/>
    <w:rsid w:val="002D36AC"/>
    <w:rsid w:val="002D36C2"/>
    <w:rsid w:val="002D3DDC"/>
    <w:rsid w:val="002D3EA6"/>
    <w:rsid w:val="002D3F7B"/>
    <w:rsid w:val="002D43AB"/>
    <w:rsid w:val="002D4425"/>
    <w:rsid w:val="002D45A3"/>
    <w:rsid w:val="002D46B9"/>
    <w:rsid w:val="002D5213"/>
    <w:rsid w:val="002D52BB"/>
    <w:rsid w:val="002D5437"/>
    <w:rsid w:val="002D572D"/>
    <w:rsid w:val="002D5A38"/>
    <w:rsid w:val="002D5DE8"/>
    <w:rsid w:val="002D5E4C"/>
    <w:rsid w:val="002D6361"/>
    <w:rsid w:val="002D67B3"/>
    <w:rsid w:val="002D6A1F"/>
    <w:rsid w:val="002D6A4B"/>
    <w:rsid w:val="002D6C11"/>
    <w:rsid w:val="002D6DAA"/>
    <w:rsid w:val="002D72F1"/>
    <w:rsid w:val="002D73CD"/>
    <w:rsid w:val="002D745C"/>
    <w:rsid w:val="002D7786"/>
    <w:rsid w:val="002D780C"/>
    <w:rsid w:val="002D79C1"/>
    <w:rsid w:val="002D7A81"/>
    <w:rsid w:val="002D7A9A"/>
    <w:rsid w:val="002D7BB3"/>
    <w:rsid w:val="002D7DB6"/>
    <w:rsid w:val="002E000D"/>
    <w:rsid w:val="002E0430"/>
    <w:rsid w:val="002E054D"/>
    <w:rsid w:val="002E05A4"/>
    <w:rsid w:val="002E069A"/>
    <w:rsid w:val="002E09EA"/>
    <w:rsid w:val="002E0A9F"/>
    <w:rsid w:val="002E0CDF"/>
    <w:rsid w:val="002E1314"/>
    <w:rsid w:val="002E1783"/>
    <w:rsid w:val="002E1B4C"/>
    <w:rsid w:val="002E1E5B"/>
    <w:rsid w:val="002E1E60"/>
    <w:rsid w:val="002E20AB"/>
    <w:rsid w:val="002E20D2"/>
    <w:rsid w:val="002E268E"/>
    <w:rsid w:val="002E2A9F"/>
    <w:rsid w:val="002E2AF2"/>
    <w:rsid w:val="002E2BEF"/>
    <w:rsid w:val="002E2C55"/>
    <w:rsid w:val="002E2D46"/>
    <w:rsid w:val="002E2D60"/>
    <w:rsid w:val="002E317C"/>
    <w:rsid w:val="002E31D7"/>
    <w:rsid w:val="002E33EE"/>
    <w:rsid w:val="002E34D9"/>
    <w:rsid w:val="002E35F3"/>
    <w:rsid w:val="002E3762"/>
    <w:rsid w:val="002E3C0A"/>
    <w:rsid w:val="002E3F82"/>
    <w:rsid w:val="002E42DD"/>
    <w:rsid w:val="002E42E2"/>
    <w:rsid w:val="002E4454"/>
    <w:rsid w:val="002E46F6"/>
    <w:rsid w:val="002E490A"/>
    <w:rsid w:val="002E4D01"/>
    <w:rsid w:val="002E4E08"/>
    <w:rsid w:val="002E4E0F"/>
    <w:rsid w:val="002E50B3"/>
    <w:rsid w:val="002E53CD"/>
    <w:rsid w:val="002E552E"/>
    <w:rsid w:val="002E5965"/>
    <w:rsid w:val="002E5BC3"/>
    <w:rsid w:val="002E5E58"/>
    <w:rsid w:val="002E5E80"/>
    <w:rsid w:val="002E5F2F"/>
    <w:rsid w:val="002E6093"/>
    <w:rsid w:val="002E6132"/>
    <w:rsid w:val="002E663A"/>
    <w:rsid w:val="002E6640"/>
    <w:rsid w:val="002E6816"/>
    <w:rsid w:val="002E68E0"/>
    <w:rsid w:val="002E6C2C"/>
    <w:rsid w:val="002E6C97"/>
    <w:rsid w:val="002E6EE0"/>
    <w:rsid w:val="002E6F4F"/>
    <w:rsid w:val="002E6FF7"/>
    <w:rsid w:val="002E73DD"/>
    <w:rsid w:val="002E7919"/>
    <w:rsid w:val="002F001B"/>
    <w:rsid w:val="002F00EC"/>
    <w:rsid w:val="002F0232"/>
    <w:rsid w:val="002F04C8"/>
    <w:rsid w:val="002F0596"/>
    <w:rsid w:val="002F05CB"/>
    <w:rsid w:val="002F0868"/>
    <w:rsid w:val="002F0DBF"/>
    <w:rsid w:val="002F0E4E"/>
    <w:rsid w:val="002F10FC"/>
    <w:rsid w:val="002F136D"/>
    <w:rsid w:val="002F1439"/>
    <w:rsid w:val="002F1870"/>
    <w:rsid w:val="002F1A55"/>
    <w:rsid w:val="002F1DC4"/>
    <w:rsid w:val="002F1E50"/>
    <w:rsid w:val="002F1EC0"/>
    <w:rsid w:val="002F224B"/>
    <w:rsid w:val="002F23DB"/>
    <w:rsid w:val="002F248B"/>
    <w:rsid w:val="002F25F3"/>
    <w:rsid w:val="002F284F"/>
    <w:rsid w:val="002F2A53"/>
    <w:rsid w:val="002F2E15"/>
    <w:rsid w:val="002F2E19"/>
    <w:rsid w:val="002F30AA"/>
    <w:rsid w:val="002F31A6"/>
    <w:rsid w:val="002F3C20"/>
    <w:rsid w:val="002F3F29"/>
    <w:rsid w:val="002F411A"/>
    <w:rsid w:val="002F419B"/>
    <w:rsid w:val="002F4715"/>
    <w:rsid w:val="002F48DC"/>
    <w:rsid w:val="002F4B8A"/>
    <w:rsid w:val="002F4BBA"/>
    <w:rsid w:val="002F4BD8"/>
    <w:rsid w:val="002F4F76"/>
    <w:rsid w:val="002F542E"/>
    <w:rsid w:val="002F5624"/>
    <w:rsid w:val="002F5A7B"/>
    <w:rsid w:val="002F5D0F"/>
    <w:rsid w:val="002F5FA4"/>
    <w:rsid w:val="002F5FF6"/>
    <w:rsid w:val="002F684B"/>
    <w:rsid w:val="002F6A2D"/>
    <w:rsid w:val="002F6B8E"/>
    <w:rsid w:val="002F6C6B"/>
    <w:rsid w:val="002F6CBC"/>
    <w:rsid w:val="002F6D47"/>
    <w:rsid w:val="002F71A3"/>
    <w:rsid w:val="002F7825"/>
    <w:rsid w:val="002F7AD3"/>
    <w:rsid w:val="002F7BF6"/>
    <w:rsid w:val="002F7C53"/>
    <w:rsid w:val="002F7C89"/>
    <w:rsid w:val="002F7F47"/>
    <w:rsid w:val="003008EF"/>
    <w:rsid w:val="0030098E"/>
    <w:rsid w:val="003009C3"/>
    <w:rsid w:val="00300BA4"/>
    <w:rsid w:val="00300E54"/>
    <w:rsid w:val="00300F1C"/>
    <w:rsid w:val="00301D01"/>
    <w:rsid w:val="00301E3E"/>
    <w:rsid w:val="00301FB6"/>
    <w:rsid w:val="0030211E"/>
    <w:rsid w:val="0030215E"/>
    <w:rsid w:val="00302BD4"/>
    <w:rsid w:val="00303417"/>
    <w:rsid w:val="003038F5"/>
    <w:rsid w:val="00303BED"/>
    <w:rsid w:val="00304593"/>
    <w:rsid w:val="003047C0"/>
    <w:rsid w:val="0030499F"/>
    <w:rsid w:val="00304B5E"/>
    <w:rsid w:val="00304C38"/>
    <w:rsid w:val="00304D55"/>
    <w:rsid w:val="00304E07"/>
    <w:rsid w:val="0030520E"/>
    <w:rsid w:val="00305388"/>
    <w:rsid w:val="0030560A"/>
    <w:rsid w:val="00305902"/>
    <w:rsid w:val="00305AAB"/>
    <w:rsid w:val="00305ADE"/>
    <w:rsid w:val="00305F6F"/>
    <w:rsid w:val="00305F84"/>
    <w:rsid w:val="003060E9"/>
    <w:rsid w:val="00306105"/>
    <w:rsid w:val="003065D8"/>
    <w:rsid w:val="00306747"/>
    <w:rsid w:val="00306A01"/>
    <w:rsid w:val="00306E1C"/>
    <w:rsid w:val="00306FE7"/>
    <w:rsid w:val="00307097"/>
    <w:rsid w:val="003071FB"/>
    <w:rsid w:val="0030735D"/>
    <w:rsid w:val="003079F1"/>
    <w:rsid w:val="00307A94"/>
    <w:rsid w:val="00307ABD"/>
    <w:rsid w:val="00307D06"/>
    <w:rsid w:val="00310250"/>
    <w:rsid w:val="00310C82"/>
    <w:rsid w:val="00310FD1"/>
    <w:rsid w:val="0031122C"/>
    <w:rsid w:val="003113DF"/>
    <w:rsid w:val="00311A01"/>
    <w:rsid w:val="00311BB2"/>
    <w:rsid w:val="00311BB6"/>
    <w:rsid w:val="00311C7F"/>
    <w:rsid w:val="00311F06"/>
    <w:rsid w:val="0031222F"/>
    <w:rsid w:val="003122A9"/>
    <w:rsid w:val="003124DE"/>
    <w:rsid w:val="003125C4"/>
    <w:rsid w:val="00312BA6"/>
    <w:rsid w:val="0031305C"/>
    <w:rsid w:val="00313089"/>
    <w:rsid w:val="003132F9"/>
    <w:rsid w:val="00313320"/>
    <w:rsid w:val="0031345E"/>
    <w:rsid w:val="00313AB7"/>
    <w:rsid w:val="00313DB1"/>
    <w:rsid w:val="00313EA3"/>
    <w:rsid w:val="00313F45"/>
    <w:rsid w:val="00314127"/>
    <w:rsid w:val="00314374"/>
    <w:rsid w:val="00314746"/>
    <w:rsid w:val="003147B3"/>
    <w:rsid w:val="003147DD"/>
    <w:rsid w:val="0031484B"/>
    <w:rsid w:val="00314CAC"/>
    <w:rsid w:val="00314EAC"/>
    <w:rsid w:val="003156EB"/>
    <w:rsid w:val="00315B8B"/>
    <w:rsid w:val="00315BFF"/>
    <w:rsid w:val="00315DDD"/>
    <w:rsid w:val="00315E4A"/>
    <w:rsid w:val="00315EE4"/>
    <w:rsid w:val="003160A0"/>
    <w:rsid w:val="003160D1"/>
    <w:rsid w:val="00316105"/>
    <w:rsid w:val="0031689E"/>
    <w:rsid w:val="003169D8"/>
    <w:rsid w:val="00316AF4"/>
    <w:rsid w:val="00316D23"/>
    <w:rsid w:val="00316DA0"/>
    <w:rsid w:val="00316F6B"/>
    <w:rsid w:val="00316FF9"/>
    <w:rsid w:val="0031712E"/>
    <w:rsid w:val="00317215"/>
    <w:rsid w:val="00317447"/>
    <w:rsid w:val="00317478"/>
    <w:rsid w:val="003178A4"/>
    <w:rsid w:val="00317E9A"/>
    <w:rsid w:val="00317F0B"/>
    <w:rsid w:val="00317F19"/>
    <w:rsid w:val="00320021"/>
    <w:rsid w:val="003202D1"/>
    <w:rsid w:val="0032032B"/>
    <w:rsid w:val="0032089E"/>
    <w:rsid w:val="00320AEA"/>
    <w:rsid w:val="00320D39"/>
    <w:rsid w:val="0032137E"/>
    <w:rsid w:val="00321555"/>
    <w:rsid w:val="0032170B"/>
    <w:rsid w:val="00321C8A"/>
    <w:rsid w:val="00321E2E"/>
    <w:rsid w:val="00321FEF"/>
    <w:rsid w:val="0032200E"/>
    <w:rsid w:val="00322061"/>
    <w:rsid w:val="003221DB"/>
    <w:rsid w:val="003221E2"/>
    <w:rsid w:val="0032224B"/>
    <w:rsid w:val="00322325"/>
    <w:rsid w:val="00322728"/>
    <w:rsid w:val="0032272B"/>
    <w:rsid w:val="0032273E"/>
    <w:rsid w:val="003228AD"/>
    <w:rsid w:val="0032345F"/>
    <w:rsid w:val="0032355B"/>
    <w:rsid w:val="00323AAF"/>
    <w:rsid w:val="00323B70"/>
    <w:rsid w:val="00324188"/>
    <w:rsid w:val="00324195"/>
    <w:rsid w:val="003241D1"/>
    <w:rsid w:val="00324214"/>
    <w:rsid w:val="0032462C"/>
    <w:rsid w:val="00324BA8"/>
    <w:rsid w:val="00325838"/>
    <w:rsid w:val="003258D8"/>
    <w:rsid w:val="00325BD7"/>
    <w:rsid w:val="00325C65"/>
    <w:rsid w:val="00325C8D"/>
    <w:rsid w:val="00325D56"/>
    <w:rsid w:val="00325DDC"/>
    <w:rsid w:val="00325F30"/>
    <w:rsid w:val="00326220"/>
    <w:rsid w:val="003265AF"/>
    <w:rsid w:val="00326719"/>
    <w:rsid w:val="0032683F"/>
    <w:rsid w:val="003268F8"/>
    <w:rsid w:val="00326946"/>
    <w:rsid w:val="00326BC2"/>
    <w:rsid w:val="00326C23"/>
    <w:rsid w:val="00327254"/>
    <w:rsid w:val="0032727E"/>
    <w:rsid w:val="00327417"/>
    <w:rsid w:val="00327615"/>
    <w:rsid w:val="0032774E"/>
    <w:rsid w:val="00327840"/>
    <w:rsid w:val="003279CD"/>
    <w:rsid w:val="003279FF"/>
    <w:rsid w:val="00327A02"/>
    <w:rsid w:val="00327B59"/>
    <w:rsid w:val="00327BE2"/>
    <w:rsid w:val="00327D44"/>
    <w:rsid w:val="00327E1A"/>
    <w:rsid w:val="00327E2C"/>
    <w:rsid w:val="00330050"/>
    <w:rsid w:val="003311A3"/>
    <w:rsid w:val="003313D9"/>
    <w:rsid w:val="003314A6"/>
    <w:rsid w:val="00331667"/>
    <w:rsid w:val="00331709"/>
    <w:rsid w:val="00331AE0"/>
    <w:rsid w:val="00331B5B"/>
    <w:rsid w:val="003326A8"/>
    <w:rsid w:val="0033286C"/>
    <w:rsid w:val="00332ACD"/>
    <w:rsid w:val="00332B51"/>
    <w:rsid w:val="00332BC2"/>
    <w:rsid w:val="00332C45"/>
    <w:rsid w:val="00333485"/>
    <w:rsid w:val="003336B3"/>
    <w:rsid w:val="00333786"/>
    <w:rsid w:val="00333A36"/>
    <w:rsid w:val="00333D1E"/>
    <w:rsid w:val="00333E15"/>
    <w:rsid w:val="00333FB6"/>
    <w:rsid w:val="00334118"/>
    <w:rsid w:val="00334191"/>
    <w:rsid w:val="00334288"/>
    <w:rsid w:val="003342D8"/>
    <w:rsid w:val="003342F4"/>
    <w:rsid w:val="003344B8"/>
    <w:rsid w:val="0033453F"/>
    <w:rsid w:val="00334596"/>
    <w:rsid w:val="0033469C"/>
    <w:rsid w:val="00334A78"/>
    <w:rsid w:val="00334BE7"/>
    <w:rsid w:val="00334E20"/>
    <w:rsid w:val="00334F7C"/>
    <w:rsid w:val="00335299"/>
    <w:rsid w:val="0033556B"/>
    <w:rsid w:val="0033589B"/>
    <w:rsid w:val="003359BC"/>
    <w:rsid w:val="00335EF8"/>
    <w:rsid w:val="00335FAB"/>
    <w:rsid w:val="00335FF0"/>
    <w:rsid w:val="00335FF5"/>
    <w:rsid w:val="0033640F"/>
    <w:rsid w:val="00336529"/>
    <w:rsid w:val="00336992"/>
    <w:rsid w:val="003369D6"/>
    <w:rsid w:val="00336E55"/>
    <w:rsid w:val="00336E87"/>
    <w:rsid w:val="00337013"/>
    <w:rsid w:val="00337022"/>
    <w:rsid w:val="003370EF"/>
    <w:rsid w:val="00337476"/>
    <w:rsid w:val="00337B10"/>
    <w:rsid w:val="003406AE"/>
    <w:rsid w:val="0034079C"/>
    <w:rsid w:val="00340C07"/>
    <w:rsid w:val="00340C59"/>
    <w:rsid w:val="003413BB"/>
    <w:rsid w:val="00341406"/>
    <w:rsid w:val="0034176F"/>
    <w:rsid w:val="00341828"/>
    <w:rsid w:val="00341D4A"/>
    <w:rsid w:val="00341D86"/>
    <w:rsid w:val="00341D9E"/>
    <w:rsid w:val="00342182"/>
    <w:rsid w:val="00342797"/>
    <w:rsid w:val="00342EF6"/>
    <w:rsid w:val="003431FE"/>
    <w:rsid w:val="00343259"/>
    <w:rsid w:val="00343546"/>
    <w:rsid w:val="00343797"/>
    <w:rsid w:val="00343A0A"/>
    <w:rsid w:val="0034401A"/>
    <w:rsid w:val="00344418"/>
    <w:rsid w:val="0034497D"/>
    <w:rsid w:val="00345196"/>
    <w:rsid w:val="003451EA"/>
    <w:rsid w:val="003452A5"/>
    <w:rsid w:val="00345428"/>
    <w:rsid w:val="003456CA"/>
    <w:rsid w:val="00345BFB"/>
    <w:rsid w:val="00345D96"/>
    <w:rsid w:val="00345F9E"/>
    <w:rsid w:val="00346612"/>
    <w:rsid w:val="00346826"/>
    <w:rsid w:val="00346C4B"/>
    <w:rsid w:val="00346E83"/>
    <w:rsid w:val="00346ECC"/>
    <w:rsid w:val="00346F28"/>
    <w:rsid w:val="00346FA8"/>
    <w:rsid w:val="003470E5"/>
    <w:rsid w:val="00347259"/>
    <w:rsid w:val="0034744B"/>
    <w:rsid w:val="00347475"/>
    <w:rsid w:val="003474FC"/>
    <w:rsid w:val="00347770"/>
    <w:rsid w:val="00347A31"/>
    <w:rsid w:val="00347A87"/>
    <w:rsid w:val="00347CB4"/>
    <w:rsid w:val="00347EAB"/>
    <w:rsid w:val="00347FC3"/>
    <w:rsid w:val="00350003"/>
    <w:rsid w:val="0035002B"/>
    <w:rsid w:val="00350182"/>
    <w:rsid w:val="003501FF"/>
    <w:rsid w:val="0035023F"/>
    <w:rsid w:val="00350287"/>
    <w:rsid w:val="00350D90"/>
    <w:rsid w:val="00350DE7"/>
    <w:rsid w:val="00350E8B"/>
    <w:rsid w:val="0035100A"/>
    <w:rsid w:val="003512B3"/>
    <w:rsid w:val="003517E5"/>
    <w:rsid w:val="00351A23"/>
    <w:rsid w:val="00351AEE"/>
    <w:rsid w:val="00351CB2"/>
    <w:rsid w:val="00352169"/>
    <w:rsid w:val="003524FC"/>
    <w:rsid w:val="003527E6"/>
    <w:rsid w:val="003528E0"/>
    <w:rsid w:val="003528E9"/>
    <w:rsid w:val="003529DE"/>
    <w:rsid w:val="00352B85"/>
    <w:rsid w:val="003530E6"/>
    <w:rsid w:val="00353179"/>
    <w:rsid w:val="0035330E"/>
    <w:rsid w:val="00353456"/>
    <w:rsid w:val="00353680"/>
    <w:rsid w:val="003536FA"/>
    <w:rsid w:val="00353704"/>
    <w:rsid w:val="00353868"/>
    <w:rsid w:val="00353908"/>
    <w:rsid w:val="00353951"/>
    <w:rsid w:val="00353F77"/>
    <w:rsid w:val="00354433"/>
    <w:rsid w:val="00354441"/>
    <w:rsid w:val="003545CF"/>
    <w:rsid w:val="003546C9"/>
    <w:rsid w:val="0035494B"/>
    <w:rsid w:val="00354E72"/>
    <w:rsid w:val="0035513F"/>
    <w:rsid w:val="00355372"/>
    <w:rsid w:val="00355423"/>
    <w:rsid w:val="00355428"/>
    <w:rsid w:val="00355507"/>
    <w:rsid w:val="00355603"/>
    <w:rsid w:val="0035565C"/>
    <w:rsid w:val="00355B2E"/>
    <w:rsid w:val="00355D5A"/>
    <w:rsid w:val="00355E51"/>
    <w:rsid w:val="00356116"/>
    <w:rsid w:val="0035627F"/>
    <w:rsid w:val="003562F1"/>
    <w:rsid w:val="00356845"/>
    <w:rsid w:val="0035709A"/>
    <w:rsid w:val="003573F6"/>
    <w:rsid w:val="003574D8"/>
    <w:rsid w:val="003575E4"/>
    <w:rsid w:val="003577E3"/>
    <w:rsid w:val="00357DAE"/>
    <w:rsid w:val="00357DCA"/>
    <w:rsid w:val="00360454"/>
    <w:rsid w:val="0036045C"/>
    <w:rsid w:val="003605AA"/>
    <w:rsid w:val="003608BD"/>
    <w:rsid w:val="00360B0A"/>
    <w:rsid w:val="00360B9C"/>
    <w:rsid w:val="00360EC3"/>
    <w:rsid w:val="00360F0D"/>
    <w:rsid w:val="003615F4"/>
    <w:rsid w:val="003616E4"/>
    <w:rsid w:val="00361995"/>
    <w:rsid w:val="00361A98"/>
    <w:rsid w:val="00361B61"/>
    <w:rsid w:val="00362116"/>
    <w:rsid w:val="003626D7"/>
    <w:rsid w:val="003626E6"/>
    <w:rsid w:val="003626F8"/>
    <w:rsid w:val="00362A20"/>
    <w:rsid w:val="0036309F"/>
    <w:rsid w:val="003631B8"/>
    <w:rsid w:val="003631D8"/>
    <w:rsid w:val="003636FB"/>
    <w:rsid w:val="0036422B"/>
    <w:rsid w:val="00364679"/>
    <w:rsid w:val="00364724"/>
    <w:rsid w:val="00364ABC"/>
    <w:rsid w:val="00364C98"/>
    <w:rsid w:val="00364ED4"/>
    <w:rsid w:val="00364F03"/>
    <w:rsid w:val="00364FA5"/>
    <w:rsid w:val="0036515D"/>
    <w:rsid w:val="003651B8"/>
    <w:rsid w:val="0036521B"/>
    <w:rsid w:val="00365380"/>
    <w:rsid w:val="00365784"/>
    <w:rsid w:val="00365E75"/>
    <w:rsid w:val="003660F4"/>
    <w:rsid w:val="00366FD9"/>
    <w:rsid w:val="0036702B"/>
    <w:rsid w:val="00367306"/>
    <w:rsid w:val="0036758B"/>
    <w:rsid w:val="00367747"/>
    <w:rsid w:val="00367A40"/>
    <w:rsid w:val="003703E9"/>
    <w:rsid w:val="00370405"/>
    <w:rsid w:val="00370555"/>
    <w:rsid w:val="00370582"/>
    <w:rsid w:val="00370684"/>
    <w:rsid w:val="00370798"/>
    <w:rsid w:val="00370995"/>
    <w:rsid w:val="00370B4D"/>
    <w:rsid w:val="00370B5F"/>
    <w:rsid w:val="00370D53"/>
    <w:rsid w:val="00370E2D"/>
    <w:rsid w:val="00370F55"/>
    <w:rsid w:val="00370F7B"/>
    <w:rsid w:val="00371333"/>
    <w:rsid w:val="00371570"/>
    <w:rsid w:val="00372421"/>
    <w:rsid w:val="003729E9"/>
    <w:rsid w:val="003731B1"/>
    <w:rsid w:val="00373370"/>
    <w:rsid w:val="00373476"/>
    <w:rsid w:val="003734A5"/>
    <w:rsid w:val="00373554"/>
    <w:rsid w:val="0037355B"/>
    <w:rsid w:val="003736ED"/>
    <w:rsid w:val="003737B1"/>
    <w:rsid w:val="00373869"/>
    <w:rsid w:val="00373B23"/>
    <w:rsid w:val="00373D10"/>
    <w:rsid w:val="00373D94"/>
    <w:rsid w:val="00373FB3"/>
    <w:rsid w:val="0037400A"/>
    <w:rsid w:val="0037461E"/>
    <w:rsid w:val="0037467D"/>
    <w:rsid w:val="00374690"/>
    <w:rsid w:val="003748F5"/>
    <w:rsid w:val="0037496A"/>
    <w:rsid w:val="00374DD5"/>
    <w:rsid w:val="00374E53"/>
    <w:rsid w:val="003751F9"/>
    <w:rsid w:val="003752A7"/>
    <w:rsid w:val="00375337"/>
    <w:rsid w:val="003755D7"/>
    <w:rsid w:val="00375643"/>
    <w:rsid w:val="00375B64"/>
    <w:rsid w:val="00375D6D"/>
    <w:rsid w:val="003761B1"/>
    <w:rsid w:val="003761CD"/>
    <w:rsid w:val="00376711"/>
    <w:rsid w:val="00376758"/>
    <w:rsid w:val="00376899"/>
    <w:rsid w:val="003768D3"/>
    <w:rsid w:val="0037696C"/>
    <w:rsid w:val="00376AD3"/>
    <w:rsid w:val="00376BA7"/>
    <w:rsid w:val="00376C3C"/>
    <w:rsid w:val="00376C43"/>
    <w:rsid w:val="00376E49"/>
    <w:rsid w:val="00376EA9"/>
    <w:rsid w:val="00377060"/>
    <w:rsid w:val="003770B7"/>
    <w:rsid w:val="00377298"/>
    <w:rsid w:val="00377370"/>
    <w:rsid w:val="0037756F"/>
    <w:rsid w:val="00377587"/>
    <w:rsid w:val="003775B2"/>
    <w:rsid w:val="0037760C"/>
    <w:rsid w:val="00377ABB"/>
    <w:rsid w:val="00377BC3"/>
    <w:rsid w:val="00377F80"/>
    <w:rsid w:val="003803E9"/>
    <w:rsid w:val="00380576"/>
    <w:rsid w:val="003805D3"/>
    <w:rsid w:val="00380973"/>
    <w:rsid w:val="0038116E"/>
    <w:rsid w:val="003811A3"/>
    <w:rsid w:val="0038128D"/>
    <w:rsid w:val="003817B2"/>
    <w:rsid w:val="003818F6"/>
    <w:rsid w:val="00381910"/>
    <w:rsid w:val="003819D1"/>
    <w:rsid w:val="00381B37"/>
    <w:rsid w:val="00381B68"/>
    <w:rsid w:val="003821EC"/>
    <w:rsid w:val="003824F9"/>
    <w:rsid w:val="003825E4"/>
    <w:rsid w:val="00382867"/>
    <w:rsid w:val="003828F6"/>
    <w:rsid w:val="003829A4"/>
    <w:rsid w:val="00383884"/>
    <w:rsid w:val="00383A9B"/>
    <w:rsid w:val="0038400B"/>
    <w:rsid w:val="003849E6"/>
    <w:rsid w:val="00384C0D"/>
    <w:rsid w:val="00384DB0"/>
    <w:rsid w:val="00384FF5"/>
    <w:rsid w:val="0038507F"/>
    <w:rsid w:val="00385486"/>
    <w:rsid w:val="00385752"/>
    <w:rsid w:val="0038595E"/>
    <w:rsid w:val="00385B44"/>
    <w:rsid w:val="00385B7B"/>
    <w:rsid w:val="00385B80"/>
    <w:rsid w:val="00385DDD"/>
    <w:rsid w:val="00386073"/>
    <w:rsid w:val="00386834"/>
    <w:rsid w:val="00386CA1"/>
    <w:rsid w:val="00386D28"/>
    <w:rsid w:val="00386DF2"/>
    <w:rsid w:val="00386F93"/>
    <w:rsid w:val="00386FA9"/>
    <w:rsid w:val="0038740C"/>
    <w:rsid w:val="003876DA"/>
    <w:rsid w:val="0038784C"/>
    <w:rsid w:val="00387881"/>
    <w:rsid w:val="00387999"/>
    <w:rsid w:val="00387B78"/>
    <w:rsid w:val="00387C18"/>
    <w:rsid w:val="00387D75"/>
    <w:rsid w:val="003904B9"/>
    <w:rsid w:val="0039071C"/>
    <w:rsid w:val="003908A7"/>
    <w:rsid w:val="0039093D"/>
    <w:rsid w:val="003909F8"/>
    <w:rsid w:val="00390B1A"/>
    <w:rsid w:val="00390B68"/>
    <w:rsid w:val="00390FBF"/>
    <w:rsid w:val="003910BF"/>
    <w:rsid w:val="00391120"/>
    <w:rsid w:val="00391737"/>
    <w:rsid w:val="0039173D"/>
    <w:rsid w:val="00391D54"/>
    <w:rsid w:val="00391FB5"/>
    <w:rsid w:val="0039205B"/>
    <w:rsid w:val="0039218D"/>
    <w:rsid w:val="003927AC"/>
    <w:rsid w:val="003928A5"/>
    <w:rsid w:val="003928E3"/>
    <w:rsid w:val="00392A9D"/>
    <w:rsid w:val="00392DF9"/>
    <w:rsid w:val="0039308F"/>
    <w:rsid w:val="003930E2"/>
    <w:rsid w:val="0039324A"/>
    <w:rsid w:val="0039326A"/>
    <w:rsid w:val="00393CEE"/>
    <w:rsid w:val="00393E6A"/>
    <w:rsid w:val="00393EB8"/>
    <w:rsid w:val="00393F08"/>
    <w:rsid w:val="00393F97"/>
    <w:rsid w:val="003945F1"/>
    <w:rsid w:val="003946C8"/>
    <w:rsid w:val="0039491A"/>
    <w:rsid w:val="00394BAA"/>
    <w:rsid w:val="003950BD"/>
    <w:rsid w:val="00395640"/>
    <w:rsid w:val="00395CF5"/>
    <w:rsid w:val="00395E74"/>
    <w:rsid w:val="00396061"/>
    <w:rsid w:val="00396548"/>
    <w:rsid w:val="00396A65"/>
    <w:rsid w:val="00396B31"/>
    <w:rsid w:val="00396D0F"/>
    <w:rsid w:val="00397201"/>
    <w:rsid w:val="003972B8"/>
    <w:rsid w:val="0039782F"/>
    <w:rsid w:val="00397B3E"/>
    <w:rsid w:val="00397E54"/>
    <w:rsid w:val="003A0058"/>
    <w:rsid w:val="003A0551"/>
    <w:rsid w:val="003A05BC"/>
    <w:rsid w:val="003A061B"/>
    <w:rsid w:val="003A0659"/>
    <w:rsid w:val="003A0C11"/>
    <w:rsid w:val="003A0D85"/>
    <w:rsid w:val="003A0E17"/>
    <w:rsid w:val="003A109B"/>
    <w:rsid w:val="003A194B"/>
    <w:rsid w:val="003A1999"/>
    <w:rsid w:val="003A19B3"/>
    <w:rsid w:val="003A1F39"/>
    <w:rsid w:val="003A2225"/>
    <w:rsid w:val="003A2273"/>
    <w:rsid w:val="003A2962"/>
    <w:rsid w:val="003A29BD"/>
    <w:rsid w:val="003A2A58"/>
    <w:rsid w:val="003A2E36"/>
    <w:rsid w:val="003A2F9C"/>
    <w:rsid w:val="003A3236"/>
    <w:rsid w:val="003A3302"/>
    <w:rsid w:val="003A35B3"/>
    <w:rsid w:val="003A362C"/>
    <w:rsid w:val="003A3664"/>
    <w:rsid w:val="003A3A33"/>
    <w:rsid w:val="003A3A68"/>
    <w:rsid w:val="003A3B79"/>
    <w:rsid w:val="003A3D45"/>
    <w:rsid w:val="003A403B"/>
    <w:rsid w:val="003A42A7"/>
    <w:rsid w:val="003A442D"/>
    <w:rsid w:val="003A4600"/>
    <w:rsid w:val="003A461F"/>
    <w:rsid w:val="003A4629"/>
    <w:rsid w:val="003A4ACD"/>
    <w:rsid w:val="003A4AED"/>
    <w:rsid w:val="003A4F87"/>
    <w:rsid w:val="003A502F"/>
    <w:rsid w:val="003A5077"/>
    <w:rsid w:val="003A5187"/>
    <w:rsid w:val="003A52D3"/>
    <w:rsid w:val="003A55F0"/>
    <w:rsid w:val="003A5746"/>
    <w:rsid w:val="003A5989"/>
    <w:rsid w:val="003A5E4C"/>
    <w:rsid w:val="003A5FF0"/>
    <w:rsid w:val="003A61B4"/>
    <w:rsid w:val="003A6409"/>
    <w:rsid w:val="003A649E"/>
    <w:rsid w:val="003A6B33"/>
    <w:rsid w:val="003A74A3"/>
    <w:rsid w:val="003A7757"/>
    <w:rsid w:val="003A7758"/>
    <w:rsid w:val="003A78EF"/>
    <w:rsid w:val="003A7A06"/>
    <w:rsid w:val="003A7C03"/>
    <w:rsid w:val="003A7CC5"/>
    <w:rsid w:val="003A7EF6"/>
    <w:rsid w:val="003A7F55"/>
    <w:rsid w:val="003B0B3D"/>
    <w:rsid w:val="003B0BAA"/>
    <w:rsid w:val="003B0E79"/>
    <w:rsid w:val="003B0F6F"/>
    <w:rsid w:val="003B0F7B"/>
    <w:rsid w:val="003B143B"/>
    <w:rsid w:val="003B168A"/>
    <w:rsid w:val="003B190D"/>
    <w:rsid w:val="003B199C"/>
    <w:rsid w:val="003B1A12"/>
    <w:rsid w:val="003B1BE9"/>
    <w:rsid w:val="003B1C90"/>
    <w:rsid w:val="003B1DB7"/>
    <w:rsid w:val="003B1FEC"/>
    <w:rsid w:val="003B2286"/>
    <w:rsid w:val="003B2668"/>
    <w:rsid w:val="003B27EF"/>
    <w:rsid w:val="003B29F4"/>
    <w:rsid w:val="003B2B3C"/>
    <w:rsid w:val="003B2C04"/>
    <w:rsid w:val="003B2E5E"/>
    <w:rsid w:val="003B3041"/>
    <w:rsid w:val="003B36A3"/>
    <w:rsid w:val="003B3B1B"/>
    <w:rsid w:val="003B3C53"/>
    <w:rsid w:val="003B3C5A"/>
    <w:rsid w:val="003B3DF6"/>
    <w:rsid w:val="003B43CD"/>
    <w:rsid w:val="003B45A1"/>
    <w:rsid w:val="003B45BA"/>
    <w:rsid w:val="003B4882"/>
    <w:rsid w:val="003B48B4"/>
    <w:rsid w:val="003B4A39"/>
    <w:rsid w:val="003B4ABE"/>
    <w:rsid w:val="003B4B90"/>
    <w:rsid w:val="003B4C4E"/>
    <w:rsid w:val="003B4CE3"/>
    <w:rsid w:val="003B4F1B"/>
    <w:rsid w:val="003B4FD5"/>
    <w:rsid w:val="003B528E"/>
    <w:rsid w:val="003B5598"/>
    <w:rsid w:val="003B5656"/>
    <w:rsid w:val="003B5795"/>
    <w:rsid w:val="003B58D4"/>
    <w:rsid w:val="003B58FE"/>
    <w:rsid w:val="003B5B96"/>
    <w:rsid w:val="003B5BEE"/>
    <w:rsid w:val="003B6075"/>
    <w:rsid w:val="003B62DE"/>
    <w:rsid w:val="003B6691"/>
    <w:rsid w:val="003B66F3"/>
    <w:rsid w:val="003B6A3E"/>
    <w:rsid w:val="003B6AC3"/>
    <w:rsid w:val="003B6D3B"/>
    <w:rsid w:val="003B73B7"/>
    <w:rsid w:val="003B73CE"/>
    <w:rsid w:val="003B73D5"/>
    <w:rsid w:val="003B7528"/>
    <w:rsid w:val="003B774F"/>
    <w:rsid w:val="003B7874"/>
    <w:rsid w:val="003B795B"/>
    <w:rsid w:val="003B7B99"/>
    <w:rsid w:val="003B7E2C"/>
    <w:rsid w:val="003B7EF7"/>
    <w:rsid w:val="003C00DB"/>
    <w:rsid w:val="003C0765"/>
    <w:rsid w:val="003C0F5D"/>
    <w:rsid w:val="003C0F6F"/>
    <w:rsid w:val="003C11F2"/>
    <w:rsid w:val="003C1237"/>
    <w:rsid w:val="003C1294"/>
    <w:rsid w:val="003C1325"/>
    <w:rsid w:val="003C1852"/>
    <w:rsid w:val="003C1950"/>
    <w:rsid w:val="003C1970"/>
    <w:rsid w:val="003C1A09"/>
    <w:rsid w:val="003C1AFC"/>
    <w:rsid w:val="003C1BDC"/>
    <w:rsid w:val="003C1D3F"/>
    <w:rsid w:val="003C1D54"/>
    <w:rsid w:val="003C1DAA"/>
    <w:rsid w:val="003C1DAE"/>
    <w:rsid w:val="003C1DB3"/>
    <w:rsid w:val="003C211C"/>
    <w:rsid w:val="003C2269"/>
    <w:rsid w:val="003C23E9"/>
    <w:rsid w:val="003C2535"/>
    <w:rsid w:val="003C260C"/>
    <w:rsid w:val="003C26D5"/>
    <w:rsid w:val="003C2798"/>
    <w:rsid w:val="003C29EA"/>
    <w:rsid w:val="003C29EB"/>
    <w:rsid w:val="003C2A8D"/>
    <w:rsid w:val="003C2B57"/>
    <w:rsid w:val="003C3295"/>
    <w:rsid w:val="003C3397"/>
    <w:rsid w:val="003C33A8"/>
    <w:rsid w:val="003C34A4"/>
    <w:rsid w:val="003C352D"/>
    <w:rsid w:val="003C353E"/>
    <w:rsid w:val="003C3C9B"/>
    <w:rsid w:val="003C3CEC"/>
    <w:rsid w:val="003C3FEB"/>
    <w:rsid w:val="003C40BB"/>
    <w:rsid w:val="003C42E3"/>
    <w:rsid w:val="003C4408"/>
    <w:rsid w:val="003C452E"/>
    <w:rsid w:val="003C4879"/>
    <w:rsid w:val="003C48AB"/>
    <w:rsid w:val="003C4FC3"/>
    <w:rsid w:val="003C53E8"/>
    <w:rsid w:val="003C5845"/>
    <w:rsid w:val="003C5BD2"/>
    <w:rsid w:val="003C60C7"/>
    <w:rsid w:val="003C64AB"/>
    <w:rsid w:val="003C6A0C"/>
    <w:rsid w:val="003C6B55"/>
    <w:rsid w:val="003C6B87"/>
    <w:rsid w:val="003C6DA0"/>
    <w:rsid w:val="003C6E0B"/>
    <w:rsid w:val="003C6E36"/>
    <w:rsid w:val="003C6FF2"/>
    <w:rsid w:val="003C7441"/>
    <w:rsid w:val="003C757E"/>
    <w:rsid w:val="003C7626"/>
    <w:rsid w:val="003C7639"/>
    <w:rsid w:val="003C7686"/>
    <w:rsid w:val="003C7B68"/>
    <w:rsid w:val="003C7F25"/>
    <w:rsid w:val="003C7FBD"/>
    <w:rsid w:val="003D018C"/>
    <w:rsid w:val="003D0223"/>
    <w:rsid w:val="003D0379"/>
    <w:rsid w:val="003D064E"/>
    <w:rsid w:val="003D098B"/>
    <w:rsid w:val="003D0A49"/>
    <w:rsid w:val="003D0AA1"/>
    <w:rsid w:val="003D0B29"/>
    <w:rsid w:val="003D0B58"/>
    <w:rsid w:val="003D0E47"/>
    <w:rsid w:val="003D0FDE"/>
    <w:rsid w:val="003D1487"/>
    <w:rsid w:val="003D16A8"/>
    <w:rsid w:val="003D184B"/>
    <w:rsid w:val="003D1A17"/>
    <w:rsid w:val="003D1EA4"/>
    <w:rsid w:val="003D1F3B"/>
    <w:rsid w:val="003D2324"/>
    <w:rsid w:val="003D241F"/>
    <w:rsid w:val="003D2602"/>
    <w:rsid w:val="003D26E8"/>
    <w:rsid w:val="003D271D"/>
    <w:rsid w:val="003D2B21"/>
    <w:rsid w:val="003D2CD9"/>
    <w:rsid w:val="003D3439"/>
    <w:rsid w:val="003D3481"/>
    <w:rsid w:val="003D35F0"/>
    <w:rsid w:val="003D3AA1"/>
    <w:rsid w:val="003D3C8F"/>
    <w:rsid w:val="003D3EAF"/>
    <w:rsid w:val="003D3EB5"/>
    <w:rsid w:val="003D3EE5"/>
    <w:rsid w:val="003D3FCC"/>
    <w:rsid w:val="003D414E"/>
    <w:rsid w:val="003D42EC"/>
    <w:rsid w:val="003D54A5"/>
    <w:rsid w:val="003D5995"/>
    <w:rsid w:val="003D5A17"/>
    <w:rsid w:val="003D5A8D"/>
    <w:rsid w:val="003D5CEF"/>
    <w:rsid w:val="003D5D6C"/>
    <w:rsid w:val="003D5E1F"/>
    <w:rsid w:val="003D5F0F"/>
    <w:rsid w:val="003D6129"/>
    <w:rsid w:val="003D62A2"/>
    <w:rsid w:val="003D634F"/>
    <w:rsid w:val="003D6360"/>
    <w:rsid w:val="003D6380"/>
    <w:rsid w:val="003D6415"/>
    <w:rsid w:val="003D6482"/>
    <w:rsid w:val="003D652B"/>
    <w:rsid w:val="003D66C6"/>
    <w:rsid w:val="003D6852"/>
    <w:rsid w:val="003D6B16"/>
    <w:rsid w:val="003D6B2B"/>
    <w:rsid w:val="003D6B42"/>
    <w:rsid w:val="003D6BAD"/>
    <w:rsid w:val="003D6E62"/>
    <w:rsid w:val="003D7185"/>
    <w:rsid w:val="003D7748"/>
    <w:rsid w:val="003D779B"/>
    <w:rsid w:val="003D7B52"/>
    <w:rsid w:val="003D7C0C"/>
    <w:rsid w:val="003D7CB2"/>
    <w:rsid w:val="003D7D1D"/>
    <w:rsid w:val="003E00E3"/>
    <w:rsid w:val="003E0424"/>
    <w:rsid w:val="003E055D"/>
    <w:rsid w:val="003E06AF"/>
    <w:rsid w:val="003E0D5A"/>
    <w:rsid w:val="003E0D8B"/>
    <w:rsid w:val="003E16A2"/>
    <w:rsid w:val="003E172D"/>
    <w:rsid w:val="003E17FB"/>
    <w:rsid w:val="003E18D9"/>
    <w:rsid w:val="003E1B32"/>
    <w:rsid w:val="003E1B62"/>
    <w:rsid w:val="003E1BA5"/>
    <w:rsid w:val="003E1BA7"/>
    <w:rsid w:val="003E1BBF"/>
    <w:rsid w:val="003E1EE1"/>
    <w:rsid w:val="003E234B"/>
    <w:rsid w:val="003E256A"/>
    <w:rsid w:val="003E25E2"/>
    <w:rsid w:val="003E280C"/>
    <w:rsid w:val="003E2B82"/>
    <w:rsid w:val="003E2F25"/>
    <w:rsid w:val="003E30B4"/>
    <w:rsid w:val="003E3630"/>
    <w:rsid w:val="003E3636"/>
    <w:rsid w:val="003E3769"/>
    <w:rsid w:val="003E3836"/>
    <w:rsid w:val="003E3854"/>
    <w:rsid w:val="003E38B1"/>
    <w:rsid w:val="003E3EAC"/>
    <w:rsid w:val="003E4165"/>
    <w:rsid w:val="003E41B0"/>
    <w:rsid w:val="003E41BF"/>
    <w:rsid w:val="003E4688"/>
    <w:rsid w:val="003E4ECD"/>
    <w:rsid w:val="003E53E0"/>
    <w:rsid w:val="003E54F1"/>
    <w:rsid w:val="003E5779"/>
    <w:rsid w:val="003E5A2D"/>
    <w:rsid w:val="003E5D91"/>
    <w:rsid w:val="003E5E7A"/>
    <w:rsid w:val="003E60D7"/>
    <w:rsid w:val="003E60EF"/>
    <w:rsid w:val="003E6211"/>
    <w:rsid w:val="003E6309"/>
    <w:rsid w:val="003E633A"/>
    <w:rsid w:val="003E6435"/>
    <w:rsid w:val="003E68C2"/>
    <w:rsid w:val="003E6B6A"/>
    <w:rsid w:val="003E6C5B"/>
    <w:rsid w:val="003E6D24"/>
    <w:rsid w:val="003E6E41"/>
    <w:rsid w:val="003E6E86"/>
    <w:rsid w:val="003E6F44"/>
    <w:rsid w:val="003E70D5"/>
    <w:rsid w:val="003E74B7"/>
    <w:rsid w:val="003E7774"/>
    <w:rsid w:val="003E79E2"/>
    <w:rsid w:val="003E7B50"/>
    <w:rsid w:val="003E7D1A"/>
    <w:rsid w:val="003E7D5D"/>
    <w:rsid w:val="003E7E85"/>
    <w:rsid w:val="003E7FBE"/>
    <w:rsid w:val="003F0152"/>
    <w:rsid w:val="003F016A"/>
    <w:rsid w:val="003F0344"/>
    <w:rsid w:val="003F03EC"/>
    <w:rsid w:val="003F0426"/>
    <w:rsid w:val="003F04BD"/>
    <w:rsid w:val="003F07B0"/>
    <w:rsid w:val="003F0E6B"/>
    <w:rsid w:val="003F0FA3"/>
    <w:rsid w:val="003F1047"/>
    <w:rsid w:val="003F1236"/>
    <w:rsid w:val="003F166A"/>
    <w:rsid w:val="003F1864"/>
    <w:rsid w:val="003F1909"/>
    <w:rsid w:val="003F1E2E"/>
    <w:rsid w:val="003F1EEB"/>
    <w:rsid w:val="003F27E8"/>
    <w:rsid w:val="003F2856"/>
    <w:rsid w:val="003F28B1"/>
    <w:rsid w:val="003F29BD"/>
    <w:rsid w:val="003F29D9"/>
    <w:rsid w:val="003F2A2F"/>
    <w:rsid w:val="003F2DA9"/>
    <w:rsid w:val="003F2EA8"/>
    <w:rsid w:val="003F3271"/>
    <w:rsid w:val="003F368C"/>
    <w:rsid w:val="003F369F"/>
    <w:rsid w:val="003F381E"/>
    <w:rsid w:val="003F3AA6"/>
    <w:rsid w:val="003F3FFF"/>
    <w:rsid w:val="003F415D"/>
    <w:rsid w:val="003F41CF"/>
    <w:rsid w:val="003F436E"/>
    <w:rsid w:val="003F45ED"/>
    <w:rsid w:val="003F46B1"/>
    <w:rsid w:val="003F4B8B"/>
    <w:rsid w:val="003F4D4E"/>
    <w:rsid w:val="003F4E36"/>
    <w:rsid w:val="003F5168"/>
    <w:rsid w:val="003F51EF"/>
    <w:rsid w:val="003F52E0"/>
    <w:rsid w:val="003F549F"/>
    <w:rsid w:val="003F5774"/>
    <w:rsid w:val="003F6358"/>
    <w:rsid w:val="003F63E4"/>
    <w:rsid w:val="003F6465"/>
    <w:rsid w:val="003F65CD"/>
    <w:rsid w:val="003F65EF"/>
    <w:rsid w:val="003F67FF"/>
    <w:rsid w:val="003F6A1A"/>
    <w:rsid w:val="003F6CEE"/>
    <w:rsid w:val="003F6D03"/>
    <w:rsid w:val="003F6DA2"/>
    <w:rsid w:val="003F6F18"/>
    <w:rsid w:val="003F6F9C"/>
    <w:rsid w:val="003F78FA"/>
    <w:rsid w:val="003F7A80"/>
    <w:rsid w:val="003F7B67"/>
    <w:rsid w:val="003F7B6C"/>
    <w:rsid w:val="003F7F24"/>
    <w:rsid w:val="00400047"/>
    <w:rsid w:val="00400226"/>
    <w:rsid w:val="00400542"/>
    <w:rsid w:val="00400603"/>
    <w:rsid w:val="00400792"/>
    <w:rsid w:val="0040081B"/>
    <w:rsid w:val="004008DA"/>
    <w:rsid w:val="0040090B"/>
    <w:rsid w:val="0040112F"/>
    <w:rsid w:val="00401287"/>
    <w:rsid w:val="004014D3"/>
    <w:rsid w:val="0040161A"/>
    <w:rsid w:val="0040161B"/>
    <w:rsid w:val="00401666"/>
    <w:rsid w:val="00401A03"/>
    <w:rsid w:val="00401A3F"/>
    <w:rsid w:val="00401C4B"/>
    <w:rsid w:val="00401D9B"/>
    <w:rsid w:val="00402064"/>
    <w:rsid w:val="004024C5"/>
    <w:rsid w:val="004025E8"/>
    <w:rsid w:val="0040294F"/>
    <w:rsid w:val="00402ADB"/>
    <w:rsid w:val="00402B73"/>
    <w:rsid w:val="00402D0C"/>
    <w:rsid w:val="00402DFE"/>
    <w:rsid w:val="00402F98"/>
    <w:rsid w:val="004032D5"/>
    <w:rsid w:val="004032DE"/>
    <w:rsid w:val="004037CA"/>
    <w:rsid w:val="00403857"/>
    <w:rsid w:val="00403937"/>
    <w:rsid w:val="00403A28"/>
    <w:rsid w:val="00403A60"/>
    <w:rsid w:val="00403F0D"/>
    <w:rsid w:val="00404CD2"/>
    <w:rsid w:val="00404D86"/>
    <w:rsid w:val="00404E59"/>
    <w:rsid w:val="0040515F"/>
    <w:rsid w:val="00405223"/>
    <w:rsid w:val="0040535E"/>
    <w:rsid w:val="00405705"/>
    <w:rsid w:val="004058CB"/>
    <w:rsid w:val="004058E6"/>
    <w:rsid w:val="00405940"/>
    <w:rsid w:val="00406191"/>
    <w:rsid w:val="00406ABF"/>
    <w:rsid w:val="00406B43"/>
    <w:rsid w:val="00406C35"/>
    <w:rsid w:val="00406DC8"/>
    <w:rsid w:val="0040704B"/>
    <w:rsid w:val="004071E4"/>
    <w:rsid w:val="00407254"/>
    <w:rsid w:val="0040779F"/>
    <w:rsid w:val="004078A9"/>
    <w:rsid w:val="00407967"/>
    <w:rsid w:val="00407B4B"/>
    <w:rsid w:val="00407C8A"/>
    <w:rsid w:val="00407EE1"/>
    <w:rsid w:val="00407EE5"/>
    <w:rsid w:val="00407FEE"/>
    <w:rsid w:val="0041014E"/>
    <w:rsid w:val="0041017B"/>
    <w:rsid w:val="0041033A"/>
    <w:rsid w:val="00410987"/>
    <w:rsid w:val="00410B62"/>
    <w:rsid w:val="00410C78"/>
    <w:rsid w:val="00410E48"/>
    <w:rsid w:val="004110C0"/>
    <w:rsid w:val="00411599"/>
    <w:rsid w:val="004119FB"/>
    <w:rsid w:val="00411C6C"/>
    <w:rsid w:val="00411DD8"/>
    <w:rsid w:val="004120EE"/>
    <w:rsid w:val="004120F5"/>
    <w:rsid w:val="004122AF"/>
    <w:rsid w:val="0041256E"/>
    <w:rsid w:val="004126B8"/>
    <w:rsid w:val="004127F9"/>
    <w:rsid w:val="004129DD"/>
    <w:rsid w:val="00412A08"/>
    <w:rsid w:val="00412B87"/>
    <w:rsid w:val="00412D58"/>
    <w:rsid w:val="00412F63"/>
    <w:rsid w:val="0041301C"/>
    <w:rsid w:val="00413225"/>
    <w:rsid w:val="00413622"/>
    <w:rsid w:val="004136E7"/>
    <w:rsid w:val="00413756"/>
    <w:rsid w:val="00413810"/>
    <w:rsid w:val="004139F8"/>
    <w:rsid w:val="00413A97"/>
    <w:rsid w:val="00413AE2"/>
    <w:rsid w:val="00413C02"/>
    <w:rsid w:val="00413D86"/>
    <w:rsid w:val="00413EBF"/>
    <w:rsid w:val="00414296"/>
    <w:rsid w:val="004144FD"/>
    <w:rsid w:val="00414661"/>
    <w:rsid w:val="004146C8"/>
    <w:rsid w:val="0041485A"/>
    <w:rsid w:val="00414BC1"/>
    <w:rsid w:val="00414E85"/>
    <w:rsid w:val="00414F0F"/>
    <w:rsid w:val="00415301"/>
    <w:rsid w:val="004153C4"/>
    <w:rsid w:val="004155FD"/>
    <w:rsid w:val="00415868"/>
    <w:rsid w:val="00415A9A"/>
    <w:rsid w:val="00415E93"/>
    <w:rsid w:val="0041609D"/>
    <w:rsid w:val="00416188"/>
    <w:rsid w:val="0041643C"/>
    <w:rsid w:val="004164C6"/>
    <w:rsid w:val="004164CF"/>
    <w:rsid w:val="00416712"/>
    <w:rsid w:val="004169B7"/>
    <w:rsid w:val="004169CC"/>
    <w:rsid w:val="00416D05"/>
    <w:rsid w:val="00416D2E"/>
    <w:rsid w:val="00417056"/>
    <w:rsid w:val="004172AF"/>
    <w:rsid w:val="004172B3"/>
    <w:rsid w:val="00417A35"/>
    <w:rsid w:val="00417C15"/>
    <w:rsid w:val="00417DDB"/>
    <w:rsid w:val="00417ED2"/>
    <w:rsid w:val="00420479"/>
    <w:rsid w:val="004204ED"/>
    <w:rsid w:val="00420505"/>
    <w:rsid w:val="00420B00"/>
    <w:rsid w:val="00420D65"/>
    <w:rsid w:val="00420D6C"/>
    <w:rsid w:val="00420EE6"/>
    <w:rsid w:val="004212CB"/>
    <w:rsid w:val="004218DE"/>
    <w:rsid w:val="00421C20"/>
    <w:rsid w:val="00421D5C"/>
    <w:rsid w:val="00421E4D"/>
    <w:rsid w:val="0042206C"/>
    <w:rsid w:val="004222BB"/>
    <w:rsid w:val="00422371"/>
    <w:rsid w:val="0042285D"/>
    <w:rsid w:val="00422C8A"/>
    <w:rsid w:val="00422D39"/>
    <w:rsid w:val="00422EC2"/>
    <w:rsid w:val="004233AA"/>
    <w:rsid w:val="004234A4"/>
    <w:rsid w:val="004236C5"/>
    <w:rsid w:val="004238A4"/>
    <w:rsid w:val="00423A0A"/>
    <w:rsid w:val="00423A7C"/>
    <w:rsid w:val="00423B4B"/>
    <w:rsid w:val="00423B6B"/>
    <w:rsid w:val="00423BE8"/>
    <w:rsid w:val="00423D32"/>
    <w:rsid w:val="00423FBA"/>
    <w:rsid w:val="00424319"/>
    <w:rsid w:val="004243CB"/>
    <w:rsid w:val="00424697"/>
    <w:rsid w:val="00424772"/>
    <w:rsid w:val="004249C4"/>
    <w:rsid w:val="00424A92"/>
    <w:rsid w:val="00424A99"/>
    <w:rsid w:val="00424AD0"/>
    <w:rsid w:val="00424E1B"/>
    <w:rsid w:val="00424E3C"/>
    <w:rsid w:val="00424F5F"/>
    <w:rsid w:val="00425097"/>
    <w:rsid w:val="0042537E"/>
    <w:rsid w:val="0042563A"/>
    <w:rsid w:val="00425F99"/>
    <w:rsid w:val="0042600A"/>
    <w:rsid w:val="004260E7"/>
    <w:rsid w:val="00426101"/>
    <w:rsid w:val="0042653B"/>
    <w:rsid w:val="00426B69"/>
    <w:rsid w:val="00426C76"/>
    <w:rsid w:val="00426E9C"/>
    <w:rsid w:val="00426EF4"/>
    <w:rsid w:val="0042741F"/>
    <w:rsid w:val="00427827"/>
    <w:rsid w:val="00427C4F"/>
    <w:rsid w:val="00430221"/>
    <w:rsid w:val="00430465"/>
    <w:rsid w:val="00430478"/>
    <w:rsid w:val="00430495"/>
    <w:rsid w:val="004307BD"/>
    <w:rsid w:val="00430AF9"/>
    <w:rsid w:val="00430AFA"/>
    <w:rsid w:val="00430C1C"/>
    <w:rsid w:val="004312A5"/>
    <w:rsid w:val="004313CB"/>
    <w:rsid w:val="00431512"/>
    <w:rsid w:val="0043152F"/>
    <w:rsid w:val="004318E8"/>
    <w:rsid w:val="00431BB4"/>
    <w:rsid w:val="00431BBF"/>
    <w:rsid w:val="00431BE4"/>
    <w:rsid w:val="00431FED"/>
    <w:rsid w:val="004321E0"/>
    <w:rsid w:val="00432258"/>
    <w:rsid w:val="004322A8"/>
    <w:rsid w:val="004322F1"/>
    <w:rsid w:val="004323DF"/>
    <w:rsid w:val="0043270B"/>
    <w:rsid w:val="004327F5"/>
    <w:rsid w:val="00432CB4"/>
    <w:rsid w:val="00432E41"/>
    <w:rsid w:val="00433243"/>
    <w:rsid w:val="00433260"/>
    <w:rsid w:val="004333EB"/>
    <w:rsid w:val="00433CA9"/>
    <w:rsid w:val="004341C9"/>
    <w:rsid w:val="004344EA"/>
    <w:rsid w:val="00434547"/>
    <w:rsid w:val="00434644"/>
    <w:rsid w:val="00434B4E"/>
    <w:rsid w:val="00434BD1"/>
    <w:rsid w:val="00434C38"/>
    <w:rsid w:val="00434C44"/>
    <w:rsid w:val="004351D5"/>
    <w:rsid w:val="004351E8"/>
    <w:rsid w:val="004354A9"/>
    <w:rsid w:val="004355E7"/>
    <w:rsid w:val="004355FC"/>
    <w:rsid w:val="00435735"/>
    <w:rsid w:val="0043592D"/>
    <w:rsid w:val="00435A98"/>
    <w:rsid w:val="004363FC"/>
    <w:rsid w:val="004364DE"/>
    <w:rsid w:val="004366FA"/>
    <w:rsid w:val="00436707"/>
    <w:rsid w:val="0043691A"/>
    <w:rsid w:val="004369CF"/>
    <w:rsid w:val="00436C67"/>
    <w:rsid w:val="00437048"/>
    <w:rsid w:val="00437768"/>
    <w:rsid w:val="004378F2"/>
    <w:rsid w:val="00437A19"/>
    <w:rsid w:val="00437B19"/>
    <w:rsid w:val="00437DEA"/>
    <w:rsid w:val="00440721"/>
    <w:rsid w:val="00440A73"/>
    <w:rsid w:val="00440D1F"/>
    <w:rsid w:val="00440DEB"/>
    <w:rsid w:val="00440E0E"/>
    <w:rsid w:val="0044114F"/>
    <w:rsid w:val="004412DD"/>
    <w:rsid w:val="00441A63"/>
    <w:rsid w:val="00441C8F"/>
    <w:rsid w:val="004420D9"/>
    <w:rsid w:val="004420F8"/>
    <w:rsid w:val="00442768"/>
    <w:rsid w:val="00442A7D"/>
    <w:rsid w:val="00442CE9"/>
    <w:rsid w:val="00442FA9"/>
    <w:rsid w:val="0044339B"/>
    <w:rsid w:val="004435DE"/>
    <w:rsid w:val="00443644"/>
    <w:rsid w:val="00443664"/>
    <w:rsid w:val="00443B0B"/>
    <w:rsid w:val="00443E15"/>
    <w:rsid w:val="00443E2D"/>
    <w:rsid w:val="00443E3F"/>
    <w:rsid w:val="00443E9A"/>
    <w:rsid w:val="00443FFB"/>
    <w:rsid w:val="0044407F"/>
    <w:rsid w:val="00444487"/>
    <w:rsid w:val="004444A0"/>
    <w:rsid w:val="00444583"/>
    <w:rsid w:val="00444A7E"/>
    <w:rsid w:val="00444E52"/>
    <w:rsid w:val="00444F3A"/>
    <w:rsid w:val="00444FBA"/>
    <w:rsid w:val="0044504F"/>
    <w:rsid w:val="00445302"/>
    <w:rsid w:val="004453F7"/>
    <w:rsid w:val="0044572E"/>
    <w:rsid w:val="00445764"/>
    <w:rsid w:val="00445D1B"/>
    <w:rsid w:val="00446293"/>
    <w:rsid w:val="004462A5"/>
    <w:rsid w:val="004465B5"/>
    <w:rsid w:val="004465CF"/>
    <w:rsid w:val="004465EF"/>
    <w:rsid w:val="00446A28"/>
    <w:rsid w:val="00446A51"/>
    <w:rsid w:val="00446C81"/>
    <w:rsid w:val="00447396"/>
    <w:rsid w:val="0044743F"/>
    <w:rsid w:val="004476A0"/>
    <w:rsid w:val="004477B5"/>
    <w:rsid w:val="0044787E"/>
    <w:rsid w:val="004478B9"/>
    <w:rsid w:val="004478D6"/>
    <w:rsid w:val="0044797E"/>
    <w:rsid w:val="00447A30"/>
    <w:rsid w:val="00447B09"/>
    <w:rsid w:val="00447D8A"/>
    <w:rsid w:val="0045083D"/>
    <w:rsid w:val="004508BC"/>
    <w:rsid w:val="00450B15"/>
    <w:rsid w:val="00451056"/>
    <w:rsid w:val="004513E5"/>
    <w:rsid w:val="004515D8"/>
    <w:rsid w:val="0045170D"/>
    <w:rsid w:val="0045178A"/>
    <w:rsid w:val="00451889"/>
    <w:rsid w:val="004519E8"/>
    <w:rsid w:val="00451B5B"/>
    <w:rsid w:val="00451D39"/>
    <w:rsid w:val="00451DD0"/>
    <w:rsid w:val="00451E4C"/>
    <w:rsid w:val="00452077"/>
    <w:rsid w:val="00452462"/>
    <w:rsid w:val="00452739"/>
    <w:rsid w:val="00452A78"/>
    <w:rsid w:val="00452D9D"/>
    <w:rsid w:val="00452E2F"/>
    <w:rsid w:val="00452E98"/>
    <w:rsid w:val="00452FC5"/>
    <w:rsid w:val="0045342A"/>
    <w:rsid w:val="00453681"/>
    <w:rsid w:val="00453771"/>
    <w:rsid w:val="00454059"/>
    <w:rsid w:val="004541F8"/>
    <w:rsid w:val="004542E5"/>
    <w:rsid w:val="0045446B"/>
    <w:rsid w:val="00454798"/>
    <w:rsid w:val="004547B5"/>
    <w:rsid w:val="00454817"/>
    <w:rsid w:val="00454C9E"/>
    <w:rsid w:val="00454E7C"/>
    <w:rsid w:val="00455463"/>
    <w:rsid w:val="004558F5"/>
    <w:rsid w:val="00455A70"/>
    <w:rsid w:val="00455D15"/>
    <w:rsid w:val="00455D3C"/>
    <w:rsid w:val="00455F88"/>
    <w:rsid w:val="004561C6"/>
    <w:rsid w:val="00456389"/>
    <w:rsid w:val="00456530"/>
    <w:rsid w:val="0045667F"/>
    <w:rsid w:val="004566EB"/>
    <w:rsid w:val="004567BD"/>
    <w:rsid w:val="00456A3B"/>
    <w:rsid w:val="00456BB0"/>
    <w:rsid w:val="00456D02"/>
    <w:rsid w:val="00456DB1"/>
    <w:rsid w:val="00456F52"/>
    <w:rsid w:val="0045734E"/>
    <w:rsid w:val="00457400"/>
    <w:rsid w:val="004576AC"/>
    <w:rsid w:val="004602E0"/>
    <w:rsid w:val="0046058C"/>
    <w:rsid w:val="004605AA"/>
    <w:rsid w:val="00460BDB"/>
    <w:rsid w:val="00460BE0"/>
    <w:rsid w:val="00460DB8"/>
    <w:rsid w:val="00460DEB"/>
    <w:rsid w:val="00460E14"/>
    <w:rsid w:val="00460F59"/>
    <w:rsid w:val="00460FEF"/>
    <w:rsid w:val="0046101B"/>
    <w:rsid w:val="00461316"/>
    <w:rsid w:val="004616F0"/>
    <w:rsid w:val="004617A3"/>
    <w:rsid w:val="004619D1"/>
    <w:rsid w:val="00461AF4"/>
    <w:rsid w:val="00461B07"/>
    <w:rsid w:val="00461E66"/>
    <w:rsid w:val="004620B5"/>
    <w:rsid w:val="004623D0"/>
    <w:rsid w:val="00462426"/>
    <w:rsid w:val="004625DD"/>
    <w:rsid w:val="004629E1"/>
    <w:rsid w:val="00462B80"/>
    <w:rsid w:val="00462EFC"/>
    <w:rsid w:val="00462F34"/>
    <w:rsid w:val="0046313F"/>
    <w:rsid w:val="004631C5"/>
    <w:rsid w:val="0046322F"/>
    <w:rsid w:val="004632EF"/>
    <w:rsid w:val="004632FC"/>
    <w:rsid w:val="00463547"/>
    <w:rsid w:val="00464760"/>
    <w:rsid w:val="004648B4"/>
    <w:rsid w:val="00464B8A"/>
    <w:rsid w:val="00464D88"/>
    <w:rsid w:val="00465487"/>
    <w:rsid w:val="00465710"/>
    <w:rsid w:val="00465886"/>
    <w:rsid w:val="004659F3"/>
    <w:rsid w:val="0046621F"/>
    <w:rsid w:val="004662F5"/>
    <w:rsid w:val="00466369"/>
    <w:rsid w:val="00466486"/>
    <w:rsid w:val="00466541"/>
    <w:rsid w:val="00466788"/>
    <w:rsid w:val="00466C39"/>
    <w:rsid w:val="00466CBD"/>
    <w:rsid w:val="00466E50"/>
    <w:rsid w:val="004671AB"/>
    <w:rsid w:val="004678BF"/>
    <w:rsid w:val="00467F1C"/>
    <w:rsid w:val="0047002F"/>
    <w:rsid w:val="00470566"/>
    <w:rsid w:val="004705D5"/>
    <w:rsid w:val="00470968"/>
    <w:rsid w:val="00470E5F"/>
    <w:rsid w:val="00470F26"/>
    <w:rsid w:val="004710DE"/>
    <w:rsid w:val="00471489"/>
    <w:rsid w:val="00471779"/>
    <w:rsid w:val="00471B06"/>
    <w:rsid w:val="00471BF2"/>
    <w:rsid w:val="00471FA8"/>
    <w:rsid w:val="00472254"/>
    <w:rsid w:val="00472259"/>
    <w:rsid w:val="00472C2F"/>
    <w:rsid w:val="00472F70"/>
    <w:rsid w:val="0047301B"/>
    <w:rsid w:val="00473063"/>
    <w:rsid w:val="004731D4"/>
    <w:rsid w:val="00473500"/>
    <w:rsid w:val="00473784"/>
    <w:rsid w:val="00473A94"/>
    <w:rsid w:val="00473B99"/>
    <w:rsid w:val="00473BFD"/>
    <w:rsid w:val="00473C13"/>
    <w:rsid w:val="00474008"/>
    <w:rsid w:val="0047448B"/>
    <w:rsid w:val="0047459E"/>
    <w:rsid w:val="004745C6"/>
    <w:rsid w:val="00474803"/>
    <w:rsid w:val="004753E4"/>
    <w:rsid w:val="00475968"/>
    <w:rsid w:val="004759E2"/>
    <w:rsid w:val="00475A56"/>
    <w:rsid w:val="00475C0A"/>
    <w:rsid w:val="00475C5B"/>
    <w:rsid w:val="00475CC6"/>
    <w:rsid w:val="00475DB1"/>
    <w:rsid w:val="00476096"/>
    <w:rsid w:val="0047610E"/>
    <w:rsid w:val="00476166"/>
    <w:rsid w:val="00476247"/>
    <w:rsid w:val="00476436"/>
    <w:rsid w:val="004764B2"/>
    <w:rsid w:val="004770E9"/>
    <w:rsid w:val="004770FC"/>
    <w:rsid w:val="004779B5"/>
    <w:rsid w:val="00477A70"/>
    <w:rsid w:val="00477BF2"/>
    <w:rsid w:val="00477D02"/>
    <w:rsid w:val="00477D8A"/>
    <w:rsid w:val="00480151"/>
    <w:rsid w:val="004802E1"/>
    <w:rsid w:val="00480300"/>
    <w:rsid w:val="004803B7"/>
    <w:rsid w:val="00480525"/>
    <w:rsid w:val="00480981"/>
    <w:rsid w:val="00480B5D"/>
    <w:rsid w:val="00480C0D"/>
    <w:rsid w:val="00480C48"/>
    <w:rsid w:val="00480CB1"/>
    <w:rsid w:val="0048102F"/>
    <w:rsid w:val="0048110F"/>
    <w:rsid w:val="0048121F"/>
    <w:rsid w:val="0048132B"/>
    <w:rsid w:val="00481402"/>
    <w:rsid w:val="0048173B"/>
    <w:rsid w:val="00481A55"/>
    <w:rsid w:val="00481D37"/>
    <w:rsid w:val="00481EC0"/>
    <w:rsid w:val="004822BE"/>
    <w:rsid w:val="004826EE"/>
    <w:rsid w:val="004827A5"/>
    <w:rsid w:val="004827D8"/>
    <w:rsid w:val="0048280A"/>
    <w:rsid w:val="00482B9F"/>
    <w:rsid w:val="004831B5"/>
    <w:rsid w:val="004832B1"/>
    <w:rsid w:val="004832E5"/>
    <w:rsid w:val="0048348E"/>
    <w:rsid w:val="0048352E"/>
    <w:rsid w:val="0048399C"/>
    <w:rsid w:val="00483CA4"/>
    <w:rsid w:val="0048406C"/>
    <w:rsid w:val="004843DB"/>
    <w:rsid w:val="0048447B"/>
    <w:rsid w:val="004847BD"/>
    <w:rsid w:val="00484833"/>
    <w:rsid w:val="004848DD"/>
    <w:rsid w:val="0048499A"/>
    <w:rsid w:val="00484A6A"/>
    <w:rsid w:val="00484A7E"/>
    <w:rsid w:val="004854C6"/>
    <w:rsid w:val="00485610"/>
    <w:rsid w:val="0048566B"/>
    <w:rsid w:val="00485748"/>
    <w:rsid w:val="0048578C"/>
    <w:rsid w:val="00485AE0"/>
    <w:rsid w:val="00485B9B"/>
    <w:rsid w:val="00485F42"/>
    <w:rsid w:val="00486053"/>
    <w:rsid w:val="0048614A"/>
    <w:rsid w:val="004861B6"/>
    <w:rsid w:val="0048642F"/>
    <w:rsid w:val="004864EA"/>
    <w:rsid w:val="004869F9"/>
    <w:rsid w:val="00486AD0"/>
    <w:rsid w:val="00486C97"/>
    <w:rsid w:val="00486F3C"/>
    <w:rsid w:val="004870EF"/>
    <w:rsid w:val="00487281"/>
    <w:rsid w:val="0048741A"/>
    <w:rsid w:val="004874E7"/>
    <w:rsid w:val="004875D0"/>
    <w:rsid w:val="00487A89"/>
    <w:rsid w:val="00490350"/>
    <w:rsid w:val="004904BB"/>
    <w:rsid w:val="0049065C"/>
    <w:rsid w:val="0049066D"/>
    <w:rsid w:val="00490D6A"/>
    <w:rsid w:val="00490F21"/>
    <w:rsid w:val="0049128B"/>
    <w:rsid w:val="004917CE"/>
    <w:rsid w:val="00491B8D"/>
    <w:rsid w:val="00491E46"/>
    <w:rsid w:val="004921DA"/>
    <w:rsid w:val="00492235"/>
    <w:rsid w:val="0049223B"/>
    <w:rsid w:val="00492257"/>
    <w:rsid w:val="004924B8"/>
    <w:rsid w:val="004924CA"/>
    <w:rsid w:val="004928E5"/>
    <w:rsid w:val="0049297D"/>
    <w:rsid w:val="00492C6A"/>
    <w:rsid w:val="00492F17"/>
    <w:rsid w:val="00492F78"/>
    <w:rsid w:val="00492FF9"/>
    <w:rsid w:val="004933D8"/>
    <w:rsid w:val="004935DA"/>
    <w:rsid w:val="00493616"/>
    <w:rsid w:val="004936D2"/>
    <w:rsid w:val="0049383C"/>
    <w:rsid w:val="004938D3"/>
    <w:rsid w:val="004938E3"/>
    <w:rsid w:val="004938FF"/>
    <w:rsid w:val="00493960"/>
    <w:rsid w:val="00493BC8"/>
    <w:rsid w:val="0049432F"/>
    <w:rsid w:val="00494525"/>
    <w:rsid w:val="0049477C"/>
    <w:rsid w:val="0049478E"/>
    <w:rsid w:val="004947C2"/>
    <w:rsid w:val="0049495F"/>
    <w:rsid w:val="00494A8F"/>
    <w:rsid w:val="00494AF8"/>
    <w:rsid w:val="0049510F"/>
    <w:rsid w:val="0049521C"/>
    <w:rsid w:val="004954A6"/>
    <w:rsid w:val="0049558D"/>
    <w:rsid w:val="00495986"/>
    <w:rsid w:val="00495989"/>
    <w:rsid w:val="00495BDE"/>
    <w:rsid w:val="00495FDD"/>
    <w:rsid w:val="004967B1"/>
    <w:rsid w:val="00496A49"/>
    <w:rsid w:val="00496C76"/>
    <w:rsid w:val="00496C7C"/>
    <w:rsid w:val="00496C8F"/>
    <w:rsid w:val="00496E50"/>
    <w:rsid w:val="00496EB2"/>
    <w:rsid w:val="00497184"/>
    <w:rsid w:val="00497526"/>
    <w:rsid w:val="00497579"/>
    <w:rsid w:val="00497BD7"/>
    <w:rsid w:val="00497E01"/>
    <w:rsid w:val="00497E65"/>
    <w:rsid w:val="00497F43"/>
    <w:rsid w:val="004A005A"/>
    <w:rsid w:val="004A04F5"/>
    <w:rsid w:val="004A0ACB"/>
    <w:rsid w:val="004A0B15"/>
    <w:rsid w:val="004A0B4C"/>
    <w:rsid w:val="004A0E6F"/>
    <w:rsid w:val="004A0F02"/>
    <w:rsid w:val="004A112F"/>
    <w:rsid w:val="004A1166"/>
    <w:rsid w:val="004A122B"/>
    <w:rsid w:val="004A144C"/>
    <w:rsid w:val="004A1721"/>
    <w:rsid w:val="004A19D4"/>
    <w:rsid w:val="004A1E27"/>
    <w:rsid w:val="004A2366"/>
    <w:rsid w:val="004A243A"/>
    <w:rsid w:val="004A2A23"/>
    <w:rsid w:val="004A303F"/>
    <w:rsid w:val="004A312E"/>
    <w:rsid w:val="004A31D4"/>
    <w:rsid w:val="004A34B7"/>
    <w:rsid w:val="004A3741"/>
    <w:rsid w:val="004A3B72"/>
    <w:rsid w:val="004A3CA5"/>
    <w:rsid w:val="004A4055"/>
    <w:rsid w:val="004A4160"/>
    <w:rsid w:val="004A4644"/>
    <w:rsid w:val="004A4718"/>
    <w:rsid w:val="004A4792"/>
    <w:rsid w:val="004A479B"/>
    <w:rsid w:val="004A48C8"/>
    <w:rsid w:val="004A4B00"/>
    <w:rsid w:val="004A4B50"/>
    <w:rsid w:val="004A4BE4"/>
    <w:rsid w:val="004A4C24"/>
    <w:rsid w:val="004A4C2C"/>
    <w:rsid w:val="004A4E82"/>
    <w:rsid w:val="004A4EE0"/>
    <w:rsid w:val="004A4F0D"/>
    <w:rsid w:val="004A4F90"/>
    <w:rsid w:val="004A55AD"/>
    <w:rsid w:val="004A59CA"/>
    <w:rsid w:val="004A5AF5"/>
    <w:rsid w:val="004A5C5C"/>
    <w:rsid w:val="004A60CC"/>
    <w:rsid w:val="004A6421"/>
    <w:rsid w:val="004A694F"/>
    <w:rsid w:val="004A698D"/>
    <w:rsid w:val="004A6997"/>
    <w:rsid w:val="004A6B5F"/>
    <w:rsid w:val="004A6CDE"/>
    <w:rsid w:val="004A748A"/>
    <w:rsid w:val="004A750F"/>
    <w:rsid w:val="004A7691"/>
    <w:rsid w:val="004A77D8"/>
    <w:rsid w:val="004A7E09"/>
    <w:rsid w:val="004A7F4B"/>
    <w:rsid w:val="004B07E6"/>
    <w:rsid w:val="004B07EE"/>
    <w:rsid w:val="004B1E20"/>
    <w:rsid w:val="004B2078"/>
    <w:rsid w:val="004B2325"/>
    <w:rsid w:val="004B25FD"/>
    <w:rsid w:val="004B2711"/>
    <w:rsid w:val="004B281B"/>
    <w:rsid w:val="004B2B44"/>
    <w:rsid w:val="004B2ED3"/>
    <w:rsid w:val="004B2F45"/>
    <w:rsid w:val="004B313C"/>
    <w:rsid w:val="004B3153"/>
    <w:rsid w:val="004B3363"/>
    <w:rsid w:val="004B33EB"/>
    <w:rsid w:val="004B3715"/>
    <w:rsid w:val="004B3717"/>
    <w:rsid w:val="004B3928"/>
    <w:rsid w:val="004B3989"/>
    <w:rsid w:val="004B3ADB"/>
    <w:rsid w:val="004B4100"/>
    <w:rsid w:val="004B43E6"/>
    <w:rsid w:val="004B447D"/>
    <w:rsid w:val="004B4569"/>
    <w:rsid w:val="004B47DB"/>
    <w:rsid w:val="004B4844"/>
    <w:rsid w:val="004B4909"/>
    <w:rsid w:val="004B499F"/>
    <w:rsid w:val="004B4DCA"/>
    <w:rsid w:val="004B512B"/>
    <w:rsid w:val="004B525B"/>
    <w:rsid w:val="004B5418"/>
    <w:rsid w:val="004B56A5"/>
    <w:rsid w:val="004B589A"/>
    <w:rsid w:val="004B58DF"/>
    <w:rsid w:val="004B5D98"/>
    <w:rsid w:val="004B5EB8"/>
    <w:rsid w:val="004B62BB"/>
    <w:rsid w:val="004B63C9"/>
    <w:rsid w:val="004B66EB"/>
    <w:rsid w:val="004B6811"/>
    <w:rsid w:val="004B6914"/>
    <w:rsid w:val="004B6AD8"/>
    <w:rsid w:val="004B703A"/>
    <w:rsid w:val="004B706A"/>
    <w:rsid w:val="004B725B"/>
    <w:rsid w:val="004B73BE"/>
    <w:rsid w:val="004B7418"/>
    <w:rsid w:val="004B74B0"/>
    <w:rsid w:val="004B7919"/>
    <w:rsid w:val="004B794F"/>
    <w:rsid w:val="004B7959"/>
    <w:rsid w:val="004B7A13"/>
    <w:rsid w:val="004B7B63"/>
    <w:rsid w:val="004B7BA6"/>
    <w:rsid w:val="004B7DD1"/>
    <w:rsid w:val="004C0104"/>
    <w:rsid w:val="004C02DA"/>
    <w:rsid w:val="004C0397"/>
    <w:rsid w:val="004C078A"/>
    <w:rsid w:val="004C0894"/>
    <w:rsid w:val="004C0AEF"/>
    <w:rsid w:val="004C0C73"/>
    <w:rsid w:val="004C12A9"/>
    <w:rsid w:val="004C12C4"/>
    <w:rsid w:val="004C13AC"/>
    <w:rsid w:val="004C142A"/>
    <w:rsid w:val="004C156D"/>
    <w:rsid w:val="004C16D2"/>
    <w:rsid w:val="004C197B"/>
    <w:rsid w:val="004C19F8"/>
    <w:rsid w:val="004C1B31"/>
    <w:rsid w:val="004C1B98"/>
    <w:rsid w:val="004C2313"/>
    <w:rsid w:val="004C26FA"/>
    <w:rsid w:val="004C2853"/>
    <w:rsid w:val="004C2890"/>
    <w:rsid w:val="004C29A9"/>
    <w:rsid w:val="004C2A5D"/>
    <w:rsid w:val="004C2BB0"/>
    <w:rsid w:val="004C2BBE"/>
    <w:rsid w:val="004C34FA"/>
    <w:rsid w:val="004C3635"/>
    <w:rsid w:val="004C3727"/>
    <w:rsid w:val="004C3A3E"/>
    <w:rsid w:val="004C3D15"/>
    <w:rsid w:val="004C3F16"/>
    <w:rsid w:val="004C3FDC"/>
    <w:rsid w:val="004C4228"/>
    <w:rsid w:val="004C46F4"/>
    <w:rsid w:val="004C49AD"/>
    <w:rsid w:val="004C4BF4"/>
    <w:rsid w:val="004C501B"/>
    <w:rsid w:val="004C520C"/>
    <w:rsid w:val="004C5851"/>
    <w:rsid w:val="004C5AA7"/>
    <w:rsid w:val="004C5C77"/>
    <w:rsid w:val="004C5DA6"/>
    <w:rsid w:val="004C63EC"/>
    <w:rsid w:val="004C6451"/>
    <w:rsid w:val="004C6573"/>
    <w:rsid w:val="004C6A14"/>
    <w:rsid w:val="004C6B0C"/>
    <w:rsid w:val="004C6B84"/>
    <w:rsid w:val="004C6DB2"/>
    <w:rsid w:val="004C7179"/>
    <w:rsid w:val="004C71E9"/>
    <w:rsid w:val="004C7394"/>
    <w:rsid w:val="004C73D2"/>
    <w:rsid w:val="004C7A35"/>
    <w:rsid w:val="004C7A53"/>
    <w:rsid w:val="004C7D18"/>
    <w:rsid w:val="004C7EAF"/>
    <w:rsid w:val="004D01F9"/>
    <w:rsid w:val="004D021C"/>
    <w:rsid w:val="004D02C1"/>
    <w:rsid w:val="004D02C9"/>
    <w:rsid w:val="004D0562"/>
    <w:rsid w:val="004D0698"/>
    <w:rsid w:val="004D0C44"/>
    <w:rsid w:val="004D0CAA"/>
    <w:rsid w:val="004D0DBB"/>
    <w:rsid w:val="004D11C8"/>
    <w:rsid w:val="004D136D"/>
    <w:rsid w:val="004D1FD9"/>
    <w:rsid w:val="004D208A"/>
    <w:rsid w:val="004D21B6"/>
    <w:rsid w:val="004D2279"/>
    <w:rsid w:val="004D28A7"/>
    <w:rsid w:val="004D28DE"/>
    <w:rsid w:val="004D2A5E"/>
    <w:rsid w:val="004D2BFF"/>
    <w:rsid w:val="004D2CFE"/>
    <w:rsid w:val="004D3022"/>
    <w:rsid w:val="004D3074"/>
    <w:rsid w:val="004D33B2"/>
    <w:rsid w:val="004D3657"/>
    <w:rsid w:val="004D3737"/>
    <w:rsid w:val="004D3869"/>
    <w:rsid w:val="004D3903"/>
    <w:rsid w:val="004D450E"/>
    <w:rsid w:val="004D45F8"/>
    <w:rsid w:val="004D4696"/>
    <w:rsid w:val="004D48B1"/>
    <w:rsid w:val="004D4995"/>
    <w:rsid w:val="004D4B58"/>
    <w:rsid w:val="004D5112"/>
    <w:rsid w:val="004D5147"/>
    <w:rsid w:val="004D52FB"/>
    <w:rsid w:val="004D5368"/>
    <w:rsid w:val="004D53F9"/>
    <w:rsid w:val="004D5A2F"/>
    <w:rsid w:val="004D5A32"/>
    <w:rsid w:val="004D5A5F"/>
    <w:rsid w:val="004D5BD7"/>
    <w:rsid w:val="004D5C22"/>
    <w:rsid w:val="004D5D4D"/>
    <w:rsid w:val="004D5FF3"/>
    <w:rsid w:val="004D62ED"/>
    <w:rsid w:val="004D63B8"/>
    <w:rsid w:val="004D64D4"/>
    <w:rsid w:val="004D65EB"/>
    <w:rsid w:val="004D6623"/>
    <w:rsid w:val="004D67AA"/>
    <w:rsid w:val="004D6872"/>
    <w:rsid w:val="004D6AE1"/>
    <w:rsid w:val="004D7601"/>
    <w:rsid w:val="004D76A1"/>
    <w:rsid w:val="004D77BC"/>
    <w:rsid w:val="004D7824"/>
    <w:rsid w:val="004D7A00"/>
    <w:rsid w:val="004D7A42"/>
    <w:rsid w:val="004D7E10"/>
    <w:rsid w:val="004D7F84"/>
    <w:rsid w:val="004E003A"/>
    <w:rsid w:val="004E01FB"/>
    <w:rsid w:val="004E0495"/>
    <w:rsid w:val="004E049B"/>
    <w:rsid w:val="004E06F8"/>
    <w:rsid w:val="004E0715"/>
    <w:rsid w:val="004E072E"/>
    <w:rsid w:val="004E0BB4"/>
    <w:rsid w:val="004E102C"/>
    <w:rsid w:val="004E10F5"/>
    <w:rsid w:val="004E17A0"/>
    <w:rsid w:val="004E18BE"/>
    <w:rsid w:val="004E1A04"/>
    <w:rsid w:val="004E1A19"/>
    <w:rsid w:val="004E1A2D"/>
    <w:rsid w:val="004E1AC5"/>
    <w:rsid w:val="004E1BB6"/>
    <w:rsid w:val="004E1DBF"/>
    <w:rsid w:val="004E1E45"/>
    <w:rsid w:val="004E1F4F"/>
    <w:rsid w:val="004E20BC"/>
    <w:rsid w:val="004E2118"/>
    <w:rsid w:val="004E236D"/>
    <w:rsid w:val="004E23EE"/>
    <w:rsid w:val="004E2624"/>
    <w:rsid w:val="004E269E"/>
    <w:rsid w:val="004E270B"/>
    <w:rsid w:val="004E2A8B"/>
    <w:rsid w:val="004E2B78"/>
    <w:rsid w:val="004E2CB6"/>
    <w:rsid w:val="004E2D3C"/>
    <w:rsid w:val="004E3192"/>
    <w:rsid w:val="004E320A"/>
    <w:rsid w:val="004E337C"/>
    <w:rsid w:val="004E33EB"/>
    <w:rsid w:val="004E34C3"/>
    <w:rsid w:val="004E34D4"/>
    <w:rsid w:val="004E3509"/>
    <w:rsid w:val="004E357C"/>
    <w:rsid w:val="004E36B5"/>
    <w:rsid w:val="004E37D8"/>
    <w:rsid w:val="004E389B"/>
    <w:rsid w:val="004E3949"/>
    <w:rsid w:val="004E3AF7"/>
    <w:rsid w:val="004E3D33"/>
    <w:rsid w:val="004E41DD"/>
    <w:rsid w:val="004E424D"/>
    <w:rsid w:val="004E42B6"/>
    <w:rsid w:val="004E42D8"/>
    <w:rsid w:val="004E42DB"/>
    <w:rsid w:val="004E4317"/>
    <w:rsid w:val="004E43BA"/>
    <w:rsid w:val="004E459B"/>
    <w:rsid w:val="004E4813"/>
    <w:rsid w:val="004E487A"/>
    <w:rsid w:val="004E5087"/>
    <w:rsid w:val="004E55C4"/>
    <w:rsid w:val="004E5607"/>
    <w:rsid w:val="004E56E2"/>
    <w:rsid w:val="004E57FB"/>
    <w:rsid w:val="004E59CB"/>
    <w:rsid w:val="004E5AA3"/>
    <w:rsid w:val="004E5B3A"/>
    <w:rsid w:val="004E5D70"/>
    <w:rsid w:val="004E5F8D"/>
    <w:rsid w:val="004E6009"/>
    <w:rsid w:val="004E6320"/>
    <w:rsid w:val="004E653D"/>
    <w:rsid w:val="004E659E"/>
    <w:rsid w:val="004E6C92"/>
    <w:rsid w:val="004E6F5F"/>
    <w:rsid w:val="004E75FD"/>
    <w:rsid w:val="004E76F7"/>
    <w:rsid w:val="004E777A"/>
    <w:rsid w:val="004E77EE"/>
    <w:rsid w:val="004E7959"/>
    <w:rsid w:val="004E798E"/>
    <w:rsid w:val="004E7A08"/>
    <w:rsid w:val="004E7DEF"/>
    <w:rsid w:val="004E7F67"/>
    <w:rsid w:val="004F03DB"/>
    <w:rsid w:val="004F0492"/>
    <w:rsid w:val="004F08FA"/>
    <w:rsid w:val="004F0A44"/>
    <w:rsid w:val="004F0B43"/>
    <w:rsid w:val="004F0DAC"/>
    <w:rsid w:val="004F0DE4"/>
    <w:rsid w:val="004F1008"/>
    <w:rsid w:val="004F10C5"/>
    <w:rsid w:val="004F1234"/>
    <w:rsid w:val="004F12FA"/>
    <w:rsid w:val="004F153B"/>
    <w:rsid w:val="004F1674"/>
    <w:rsid w:val="004F176A"/>
    <w:rsid w:val="004F1818"/>
    <w:rsid w:val="004F18F3"/>
    <w:rsid w:val="004F1AD2"/>
    <w:rsid w:val="004F1AD5"/>
    <w:rsid w:val="004F1D22"/>
    <w:rsid w:val="004F2195"/>
    <w:rsid w:val="004F2315"/>
    <w:rsid w:val="004F2E66"/>
    <w:rsid w:val="004F3041"/>
    <w:rsid w:val="004F3303"/>
    <w:rsid w:val="004F3515"/>
    <w:rsid w:val="004F36A6"/>
    <w:rsid w:val="004F38BD"/>
    <w:rsid w:val="004F3A20"/>
    <w:rsid w:val="004F3BF9"/>
    <w:rsid w:val="004F3D2A"/>
    <w:rsid w:val="004F4249"/>
    <w:rsid w:val="004F4521"/>
    <w:rsid w:val="004F474E"/>
    <w:rsid w:val="004F4E08"/>
    <w:rsid w:val="004F4E94"/>
    <w:rsid w:val="004F5590"/>
    <w:rsid w:val="004F5BA2"/>
    <w:rsid w:val="004F5E32"/>
    <w:rsid w:val="004F5FC1"/>
    <w:rsid w:val="004F6656"/>
    <w:rsid w:val="004F66AA"/>
    <w:rsid w:val="004F6891"/>
    <w:rsid w:val="004F6A5C"/>
    <w:rsid w:val="004F6DE7"/>
    <w:rsid w:val="004F6E48"/>
    <w:rsid w:val="004F6E7F"/>
    <w:rsid w:val="004F7094"/>
    <w:rsid w:val="004F72EA"/>
    <w:rsid w:val="004F7514"/>
    <w:rsid w:val="004F7809"/>
    <w:rsid w:val="004F786E"/>
    <w:rsid w:val="004F7A01"/>
    <w:rsid w:val="004F7BBC"/>
    <w:rsid w:val="004F7E7A"/>
    <w:rsid w:val="00500097"/>
    <w:rsid w:val="0050018E"/>
    <w:rsid w:val="00500253"/>
    <w:rsid w:val="00500591"/>
    <w:rsid w:val="005006A0"/>
    <w:rsid w:val="00500786"/>
    <w:rsid w:val="00500795"/>
    <w:rsid w:val="00500918"/>
    <w:rsid w:val="00500A91"/>
    <w:rsid w:val="00500B11"/>
    <w:rsid w:val="00500B77"/>
    <w:rsid w:val="00500B81"/>
    <w:rsid w:val="00500E77"/>
    <w:rsid w:val="0050102D"/>
    <w:rsid w:val="0050120E"/>
    <w:rsid w:val="00501224"/>
    <w:rsid w:val="005015D9"/>
    <w:rsid w:val="00501646"/>
    <w:rsid w:val="0050168B"/>
    <w:rsid w:val="0050179C"/>
    <w:rsid w:val="005017D4"/>
    <w:rsid w:val="00501969"/>
    <w:rsid w:val="005019D5"/>
    <w:rsid w:val="00501B89"/>
    <w:rsid w:val="00501BBA"/>
    <w:rsid w:val="00501C30"/>
    <w:rsid w:val="00501DF6"/>
    <w:rsid w:val="00501E13"/>
    <w:rsid w:val="00501F74"/>
    <w:rsid w:val="00501FC0"/>
    <w:rsid w:val="005021FF"/>
    <w:rsid w:val="005028ED"/>
    <w:rsid w:val="005028FD"/>
    <w:rsid w:val="00502960"/>
    <w:rsid w:val="00502991"/>
    <w:rsid w:val="00502A2A"/>
    <w:rsid w:val="00502BDF"/>
    <w:rsid w:val="00502C14"/>
    <w:rsid w:val="00502C2B"/>
    <w:rsid w:val="00502F7F"/>
    <w:rsid w:val="005030BB"/>
    <w:rsid w:val="005030F9"/>
    <w:rsid w:val="0050312D"/>
    <w:rsid w:val="0050317C"/>
    <w:rsid w:val="00503213"/>
    <w:rsid w:val="00503502"/>
    <w:rsid w:val="0050352E"/>
    <w:rsid w:val="005038C5"/>
    <w:rsid w:val="00503B15"/>
    <w:rsid w:val="00503F47"/>
    <w:rsid w:val="005041B5"/>
    <w:rsid w:val="00504354"/>
    <w:rsid w:val="005045AB"/>
    <w:rsid w:val="005046C7"/>
    <w:rsid w:val="00504883"/>
    <w:rsid w:val="00504BFD"/>
    <w:rsid w:val="00504C31"/>
    <w:rsid w:val="0050508D"/>
    <w:rsid w:val="005050F1"/>
    <w:rsid w:val="0050546A"/>
    <w:rsid w:val="0050585B"/>
    <w:rsid w:val="005058FD"/>
    <w:rsid w:val="00505912"/>
    <w:rsid w:val="00505A9D"/>
    <w:rsid w:val="00505D5A"/>
    <w:rsid w:val="00505D84"/>
    <w:rsid w:val="00505ED6"/>
    <w:rsid w:val="005060B0"/>
    <w:rsid w:val="005061F2"/>
    <w:rsid w:val="00506269"/>
    <w:rsid w:val="00506534"/>
    <w:rsid w:val="00506555"/>
    <w:rsid w:val="0050678B"/>
    <w:rsid w:val="005067CE"/>
    <w:rsid w:val="005068A7"/>
    <w:rsid w:val="00506A14"/>
    <w:rsid w:val="00506A79"/>
    <w:rsid w:val="00506CD5"/>
    <w:rsid w:val="00506EB1"/>
    <w:rsid w:val="00507046"/>
    <w:rsid w:val="005071CA"/>
    <w:rsid w:val="0050730E"/>
    <w:rsid w:val="00507353"/>
    <w:rsid w:val="00507445"/>
    <w:rsid w:val="00507556"/>
    <w:rsid w:val="005075FE"/>
    <w:rsid w:val="00507A26"/>
    <w:rsid w:val="00507A8B"/>
    <w:rsid w:val="00507B53"/>
    <w:rsid w:val="00507DE1"/>
    <w:rsid w:val="0051067C"/>
    <w:rsid w:val="005108D3"/>
    <w:rsid w:val="00510A94"/>
    <w:rsid w:val="00510B9C"/>
    <w:rsid w:val="00510D42"/>
    <w:rsid w:val="00510EE0"/>
    <w:rsid w:val="00510FA5"/>
    <w:rsid w:val="00510FE9"/>
    <w:rsid w:val="0051113E"/>
    <w:rsid w:val="005111A9"/>
    <w:rsid w:val="005112C2"/>
    <w:rsid w:val="005117C1"/>
    <w:rsid w:val="00511991"/>
    <w:rsid w:val="00511B5E"/>
    <w:rsid w:val="00511DF5"/>
    <w:rsid w:val="0051222D"/>
    <w:rsid w:val="005125D4"/>
    <w:rsid w:val="0051261A"/>
    <w:rsid w:val="005126B9"/>
    <w:rsid w:val="005128DB"/>
    <w:rsid w:val="00512D1A"/>
    <w:rsid w:val="005131CE"/>
    <w:rsid w:val="005134BD"/>
    <w:rsid w:val="005134D3"/>
    <w:rsid w:val="005137CE"/>
    <w:rsid w:val="00513805"/>
    <w:rsid w:val="0051387D"/>
    <w:rsid w:val="00513889"/>
    <w:rsid w:val="0051416C"/>
    <w:rsid w:val="0051434E"/>
    <w:rsid w:val="005145B1"/>
    <w:rsid w:val="00514A8C"/>
    <w:rsid w:val="00514B65"/>
    <w:rsid w:val="00514D22"/>
    <w:rsid w:val="00514DE5"/>
    <w:rsid w:val="00514E1B"/>
    <w:rsid w:val="00514FAE"/>
    <w:rsid w:val="005150B7"/>
    <w:rsid w:val="005150CC"/>
    <w:rsid w:val="00515353"/>
    <w:rsid w:val="00515434"/>
    <w:rsid w:val="00515509"/>
    <w:rsid w:val="0051590F"/>
    <w:rsid w:val="00515954"/>
    <w:rsid w:val="005159CF"/>
    <w:rsid w:val="00515BCB"/>
    <w:rsid w:val="00515C06"/>
    <w:rsid w:val="0051649B"/>
    <w:rsid w:val="00516639"/>
    <w:rsid w:val="005168BB"/>
    <w:rsid w:val="00516C07"/>
    <w:rsid w:val="00516E2D"/>
    <w:rsid w:val="00516FB5"/>
    <w:rsid w:val="00517085"/>
    <w:rsid w:val="005170E7"/>
    <w:rsid w:val="005173BB"/>
    <w:rsid w:val="005175DF"/>
    <w:rsid w:val="00517B37"/>
    <w:rsid w:val="00517C0A"/>
    <w:rsid w:val="00517D9A"/>
    <w:rsid w:val="00517F97"/>
    <w:rsid w:val="0052005D"/>
    <w:rsid w:val="00520595"/>
    <w:rsid w:val="0052074C"/>
    <w:rsid w:val="00520783"/>
    <w:rsid w:val="00520A72"/>
    <w:rsid w:val="00520CD2"/>
    <w:rsid w:val="00520D4B"/>
    <w:rsid w:val="00520E2B"/>
    <w:rsid w:val="00521034"/>
    <w:rsid w:val="005210DA"/>
    <w:rsid w:val="00521396"/>
    <w:rsid w:val="005213FC"/>
    <w:rsid w:val="005214CA"/>
    <w:rsid w:val="00521881"/>
    <w:rsid w:val="005218F5"/>
    <w:rsid w:val="00521A94"/>
    <w:rsid w:val="00521C1D"/>
    <w:rsid w:val="00521DFC"/>
    <w:rsid w:val="00522273"/>
    <w:rsid w:val="0052255F"/>
    <w:rsid w:val="005229A8"/>
    <w:rsid w:val="00522B3B"/>
    <w:rsid w:val="00522EE5"/>
    <w:rsid w:val="00522F1E"/>
    <w:rsid w:val="0052327B"/>
    <w:rsid w:val="005235D0"/>
    <w:rsid w:val="005236B8"/>
    <w:rsid w:val="005239B1"/>
    <w:rsid w:val="00523A9C"/>
    <w:rsid w:val="00523AEF"/>
    <w:rsid w:val="00523B02"/>
    <w:rsid w:val="00523B05"/>
    <w:rsid w:val="00523B73"/>
    <w:rsid w:val="00523D13"/>
    <w:rsid w:val="00523D99"/>
    <w:rsid w:val="0052405B"/>
    <w:rsid w:val="005240EE"/>
    <w:rsid w:val="005242A3"/>
    <w:rsid w:val="00524688"/>
    <w:rsid w:val="00524798"/>
    <w:rsid w:val="00524863"/>
    <w:rsid w:val="00524883"/>
    <w:rsid w:val="00524A8A"/>
    <w:rsid w:val="00524F65"/>
    <w:rsid w:val="005250BA"/>
    <w:rsid w:val="0052510B"/>
    <w:rsid w:val="00525196"/>
    <w:rsid w:val="0052521F"/>
    <w:rsid w:val="00525248"/>
    <w:rsid w:val="005254E2"/>
    <w:rsid w:val="005256CC"/>
    <w:rsid w:val="00525BF2"/>
    <w:rsid w:val="005262AD"/>
    <w:rsid w:val="005262EA"/>
    <w:rsid w:val="005263A6"/>
    <w:rsid w:val="00526415"/>
    <w:rsid w:val="0052641E"/>
    <w:rsid w:val="00526530"/>
    <w:rsid w:val="0052682D"/>
    <w:rsid w:val="0052696F"/>
    <w:rsid w:val="00526976"/>
    <w:rsid w:val="0052699C"/>
    <w:rsid w:val="00526CB3"/>
    <w:rsid w:val="00526D32"/>
    <w:rsid w:val="00526D8B"/>
    <w:rsid w:val="00526F77"/>
    <w:rsid w:val="00527111"/>
    <w:rsid w:val="005278DD"/>
    <w:rsid w:val="00527CAB"/>
    <w:rsid w:val="00527E21"/>
    <w:rsid w:val="00527E5C"/>
    <w:rsid w:val="00527E75"/>
    <w:rsid w:val="00527F8A"/>
    <w:rsid w:val="00527FB0"/>
    <w:rsid w:val="00530252"/>
    <w:rsid w:val="005303BC"/>
    <w:rsid w:val="005306EA"/>
    <w:rsid w:val="00530D46"/>
    <w:rsid w:val="00530F04"/>
    <w:rsid w:val="00530F0E"/>
    <w:rsid w:val="00530F21"/>
    <w:rsid w:val="00530FFC"/>
    <w:rsid w:val="0053102A"/>
    <w:rsid w:val="005310B5"/>
    <w:rsid w:val="005317B8"/>
    <w:rsid w:val="00531808"/>
    <w:rsid w:val="005318A4"/>
    <w:rsid w:val="00531B2D"/>
    <w:rsid w:val="00531B34"/>
    <w:rsid w:val="00531D2A"/>
    <w:rsid w:val="005321D6"/>
    <w:rsid w:val="00532209"/>
    <w:rsid w:val="005323AB"/>
    <w:rsid w:val="0053260A"/>
    <w:rsid w:val="00532637"/>
    <w:rsid w:val="005326E0"/>
    <w:rsid w:val="00532744"/>
    <w:rsid w:val="005327AA"/>
    <w:rsid w:val="005327D4"/>
    <w:rsid w:val="00532870"/>
    <w:rsid w:val="00532F02"/>
    <w:rsid w:val="00532F56"/>
    <w:rsid w:val="00533198"/>
    <w:rsid w:val="00533211"/>
    <w:rsid w:val="0053371B"/>
    <w:rsid w:val="00533842"/>
    <w:rsid w:val="00533BA5"/>
    <w:rsid w:val="00533C58"/>
    <w:rsid w:val="00533E0C"/>
    <w:rsid w:val="00533E1D"/>
    <w:rsid w:val="00534285"/>
    <w:rsid w:val="005349ED"/>
    <w:rsid w:val="005351FB"/>
    <w:rsid w:val="0053530D"/>
    <w:rsid w:val="00535401"/>
    <w:rsid w:val="0053569C"/>
    <w:rsid w:val="005358E8"/>
    <w:rsid w:val="005359BD"/>
    <w:rsid w:val="00535AB2"/>
    <w:rsid w:val="00535B1B"/>
    <w:rsid w:val="00535C45"/>
    <w:rsid w:val="00535CC5"/>
    <w:rsid w:val="00535DF6"/>
    <w:rsid w:val="00535ED1"/>
    <w:rsid w:val="00535EDA"/>
    <w:rsid w:val="00535F4E"/>
    <w:rsid w:val="005360FC"/>
    <w:rsid w:val="005364A4"/>
    <w:rsid w:val="005367CC"/>
    <w:rsid w:val="00536809"/>
    <w:rsid w:val="005368A0"/>
    <w:rsid w:val="005369DB"/>
    <w:rsid w:val="00536AC9"/>
    <w:rsid w:val="00536D30"/>
    <w:rsid w:val="00536FBB"/>
    <w:rsid w:val="00537312"/>
    <w:rsid w:val="005374CD"/>
    <w:rsid w:val="00537A1C"/>
    <w:rsid w:val="00537A56"/>
    <w:rsid w:val="00537B21"/>
    <w:rsid w:val="00540185"/>
    <w:rsid w:val="005405F8"/>
    <w:rsid w:val="00541215"/>
    <w:rsid w:val="005412A3"/>
    <w:rsid w:val="0054138F"/>
    <w:rsid w:val="0054144F"/>
    <w:rsid w:val="00541636"/>
    <w:rsid w:val="005416EC"/>
    <w:rsid w:val="00541881"/>
    <w:rsid w:val="00541886"/>
    <w:rsid w:val="0054188E"/>
    <w:rsid w:val="005418B7"/>
    <w:rsid w:val="00541D99"/>
    <w:rsid w:val="00541E0F"/>
    <w:rsid w:val="00542074"/>
    <w:rsid w:val="005421D0"/>
    <w:rsid w:val="005425D4"/>
    <w:rsid w:val="005429FF"/>
    <w:rsid w:val="00542B87"/>
    <w:rsid w:val="00542BC0"/>
    <w:rsid w:val="00542FC2"/>
    <w:rsid w:val="00543408"/>
    <w:rsid w:val="00543CBF"/>
    <w:rsid w:val="00543E36"/>
    <w:rsid w:val="00543FA4"/>
    <w:rsid w:val="00544316"/>
    <w:rsid w:val="00544493"/>
    <w:rsid w:val="0054455B"/>
    <w:rsid w:val="00544901"/>
    <w:rsid w:val="00544903"/>
    <w:rsid w:val="00544914"/>
    <w:rsid w:val="00544C33"/>
    <w:rsid w:val="00544D1E"/>
    <w:rsid w:val="00544DB5"/>
    <w:rsid w:val="00544E0C"/>
    <w:rsid w:val="00544F9B"/>
    <w:rsid w:val="005450D4"/>
    <w:rsid w:val="00545243"/>
    <w:rsid w:val="00545262"/>
    <w:rsid w:val="00545383"/>
    <w:rsid w:val="00545B53"/>
    <w:rsid w:val="00545D10"/>
    <w:rsid w:val="005465C2"/>
    <w:rsid w:val="005465F7"/>
    <w:rsid w:val="005467DE"/>
    <w:rsid w:val="00546A33"/>
    <w:rsid w:val="00546BCA"/>
    <w:rsid w:val="00546C87"/>
    <w:rsid w:val="00547240"/>
    <w:rsid w:val="005472C6"/>
    <w:rsid w:val="005473C7"/>
    <w:rsid w:val="00547667"/>
    <w:rsid w:val="00547AB3"/>
    <w:rsid w:val="00547C74"/>
    <w:rsid w:val="00547C85"/>
    <w:rsid w:val="00547DF2"/>
    <w:rsid w:val="00547E76"/>
    <w:rsid w:val="00547F5C"/>
    <w:rsid w:val="00547FE7"/>
    <w:rsid w:val="00550036"/>
    <w:rsid w:val="005500D3"/>
    <w:rsid w:val="00550179"/>
    <w:rsid w:val="0055039E"/>
    <w:rsid w:val="00550465"/>
    <w:rsid w:val="005505FE"/>
    <w:rsid w:val="00550BDC"/>
    <w:rsid w:val="00550BE7"/>
    <w:rsid w:val="00550DD5"/>
    <w:rsid w:val="00551382"/>
    <w:rsid w:val="005515DD"/>
    <w:rsid w:val="0055167C"/>
    <w:rsid w:val="00551986"/>
    <w:rsid w:val="00551D3A"/>
    <w:rsid w:val="00551D6D"/>
    <w:rsid w:val="00552211"/>
    <w:rsid w:val="005528D9"/>
    <w:rsid w:val="005529B8"/>
    <w:rsid w:val="00552FDD"/>
    <w:rsid w:val="005531A9"/>
    <w:rsid w:val="005533D3"/>
    <w:rsid w:val="005536EE"/>
    <w:rsid w:val="00553708"/>
    <w:rsid w:val="005537FA"/>
    <w:rsid w:val="00553977"/>
    <w:rsid w:val="00553BB7"/>
    <w:rsid w:val="00553DB6"/>
    <w:rsid w:val="0055402B"/>
    <w:rsid w:val="0055402D"/>
    <w:rsid w:val="0055413C"/>
    <w:rsid w:val="005544B9"/>
    <w:rsid w:val="00554907"/>
    <w:rsid w:val="0055493A"/>
    <w:rsid w:val="00554FB5"/>
    <w:rsid w:val="005550CB"/>
    <w:rsid w:val="0055519B"/>
    <w:rsid w:val="005559CD"/>
    <w:rsid w:val="00555AD6"/>
    <w:rsid w:val="00555DAB"/>
    <w:rsid w:val="00555DB3"/>
    <w:rsid w:val="00555F40"/>
    <w:rsid w:val="00555FA4"/>
    <w:rsid w:val="0055649B"/>
    <w:rsid w:val="005564A7"/>
    <w:rsid w:val="005567BB"/>
    <w:rsid w:val="005569DC"/>
    <w:rsid w:val="00556B9B"/>
    <w:rsid w:val="00556DFE"/>
    <w:rsid w:val="0055726D"/>
    <w:rsid w:val="005572C6"/>
    <w:rsid w:val="005577E1"/>
    <w:rsid w:val="005579A3"/>
    <w:rsid w:val="00557A89"/>
    <w:rsid w:val="00557AB8"/>
    <w:rsid w:val="00557C3B"/>
    <w:rsid w:val="00557F3B"/>
    <w:rsid w:val="00557FF2"/>
    <w:rsid w:val="00560048"/>
    <w:rsid w:val="00560170"/>
    <w:rsid w:val="0056052F"/>
    <w:rsid w:val="00560576"/>
    <w:rsid w:val="005607F9"/>
    <w:rsid w:val="00560831"/>
    <w:rsid w:val="00560835"/>
    <w:rsid w:val="00560841"/>
    <w:rsid w:val="005608F6"/>
    <w:rsid w:val="00560D53"/>
    <w:rsid w:val="00560E0B"/>
    <w:rsid w:val="00560EE0"/>
    <w:rsid w:val="00561204"/>
    <w:rsid w:val="00561604"/>
    <w:rsid w:val="00561644"/>
    <w:rsid w:val="0056187D"/>
    <w:rsid w:val="00561D18"/>
    <w:rsid w:val="00561D65"/>
    <w:rsid w:val="00561E0F"/>
    <w:rsid w:val="00562004"/>
    <w:rsid w:val="005621B4"/>
    <w:rsid w:val="0056265C"/>
    <w:rsid w:val="00562925"/>
    <w:rsid w:val="00562AE2"/>
    <w:rsid w:val="00562CCD"/>
    <w:rsid w:val="00562D7E"/>
    <w:rsid w:val="00563283"/>
    <w:rsid w:val="005634D2"/>
    <w:rsid w:val="00563927"/>
    <w:rsid w:val="00563D95"/>
    <w:rsid w:val="00564275"/>
    <w:rsid w:val="0056430E"/>
    <w:rsid w:val="005643A4"/>
    <w:rsid w:val="00564411"/>
    <w:rsid w:val="0056474D"/>
    <w:rsid w:val="00564A19"/>
    <w:rsid w:val="00564BC3"/>
    <w:rsid w:val="005650C4"/>
    <w:rsid w:val="00565120"/>
    <w:rsid w:val="00565313"/>
    <w:rsid w:val="00565D5D"/>
    <w:rsid w:val="00565D6A"/>
    <w:rsid w:val="00565F2A"/>
    <w:rsid w:val="005660DA"/>
    <w:rsid w:val="005661AD"/>
    <w:rsid w:val="0056629F"/>
    <w:rsid w:val="00566599"/>
    <w:rsid w:val="0056680D"/>
    <w:rsid w:val="00566AA0"/>
    <w:rsid w:val="00566AB2"/>
    <w:rsid w:val="00566D25"/>
    <w:rsid w:val="00566D33"/>
    <w:rsid w:val="00566D45"/>
    <w:rsid w:val="00566FDF"/>
    <w:rsid w:val="00567010"/>
    <w:rsid w:val="0056709B"/>
    <w:rsid w:val="00567333"/>
    <w:rsid w:val="005701D8"/>
    <w:rsid w:val="00570265"/>
    <w:rsid w:val="00570519"/>
    <w:rsid w:val="00570AAB"/>
    <w:rsid w:val="00570ADD"/>
    <w:rsid w:val="00570BC1"/>
    <w:rsid w:val="00570E68"/>
    <w:rsid w:val="00570E89"/>
    <w:rsid w:val="00570EA3"/>
    <w:rsid w:val="00570EC0"/>
    <w:rsid w:val="00570F1B"/>
    <w:rsid w:val="00570F68"/>
    <w:rsid w:val="0057145D"/>
    <w:rsid w:val="0057147C"/>
    <w:rsid w:val="0057147F"/>
    <w:rsid w:val="00571518"/>
    <w:rsid w:val="00571689"/>
    <w:rsid w:val="00571A36"/>
    <w:rsid w:val="00571B8B"/>
    <w:rsid w:val="00571E39"/>
    <w:rsid w:val="00571FF3"/>
    <w:rsid w:val="00572352"/>
    <w:rsid w:val="0057256E"/>
    <w:rsid w:val="00572696"/>
    <w:rsid w:val="005727C2"/>
    <w:rsid w:val="0057287C"/>
    <w:rsid w:val="00572C4D"/>
    <w:rsid w:val="00572EB6"/>
    <w:rsid w:val="00572FD8"/>
    <w:rsid w:val="005735DD"/>
    <w:rsid w:val="005738E5"/>
    <w:rsid w:val="00573950"/>
    <w:rsid w:val="00573996"/>
    <w:rsid w:val="00573B22"/>
    <w:rsid w:val="00573E73"/>
    <w:rsid w:val="0057429D"/>
    <w:rsid w:val="0057433D"/>
    <w:rsid w:val="00574379"/>
    <w:rsid w:val="005743BE"/>
    <w:rsid w:val="0057461E"/>
    <w:rsid w:val="0057477C"/>
    <w:rsid w:val="005747E5"/>
    <w:rsid w:val="00574CB4"/>
    <w:rsid w:val="00574EA1"/>
    <w:rsid w:val="00574ECC"/>
    <w:rsid w:val="00575197"/>
    <w:rsid w:val="005754C5"/>
    <w:rsid w:val="00575768"/>
    <w:rsid w:val="00575A8B"/>
    <w:rsid w:val="00575B4E"/>
    <w:rsid w:val="00575F4E"/>
    <w:rsid w:val="00575F72"/>
    <w:rsid w:val="005760FE"/>
    <w:rsid w:val="00576110"/>
    <w:rsid w:val="0057618E"/>
    <w:rsid w:val="00576618"/>
    <w:rsid w:val="00576748"/>
    <w:rsid w:val="00576800"/>
    <w:rsid w:val="00576826"/>
    <w:rsid w:val="00576849"/>
    <w:rsid w:val="005769A2"/>
    <w:rsid w:val="00576A2C"/>
    <w:rsid w:val="00576C5B"/>
    <w:rsid w:val="00576E0D"/>
    <w:rsid w:val="00577018"/>
    <w:rsid w:val="005771DB"/>
    <w:rsid w:val="0057746C"/>
    <w:rsid w:val="00577522"/>
    <w:rsid w:val="0057776C"/>
    <w:rsid w:val="00577872"/>
    <w:rsid w:val="005779BF"/>
    <w:rsid w:val="00577D05"/>
    <w:rsid w:val="00577DE1"/>
    <w:rsid w:val="00577E18"/>
    <w:rsid w:val="00580227"/>
    <w:rsid w:val="00580353"/>
    <w:rsid w:val="005804B0"/>
    <w:rsid w:val="00580D59"/>
    <w:rsid w:val="005814CD"/>
    <w:rsid w:val="005814F9"/>
    <w:rsid w:val="005815E0"/>
    <w:rsid w:val="005819D8"/>
    <w:rsid w:val="00582059"/>
    <w:rsid w:val="00582185"/>
    <w:rsid w:val="00582365"/>
    <w:rsid w:val="005823E9"/>
    <w:rsid w:val="005825B0"/>
    <w:rsid w:val="00582745"/>
    <w:rsid w:val="005829A2"/>
    <w:rsid w:val="00582A16"/>
    <w:rsid w:val="00582C1F"/>
    <w:rsid w:val="0058302F"/>
    <w:rsid w:val="00583198"/>
    <w:rsid w:val="00583220"/>
    <w:rsid w:val="0058349D"/>
    <w:rsid w:val="005835D8"/>
    <w:rsid w:val="0058368D"/>
    <w:rsid w:val="0058394C"/>
    <w:rsid w:val="00583C69"/>
    <w:rsid w:val="00583C94"/>
    <w:rsid w:val="005841BF"/>
    <w:rsid w:val="00584200"/>
    <w:rsid w:val="00584411"/>
    <w:rsid w:val="0058446D"/>
    <w:rsid w:val="005848A1"/>
    <w:rsid w:val="00584A31"/>
    <w:rsid w:val="00584AD3"/>
    <w:rsid w:val="00584AF7"/>
    <w:rsid w:val="00584B9D"/>
    <w:rsid w:val="0058509E"/>
    <w:rsid w:val="0058524D"/>
    <w:rsid w:val="005853DE"/>
    <w:rsid w:val="00585715"/>
    <w:rsid w:val="00585745"/>
    <w:rsid w:val="005857F0"/>
    <w:rsid w:val="00585803"/>
    <w:rsid w:val="0058586D"/>
    <w:rsid w:val="00585990"/>
    <w:rsid w:val="005860C9"/>
    <w:rsid w:val="00586453"/>
    <w:rsid w:val="00586591"/>
    <w:rsid w:val="00586835"/>
    <w:rsid w:val="005869D8"/>
    <w:rsid w:val="00586A21"/>
    <w:rsid w:val="00586C50"/>
    <w:rsid w:val="00586C84"/>
    <w:rsid w:val="00586E0D"/>
    <w:rsid w:val="00586FF2"/>
    <w:rsid w:val="00587C08"/>
    <w:rsid w:val="00587EA7"/>
    <w:rsid w:val="00587F93"/>
    <w:rsid w:val="00590141"/>
    <w:rsid w:val="005901B9"/>
    <w:rsid w:val="005904C0"/>
    <w:rsid w:val="005905CC"/>
    <w:rsid w:val="0059066C"/>
    <w:rsid w:val="00590671"/>
    <w:rsid w:val="00590B4A"/>
    <w:rsid w:val="00590DA6"/>
    <w:rsid w:val="00590E7C"/>
    <w:rsid w:val="00591282"/>
    <w:rsid w:val="00591581"/>
    <w:rsid w:val="0059163F"/>
    <w:rsid w:val="0059169D"/>
    <w:rsid w:val="005916DB"/>
    <w:rsid w:val="0059181E"/>
    <w:rsid w:val="0059191D"/>
    <w:rsid w:val="00591B31"/>
    <w:rsid w:val="00591FCF"/>
    <w:rsid w:val="00592186"/>
    <w:rsid w:val="005922BD"/>
    <w:rsid w:val="005922CC"/>
    <w:rsid w:val="00592694"/>
    <w:rsid w:val="00592B86"/>
    <w:rsid w:val="00592DD7"/>
    <w:rsid w:val="00592F32"/>
    <w:rsid w:val="0059300E"/>
    <w:rsid w:val="00593491"/>
    <w:rsid w:val="00593501"/>
    <w:rsid w:val="00593B95"/>
    <w:rsid w:val="00593E84"/>
    <w:rsid w:val="005941E4"/>
    <w:rsid w:val="0059437A"/>
    <w:rsid w:val="005943F3"/>
    <w:rsid w:val="00594AF4"/>
    <w:rsid w:val="00594C09"/>
    <w:rsid w:val="00594C5F"/>
    <w:rsid w:val="00595233"/>
    <w:rsid w:val="005954CC"/>
    <w:rsid w:val="0059563C"/>
    <w:rsid w:val="005957CA"/>
    <w:rsid w:val="00595AF0"/>
    <w:rsid w:val="00595C96"/>
    <w:rsid w:val="00595EA3"/>
    <w:rsid w:val="0059647F"/>
    <w:rsid w:val="005968F9"/>
    <w:rsid w:val="00596944"/>
    <w:rsid w:val="005969AA"/>
    <w:rsid w:val="00596AE9"/>
    <w:rsid w:val="00596C18"/>
    <w:rsid w:val="00596CC0"/>
    <w:rsid w:val="00596DBE"/>
    <w:rsid w:val="0059707C"/>
    <w:rsid w:val="00597372"/>
    <w:rsid w:val="005973C6"/>
    <w:rsid w:val="005975A4"/>
    <w:rsid w:val="00597A30"/>
    <w:rsid w:val="005A0759"/>
    <w:rsid w:val="005A08BC"/>
    <w:rsid w:val="005A0B7D"/>
    <w:rsid w:val="005A10C2"/>
    <w:rsid w:val="005A12B8"/>
    <w:rsid w:val="005A12FF"/>
    <w:rsid w:val="005A1318"/>
    <w:rsid w:val="005A1683"/>
    <w:rsid w:val="005A1696"/>
    <w:rsid w:val="005A19CB"/>
    <w:rsid w:val="005A1A81"/>
    <w:rsid w:val="005A1BF6"/>
    <w:rsid w:val="005A2249"/>
    <w:rsid w:val="005A22AC"/>
    <w:rsid w:val="005A266A"/>
    <w:rsid w:val="005A2BE7"/>
    <w:rsid w:val="005A38F0"/>
    <w:rsid w:val="005A3ACD"/>
    <w:rsid w:val="005A3D9E"/>
    <w:rsid w:val="005A3DAD"/>
    <w:rsid w:val="005A3DCE"/>
    <w:rsid w:val="005A4001"/>
    <w:rsid w:val="005A4010"/>
    <w:rsid w:val="005A44E6"/>
    <w:rsid w:val="005A45D2"/>
    <w:rsid w:val="005A468A"/>
    <w:rsid w:val="005A4852"/>
    <w:rsid w:val="005A492C"/>
    <w:rsid w:val="005A4A10"/>
    <w:rsid w:val="005A4D87"/>
    <w:rsid w:val="005A511C"/>
    <w:rsid w:val="005A5146"/>
    <w:rsid w:val="005A5172"/>
    <w:rsid w:val="005A52C9"/>
    <w:rsid w:val="005A5713"/>
    <w:rsid w:val="005A585D"/>
    <w:rsid w:val="005A5899"/>
    <w:rsid w:val="005A5956"/>
    <w:rsid w:val="005A5A9E"/>
    <w:rsid w:val="005A5D22"/>
    <w:rsid w:val="005A5E01"/>
    <w:rsid w:val="005A6039"/>
    <w:rsid w:val="005A625A"/>
    <w:rsid w:val="005A684B"/>
    <w:rsid w:val="005A68D7"/>
    <w:rsid w:val="005A6E43"/>
    <w:rsid w:val="005A6EB4"/>
    <w:rsid w:val="005A7159"/>
    <w:rsid w:val="005A752C"/>
    <w:rsid w:val="005A7834"/>
    <w:rsid w:val="005A7B59"/>
    <w:rsid w:val="005A7B99"/>
    <w:rsid w:val="005A7CA4"/>
    <w:rsid w:val="005A7D72"/>
    <w:rsid w:val="005A7E17"/>
    <w:rsid w:val="005B0326"/>
    <w:rsid w:val="005B03D6"/>
    <w:rsid w:val="005B0621"/>
    <w:rsid w:val="005B06EF"/>
    <w:rsid w:val="005B0709"/>
    <w:rsid w:val="005B09D7"/>
    <w:rsid w:val="005B09EB"/>
    <w:rsid w:val="005B0BAF"/>
    <w:rsid w:val="005B0D96"/>
    <w:rsid w:val="005B0F1F"/>
    <w:rsid w:val="005B0FD5"/>
    <w:rsid w:val="005B10BB"/>
    <w:rsid w:val="005B146B"/>
    <w:rsid w:val="005B15C0"/>
    <w:rsid w:val="005B16A1"/>
    <w:rsid w:val="005B1A74"/>
    <w:rsid w:val="005B1A75"/>
    <w:rsid w:val="005B1CE1"/>
    <w:rsid w:val="005B20BA"/>
    <w:rsid w:val="005B2910"/>
    <w:rsid w:val="005B296B"/>
    <w:rsid w:val="005B2E0A"/>
    <w:rsid w:val="005B2EFC"/>
    <w:rsid w:val="005B311E"/>
    <w:rsid w:val="005B3219"/>
    <w:rsid w:val="005B36DC"/>
    <w:rsid w:val="005B3884"/>
    <w:rsid w:val="005B3912"/>
    <w:rsid w:val="005B39EF"/>
    <w:rsid w:val="005B3BF2"/>
    <w:rsid w:val="005B3CD2"/>
    <w:rsid w:val="005B3D78"/>
    <w:rsid w:val="005B3FD4"/>
    <w:rsid w:val="005B4112"/>
    <w:rsid w:val="005B41B3"/>
    <w:rsid w:val="005B44A6"/>
    <w:rsid w:val="005B46BD"/>
    <w:rsid w:val="005B4708"/>
    <w:rsid w:val="005B4742"/>
    <w:rsid w:val="005B483E"/>
    <w:rsid w:val="005B4868"/>
    <w:rsid w:val="005B49E1"/>
    <w:rsid w:val="005B540F"/>
    <w:rsid w:val="005B565D"/>
    <w:rsid w:val="005B5705"/>
    <w:rsid w:val="005B57D9"/>
    <w:rsid w:val="005B596F"/>
    <w:rsid w:val="005B5A94"/>
    <w:rsid w:val="005B5B59"/>
    <w:rsid w:val="005B5D56"/>
    <w:rsid w:val="005B67A6"/>
    <w:rsid w:val="005B6915"/>
    <w:rsid w:val="005B6B37"/>
    <w:rsid w:val="005B6B99"/>
    <w:rsid w:val="005B7307"/>
    <w:rsid w:val="005B74B6"/>
    <w:rsid w:val="005B7604"/>
    <w:rsid w:val="005B774C"/>
    <w:rsid w:val="005B7751"/>
    <w:rsid w:val="005B78EE"/>
    <w:rsid w:val="005B7C3C"/>
    <w:rsid w:val="005B7CB1"/>
    <w:rsid w:val="005B7CF7"/>
    <w:rsid w:val="005B7EE5"/>
    <w:rsid w:val="005B7F67"/>
    <w:rsid w:val="005C005C"/>
    <w:rsid w:val="005C023D"/>
    <w:rsid w:val="005C02E1"/>
    <w:rsid w:val="005C05AA"/>
    <w:rsid w:val="005C05AE"/>
    <w:rsid w:val="005C09F4"/>
    <w:rsid w:val="005C145A"/>
    <w:rsid w:val="005C14C3"/>
    <w:rsid w:val="005C1A00"/>
    <w:rsid w:val="005C1BAF"/>
    <w:rsid w:val="005C1BD5"/>
    <w:rsid w:val="005C1D98"/>
    <w:rsid w:val="005C2332"/>
    <w:rsid w:val="005C2451"/>
    <w:rsid w:val="005C246B"/>
    <w:rsid w:val="005C26F6"/>
    <w:rsid w:val="005C272B"/>
    <w:rsid w:val="005C28EC"/>
    <w:rsid w:val="005C28F8"/>
    <w:rsid w:val="005C2A9E"/>
    <w:rsid w:val="005C2C5B"/>
    <w:rsid w:val="005C2CBC"/>
    <w:rsid w:val="005C2E50"/>
    <w:rsid w:val="005C2E83"/>
    <w:rsid w:val="005C3033"/>
    <w:rsid w:val="005C367C"/>
    <w:rsid w:val="005C37F8"/>
    <w:rsid w:val="005C3877"/>
    <w:rsid w:val="005C39A5"/>
    <w:rsid w:val="005C3B2D"/>
    <w:rsid w:val="005C3D9E"/>
    <w:rsid w:val="005C3EF2"/>
    <w:rsid w:val="005C4001"/>
    <w:rsid w:val="005C4021"/>
    <w:rsid w:val="005C4165"/>
    <w:rsid w:val="005C430F"/>
    <w:rsid w:val="005C4493"/>
    <w:rsid w:val="005C4575"/>
    <w:rsid w:val="005C45A6"/>
    <w:rsid w:val="005C4BF1"/>
    <w:rsid w:val="005C4F7B"/>
    <w:rsid w:val="005C5224"/>
    <w:rsid w:val="005C52CE"/>
    <w:rsid w:val="005C55A7"/>
    <w:rsid w:val="005C5CF7"/>
    <w:rsid w:val="005C63A8"/>
    <w:rsid w:val="005C63AB"/>
    <w:rsid w:val="005C645B"/>
    <w:rsid w:val="005C6625"/>
    <w:rsid w:val="005C683E"/>
    <w:rsid w:val="005C68E3"/>
    <w:rsid w:val="005C697C"/>
    <w:rsid w:val="005C69EA"/>
    <w:rsid w:val="005C6FE9"/>
    <w:rsid w:val="005C7263"/>
    <w:rsid w:val="005C74D0"/>
    <w:rsid w:val="005C775F"/>
    <w:rsid w:val="005C7EB6"/>
    <w:rsid w:val="005C7EF3"/>
    <w:rsid w:val="005D048F"/>
    <w:rsid w:val="005D0536"/>
    <w:rsid w:val="005D0629"/>
    <w:rsid w:val="005D07BC"/>
    <w:rsid w:val="005D094D"/>
    <w:rsid w:val="005D0A88"/>
    <w:rsid w:val="005D0EFB"/>
    <w:rsid w:val="005D1119"/>
    <w:rsid w:val="005D11C4"/>
    <w:rsid w:val="005D11E8"/>
    <w:rsid w:val="005D128F"/>
    <w:rsid w:val="005D12CB"/>
    <w:rsid w:val="005D132C"/>
    <w:rsid w:val="005D1702"/>
    <w:rsid w:val="005D1929"/>
    <w:rsid w:val="005D1A17"/>
    <w:rsid w:val="005D1B2B"/>
    <w:rsid w:val="005D1D75"/>
    <w:rsid w:val="005D1E8A"/>
    <w:rsid w:val="005D2179"/>
    <w:rsid w:val="005D21DD"/>
    <w:rsid w:val="005D225A"/>
    <w:rsid w:val="005D23C1"/>
    <w:rsid w:val="005D261A"/>
    <w:rsid w:val="005D2A1B"/>
    <w:rsid w:val="005D2AB9"/>
    <w:rsid w:val="005D2B76"/>
    <w:rsid w:val="005D2C2C"/>
    <w:rsid w:val="005D2D9B"/>
    <w:rsid w:val="005D310D"/>
    <w:rsid w:val="005D327D"/>
    <w:rsid w:val="005D35CE"/>
    <w:rsid w:val="005D38B1"/>
    <w:rsid w:val="005D3B82"/>
    <w:rsid w:val="005D40B6"/>
    <w:rsid w:val="005D40C8"/>
    <w:rsid w:val="005D41C1"/>
    <w:rsid w:val="005D4513"/>
    <w:rsid w:val="005D467F"/>
    <w:rsid w:val="005D46D4"/>
    <w:rsid w:val="005D47E0"/>
    <w:rsid w:val="005D4824"/>
    <w:rsid w:val="005D4AF5"/>
    <w:rsid w:val="005D4DA4"/>
    <w:rsid w:val="005D4E4B"/>
    <w:rsid w:val="005D4E63"/>
    <w:rsid w:val="005D501F"/>
    <w:rsid w:val="005D504D"/>
    <w:rsid w:val="005D5171"/>
    <w:rsid w:val="005D5510"/>
    <w:rsid w:val="005D560B"/>
    <w:rsid w:val="005D5643"/>
    <w:rsid w:val="005D59A7"/>
    <w:rsid w:val="005D5AF0"/>
    <w:rsid w:val="005D5B11"/>
    <w:rsid w:val="005D5B7A"/>
    <w:rsid w:val="005D6034"/>
    <w:rsid w:val="005D60C6"/>
    <w:rsid w:val="005D61C6"/>
    <w:rsid w:val="005D64AB"/>
    <w:rsid w:val="005D64CA"/>
    <w:rsid w:val="005D694E"/>
    <w:rsid w:val="005D6A16"/>
    <w:rsid w:val="005D6A2D"/>
    <w:rsid w:val="005D701D"/>
    <w:rsid w:val="005D716D"/>
    <w:rsid w:val="005D7186"/>
    <w:rsid w:val="005D7640"/>
    <w:rsid w:val="005D78D5"/>
    <w:rsid w:val="005D798C"/>
    <w:rsid w:val="005D7ABF"/>
    <w:rsid w:val="005D7C3D"/>
    <w:rsid w:val="005E025A"/>
    <w:rsid w:val="005E0467"/>
    <w:rsid w:val="005E04DD"/>
    <w:rsid w:val="005E05FA"/>
    <w:rsid w:val="005E0657"/>
    <w:rsid w:val="005E0692"/>
    <w:rsid w:val="005E07CB"/>
    <w:rsid w:val="005E07D6"/>
    <w:rsid w:val="005E0910"/>
    <w:rsid w:val="005E1497"/>
    <w:rsid w:val="005E160F"/>
    <w:rsid w:val="005E19E1"/>
    <w:rsid w:val="005E1BBA"/>
    <w:rsid w:val="005E1C4E"/>
    <w:rsid w:val="005E1EBA"/>
    <w:rsid w:val="005E1F32"/>
    <w:rsid w:val="005E20A6"/>
    <w:rsid w:val="005E24FA"/>
    <w:rsid w:val="005E2AE1"/>
    <w:rsid w:val="005E2BA0"/>
    <w:rsid w:val="005E2C4D"/>
    <w:rsid w:val="005E2CDF"/>
    <w:rsid w:val="005E2FB0"/>
    <w:rsid w:val="005E3090"/>
    <w:rsid w:val="005E32FF"/>
    <w:rsid w:val="005E33FA"/>
    <w:rsid w:val="005E3718"/>
    <w:rsid w:val="005E3C16"/>
    <w:rsid w:val="005E3F29"/>
    <w:rsid w:val="005E3FFA"/>
    <w:rsid w:val="005E40FE"/>
    <w:rsid w:val="005E4418"/>
    <w:rsid w:val="005E4A2A"/>
    <w:rsid w:val="005E4A9D"/>
    <w:rsid w:val="005E4B32"/>
    <w:rsid w:val="005E4C4A"/>
    <w:rsid w:val="005E4DC4"/>
    <w:rsid w:val="005E4EFB"/>
    <w:rsid w:val="005E573D"/>
    <w:rsid w:val="005E57C0"/>
    <w:rsid w:val="005E5AF8"/>
    <w:rsid w:val="005E5AFC"/>
    <w:rsid w:val="005E5B5D"/>
    <w:rsid w:val="005E5E32"/>
    <w:rsid w:val="005E5F59"/>
    <w:rsid w:val="005E5FBD"/>
    <w:rsid w:val="005E64E3"/>
    <w:rsid w:val="005E66ED"/>
    <w:rsid w:val="005E68DF"/>
    <w:rsid w:val="005E69A9"/>
    <w:rsid w:val="005E6C15"/>
    <w:rsid w:val="005E6F5C"/>
    <w:rsid w:val="005E74CA"/>
    <w:rsid w:val="005E77E7"/>
    <w:rsid w:val="005E781B"/>
    <w:rsid w:val="005E7920"/>
    <w:rsid w:val="005E794D"/>
    <w:rsid w:val="005E7C73"/>
    <w:rsid w:val="005E7CF9"/>
    <w:rsid w:val="005E7EE2"/>
    <w:rsid w:val="005F026E"/>
    <w:rsid w:val="005F03FB"/>
    <w:rsid w:val="005F052C"/>
    <w:rsid w:val="005F08DA"/>
    <w:rsid w:val="005F0989"/>
    <w:rsid w:val="005F09EE"/>
    <w:rsid w:val="005F09F6"/>
    <w:rsid w:val="005F0C37"/>
    <w:rsid w:val="005F10C6"/>
    <w:rsid w:val="005F1192"/>
    <w:rsid w:val="005F1C47"/>
    <w:rsid w:val="005F1DA2"/>
    <w:rsid w:val="005F21A9"/>
    <w:rsid w:val="005F262F"/>
    <w:rsid w:val="005F2653"/>
    <w:rsid w:val="005F2756"/>
    <w:rsid w:val="005F27B2"/>
    <w:rsid w:val="005F283E"/>
    <w:rsid w:val="005F2846"/>
    <w:rsid w:val="005F2B9E"/>
    <w:rsid w:val="005F2E2A"/>
    <w:rsid w:val="005F3362"/>
    <w:rsid w:val="005F3424"/>
    <w:rsid w:val="005F406A"/>
    <w:rsid w:val="005F4083"/>
    <w:rsid w:val="005F41F7"/>
    <w:rsid w:val="005F42F1"/>
    <w:rsid w:val="005F4326"/>
    <w:rsid w:val="005F46B5"/>
    <w:rsid w:val="005F47A1"/>
    <w:rsid w:val="005F4BDC"/>
    <w:rsid w:val="005F4E13"/>
    <w:rsid w:val="005F4F0A"/>
    <w:rsid w:val="005F4FED"/>
    <w:rsid w:val="005F5397"/>
    <w:rsid w:val="005F55D1"/>
    <w:rsid w:val="005F5761"/>
    <w:rsid w:val="005F5AD1"/>
    <w:rsid w:val="005F5CE8"/>
    <w:rsid w:val="005F5EF0"/>
    <w:rsid w:val="005F60F8"/>
    <w:rsid w:val="005F63BE"/>
    <w:rsid w:val="005F63CB"/>
    <w:rsid w:val="005F64C6"/>
    <w:rsid w:val="005F652D"/>
    <w:rsid w:val="005F6579"/>
    <w:rsid w:val="005F6A97"/>
    <w:rsid w:val="005F7121"/>
    <w:rsid w:val="005F719E"/>
    <w:rsid w:val="005F72D6"/>
    <w:rsid w:val="005F7316"/>
    <w:rsid w:val="005F736D"/>
    <w:rsid w:val="005F7394"/>
    <w:rsid w:val="005F7401"/>
    <w:rsid w:val="005F74B4"/>
    <w:rsid w:val="005F77AF"/>
    <w:rsid w:val="005F7E0D"/>
    <w:rsid w:val="005F7EA4"/>
    <w:rsid w:val="005F7F8B"/>
    <w:rsid w:val="0060023A"/>
    <w:rsid w:val="0060047F"/>
    <w:rsid w:val="00600693"/>
    <w:rsid w:val="00600B22"/>
    <w:rsid w:val="00600E86"/>
    <w:rsid w:val="00601067"/>
    <w:rsid w:val="00601442"/>
    <w:rsid w:val="00601506"/>
    <w:rsid w:val="006016C4"/>
    <w:rsid w:val="00601A94"/>
    <w:rsid w:val="00601C5E"/>
    <w:rsid w:val="00601C9C"/>
    <w:rsid w:val="00601F64"/>
    <w:rsid w:val="006021CE"/>
    <w:rsid w:val="00602426"/>
    <w:rsid w:val="00602538"/>
    <w:rsid w:val="00602676"/>
    <w:rsid w:val="006029F9"/>
    <w:rsid w:val="00602B7F"/>
    <w:rsid w:val="00602C69"/>
    <w:rsid w:val="00602EF0"/>
    <w:rsid w:val="0060300E"/>
    <w:rsid w:val="006030A4"/>
    <w:rsid w:val="006030DB"/>
    <w:rsid w:val="006031A2"/>
    <w:rsid w:val="006031BC"/>
    <w:rsid w:val="006032F9"/>
    <w:rsid w:val="00603408"/>
    <w:rsid w:val="00603DC2"/>
    <w:rsid w:val="00604148"/>
    <w:rsid w:val="006042A9"/>
    <w:rsid w:val="006043C0"/>
    <w:rsid w:val="0060451F"/>
    <w:rsid w:val="006048F6"/>
    <w:rsid w:val="00604938"/>
    <w:rsid w:val="00604A54"/>
    <w:rsid w:val="00604B40"/>
    <w:rsid w:val="00604B69"/>
    <w:rsid w:val="00604C5B"/>
    <w:rsid w:val="00604D23"/>
    <w:rsid w:val="00604D55"/>
    <w:rsid w:val="0060502C"/>
    <w:rsid w:val="0060511D"/>
    <w:rsid w:val="00605171"/>
    <w:rsid w:val="0060517B"/>
    <w:rsid w:val="006054FD"/>
    <w:rsid w:val="006056D4"/>
    <w:rsid w:val="00605A11"/>
    <w:rsid w:val="00605DC4"/>
    <w:rsid w:val="00605F40"/>
    <w:rsid w:val="00606004"/>
    <w:rsid w:val="006061ED"/>
    <w:rsid w:val="0060627E"/>
    <w:rsid w:val="0060638A"/>
    <w:rsid w:val="00606591"/>
    <w:rsid w:val="0060666F"/>
    <w:rsid w:val="00606761"/>
    <w:rsid w:val="00606849"/>
    <w:rsid w:val="0060689E"/>
    <w:rsid w:val="0060697D"/>
    <w:rsid w:val="006069CC"/>
    <w:rsid w:val="00606D9B"/>
    <w:rsid w:val="00606DAE"/>
    <w:rsid w:val="00606EA4"/>
    <w:rsid w:val="006070A6"/>
    <w:rsid w:val="006070B7"/>
    <w:rsid w:val="00607270"/>
    <w:rsid w:val="0060732E"/>
    <w:rsid w:val="006074ED"/>
    <w:rsid w:val="0060751E"/>
    <w:rsid w:val="00607A40"/>
    <w:rsid w:val="00607AA8"/>
    <w:rsid w:val="00610241"/>
    <w:rsid w:val="006103C0"/>
    <w:rsid w:val="006104A7"/>
    <w:rsid w:val="00610530"/>
    <w:rsid w:val="00610AAB"/>
    <w:rsid w:val="00610AF5"/>
    <w:rsid w:val="00611169"/>
    <w:rsid w:val="006112C1"/>
    <w:rsid w:val="006113D4"/>
    <w:rsid w:val="0061173C"/>
    <w:rsid w:val="0061177A"/>
    <w:rsid w:val="00611C84"/>
    <w:rsid w:val="00612363"/>
    <w:rsid w:val="006123ED"/>
    <w:rsid w:val="00612581"/>
    <w:rsid w:val="006125A1"/>
    <w:rsid w:val="006128B2"/>
    <w:rsid w:val="00612A8E"/>
    <w:rsid w:val="00612D5F"/>
    <w:rsid w:val="006136D0"/>
    <w:rsid w:val="006136E4"/>
    <w:rsid w:val="006136FB"/>
    <w:rsid w:val="006138A4"/>
    <w:rsid w:val="00613A82"/>
    <w:rsid w:val="00613D11"/>
    <w:rsid w:val="00613D43"/>
    <w:rsid w:val="00613E46"/>
    <w:rsid w:val="00613F6C"/>
    <w:rsid w:val="006140BF"/>
    <w:rsid w:val="0061421D"/>
    <w:rsid w:val="006143F7"/>
    <w:rsid w:val="00614674"/>
    <w:rsid w:val="00614B28"/>
    <w:rsid w:val="00614F4B"/>
    <w:rsid w:val="0061546F"/>
    <w:rsid w:val="006155FD"/>
    <w:rsid w:val="006157AD"/>
    <w:rsid w:val="00615EF3"/>
    <w:rsid w:val="006162EA"/>
    <w:rsid w:val="006162F0"/>
    <w:rsid w:val="00616573"/>
    <w:rsid w:val="00616723"/>
    <w:rsid w:val="00616752"/>
    <w:rsid w:val="00616A91"/>
    <w:rsid w:val="00616C65"/>
    <w:rsid w:val="006170BF"/>
    <w:rsid w:val="006170E8"/>
    <w:rsid w:val="006177C4"/>
    <w:rsid w:val="006178C5"/>
    <w:rsid w:val="00617A4D"/>
    <w:rsid w:val="00617F39"/>
    <w:rsid w:val="00617F3E"/>
    <w:rsid w:val="00617FB1"/>
    <w:rsid w:val="006200EA"/>
    <w:rsid w:val="0062026C"/>
    <w:rsid w:val="006202D9"/>
    <w:rsid w:val="0062046D"/>
    <w:rsid w:val="0062055E"/>
    <w:rsid w:val="0062072E"/>
    <w:rsid w:val="006207F9"/>
    <w:rsid w:val="00620890"/>
    <w:rsid w:val="00620BD0"/>
    <w:rsid w:val="00620D4C"/>
    <w:rsid w:val="00620DE1"/>
    <w:rsid w:val="00621030"/>
    <w:rsid w:val="00621293"/>
    <w:rsid w:val="006213AF"/>
    <w:rsid w:val="006218F9"/>
    <w:rsid w:val="00621B84"/>
    <w:rsid w:val="00621CFC"/>
    <w:rsid w:val="00621F78"/>
    <w:rsid w:val="00622426"/>
    <w:rsid w:val="006224B4"/>
    <w:rsid w:val="006224E8"/>
    <w:rsid w:val="00622578"/>
    <w:rsid w:val="00622946"/>
    <w:rsid w:val="00622A4D"/>
    <w:rsid w:val="00622B51"/>
    <w:rsid w:val="00622BC5"/>
    <w:rsid w:val="00622E2C"/>
    <w:rsid w:val="00622F48"/>
    <w:rsid w:val="00623693"/>
    <w:rsid w:val="0062393A"/>
    <w:rsid w:val="00623ADA"/>
    <w:rsid w:val="00623B03"/>
    <w:rsid w:val="00623B13"/>
    <w:rsid w:val="00623D4D"/>
    <w:rsid w:val="00623D82"/>
    <w:rsid w:val="00623DE9"/>
    <w:rsid w:val="00623ED4"/>
    <w:rsid w:val="00624108"/>
    <w:rsid w:val="0062423C"/>
    <w:rsid w:val="0062435E"/>
    <w:rsid w:val="00624674"/>
    <w:rsid w:val="0062490E"/>
    <w:rsid w:val="00624B36"/>
    <w:rsid w:val="00624EF3"/>
    <w:rsid w:val="0062535C"/>
    <w:rsid w:val="006253F2"/>
    <w:rsid w:val="00625452"/>
    <w:rsid w:val="0062559F"/>
    <w:rsid w:val="00625A0F"/>
    <w:rsid w:val="00625B74"/>
    <w:rsid w:val="006260CE"/>
    <w:rsid w:val="006262B7"/>
    <w:rsid w:val="0062657F"/>
    <w:rsid w:val="0062666E"/>
    <w:rsid w:val="0062671D"/>
    <w:rsid w:val="00626772"/>
    <w:rsid w:val="00626B4E"/>
    <w:rsid w:val="00626F28"/>
    <w:rsid w:val="00627120"/>
    <w:rsid w:val="006271AE"/>
    <w:rsid w:val="00627735"/>
    <w:rsid w:val="00627957"/>
    <w:rsid w:val="00627A50"/>
    <w:rsid w:val="00627D74"/>
    <w:rsid w:val="006301FC"/>
    <w:rsid w:val="00630ABB"/>
    <w:rsid w:val="00630E45"/>
    <w:rsid w:val="00630EC8"/>
    <w:rsid w:val="006310CD"/>
    <w:rsid w:val="006311F1"/>
    <w:rsid w:val="0063124C"/>
    <w:rsid w:val="0063136B"/>
    <w:rsid w:val="006313FF"/>
    <w:rsid w:val="00631648"/>
    <w:rsid w:val="00631784"/>
    <w:rsid w:val="00631B4A"/>
    <w:rsid w:val="00631B61"/>
    <w:rsid w:val="00631C0F"/>
    <w:rsid w:val="00631FA6"/>
    <w:rsid w:val="00632458"/>
    <w:rsid w:val="006324C2"/>
    <w:rsid w:val="00632507"/>
    <w:rsid w:val="00632B61"/>
    <w:rsid w:val="00632CEA"/>
    <w:rsid w:val="00632EC3"/>
    <w:rsid w:val="00633339"/>
    <w:rsid w:val="00633480"/>
    <w:rsid w:val="00633804"/>
    <w:rsid w:val="00633C02"/>
    <w:rsid w:val="00634234"/>
    <w:rsid w:val="006343EB"/>
    <w:rsid w:val="0063450F"/>
    <w:rsid w:val="00634537"/>
    <w:rsid w:val="0063457B"/>
    <w:rsid w:val="006346C7"/>
    <w:rsid w:val="00634735"/>
    <w:rsid w:val="00634A70"/>
    <w:rsid w:val="00634D5C"/>
    <w:rsid w:val="006350C4"/>
    <w:rsid w:val="006351B6"/>
    <w:rsid w:val="00635413"/>
    <w:rsid w:val="00635462"/>
    <w:rsid w:val="00635526"/>
    <w:rsid w:val="0063555D"/>
    <w:rsid w:val="00635709"/>
    <w:rsid w:val="00635946"/>
    <w:rsid w:val="00635BF4"/>
    <w:rsid w:val="00635D21"/>
    <w:rsid w:val="00635D4B"/>
    <w:rsid w:val="00635DDB"/>
    <w:rsid w:val="00635F42"/>
    <w:rsid w:val="0063600F"/>
    <w:rsid w:val="006360B2"/>
    <w:rsid w:val="0063639F"/>
    <w:rsid w:val="006369FD"/>
    <w:rsid w:val="00636A61"/>
    <w:rsid w:val="00636B8A"/>
    <w:rsid w:val="00636EC6"/>
    <w:rsid w:val="006372B3"/>
    <w:rsid w:val="00637909"/>
    <w:rsid w:val="006379A0"/>
    <w:rsid w:val="00637CE5"/>
    <w:rsid w:val="00637DDA"/>
    <w:rsid w:val="006405B1"/>
    <w:rsid w:val="00640A67"/>
    <w:rsid w:val="00640AEC"/>
    <w:rsid w:val="00640D17"/>
    <w:rsid w:val="00640E2A"/>
    <w:rsid w:val="00640EAC"/>
    <w:rsid w:val="0064114C"/>
    <w:rsid w:val="00641434"/>
    <w:rsid w:val="006414C8"/>
    <w:rsid w:val="00641519"/>
    <w:rsid w:val="0064187A"/>
    <w:rsid w:val="00641DC9"/>
    <w:rsid w:val="00642156"/>
    <w:rsid w:val="00642423"/>
    <w:rsid w:val="0064277A"/>
    <w:rsid w:val="006428E0"/>
    <w:rsid w:val="00642DD2"/>
    <w:rsid w:val="00642E56"/>
    <w:rsid w:val="00642E76"/>
    <w:rsid w:val="00642EE9"/>
    <w:rsid w:val="00642F97"/>
    <w:rsid w:val="006430C8"/>
    <w:rsid w:val="00643274"/>
    <w:rsid w:val="0064330E"/>
    <w:rsid w:val="00643316"/>
    <w:rsid w:val="006436C5"/>
    <w:rsid w:val="00643816"/>
    <w:rsid w:val="00643858"/>
    <w:rsid w:val="00643CF5"/>
    <w:rsid w:val="00643D0A"/>
    <w:rsid w:val="00643FD7"/>
    <w:rsid w:val="00644036"/>
    <w:rsid w:val="00644041"/>
    <w:rsid w:val="006441E2"/>
    <w:rsid w:val="006442C5"/>
    <w:rsid w:val="006443D4"/>
    <w:rsid w:val="006444C5"/>
    <w:rsid w:val="00644586"/>
    <w:rsid w:val="00644BB9"/>
    <w:rsid w:val="00644E70"/>
    <w:rsid w:val="006450F4"/>
    <w:rsid w:val="006451AD"/>
    <w:rsid w:val="00645814"/>
    <w:rsid w:val="00646032"/>
    <w:rsid w:val="00646141"/>
    <w:rsid w:val="00646491"/>
    <w:rsid w:val="006466A1"/>
    <w:rsid w:val="006467A0"/>
    <w:rsid w:val="006467D0"/>
    <w:rsid w:val="00646898"/>
    <w:rsid w:val="00646DF6"/>
    <w:rsid w:val="00646FED"/>
    <w:rsid w:val="0064706C"/>
    <w:rsid w:val="00647180"/>
    <w:rsid w:val="006472C3"/>
    <w:rsid w:val="006472E4"/>
    <w:rsid w:val="006474EF"/>
    <w:rsid w:val="006475AF"/>
    <w:rsid w:val="00647B34"/>
    <w:rsid w:val="00647E61"/>
    <w:rsid w:val="00647F97"/>
    <w:rsid w:val="006500A7"/>
    <w:rsid w:val="00650316"/>
    <w:rsid w:val="006503B6"/>
    <w:rsid w:val="006507B7"/>
    <w:rsid w:val="00650843"/>
    <w:rsid w:val="00650911"/>
    <w:rsid w:val="006509B2"/>
    <w:rsid w:val="00650C27"/>
    <w:rsid w:val="00650D31"/>
    <w:rsid w:val="00650E80"/>
    <w:rsid w:val="00650FF0"/>
    <w:rsid w:val="006511DA"/>
    <w:rsid w:val="006517F7"/>
    <w:rsid w:val="00651A39"/>
    <w:rsid w:val="00651C18"/>
    <w:rsid w:val="00651D45"/>
    <w:rsid w:val="00651D87"/>
    <w:rsid w:val="00652181"/>
    <w:rsid w:val="006521FB"/>
    <w:rsid w:val="0065226B"/>
    <w:rsid w:val="0065267D"/>
    <w:rsid w:val="00652D09"/>
    <w:rsid w:val="00652DB4"/>
    <w:rsid w:val="00652F47"/>
    <w:rsid w:val="00653304"/>
    <w:rsid w:val="00653474"/>
    <w:rsid w:val="006539BD"/>
    <w:rsid w:val="00653AAD"/>
    <w:rsid w:val="00653D58"/>
    <w:rsid w:val="00653F35"/>
    <w:rsid w:val="006541C5"/>
    <w:rsid w:val="00654434"/>
    <w:rsid w:val="00654716"/>
    <w:rsid w:val="00654795"/>
    <w:rsid w:val="006547B1"/>
    <w:rsid w:val="0065486B"/>
    <w:rsid w:val="00654C2E"/>
    <w:rsid w:val="00654ECE"/>
    <w:rsid w:val="006550F8"/>
    <w:rsid w:val="00655381"/>
    <w:rsid w:val="00655521"/>
    <w:rsid w:val="006555C3"/>
    <w:rsid w:val="00655678"/>
    <w:rsid w:val="006558E4"/>
    <w:rsid w:val="00655DE0"/>
    <w:rsid w:val="00656077"/>
    <w:rsid w:val="0065610D"/>
    <w:rsid w:val="0065633A"/>
    <w:rsid w:val="0065644C"/>
    <w:rsid w:val="006565E4"/>
    <w:rsid w:val="0065662E"/>
    <w:rsid w:val="006566EB"/>
    <w:rsid w:val="00656A04"/>
    <w:rsid w:val="00656A59"/>
    <w:rsid w:val="00656B77"/>
    <w:rsid w:val="00657096"/>
    <w:rsid w:val="006576B7"/>
    <w:rsid w:val="0066005B"/>
    <w:rsid w:val="00660314"/>
    <w:rsid w:val="00660397"/>
    <w:rsid w:val="00660731"/>
    <w:rsid w:val="00660962"/>
    <w:rsid w:val="00660A04"/>
    <w:rsid w:val="00660C88"/>
    <w:rsid w:val="00660E3E"/>
    <w:rsid w:val="00660FDF"/>
    <w:rsid w:val="0066188E"/>
    <w:rsid w:val="006618BE"/>
    <w:rsid w:val="00661DF2"/>
    <w:rsid w:val="00661E27"/>
    <w:rsid w:val="00661E7C"/>
    <w:rsid w:val="006620D4"/>
    <w:rsid w:val="006621D9"/>
    <w:rsid w:val="006623D9"/>
    <w:rsid w:val="0066240E"/>
    <w:rsid w:val="00662784"/>
    <w:rsid w:val="00662A29"/>
    <w:rsid w:val="00662ADF"/>
    <w:rsid w:val="00662AE4"/>
    <w:rsid w:val="00662F6B"/>
    <w:rsid w:val="006630C9"/>
    <w:rsid w:val="006631D1"/>
    <w:rsid w:val="00663317"/>
    <w:rsid w:val="0066358A"/>
    <w:rsid w:val="006635F6"/>
    <w:rsid w:val="006637E2"/>
    <w:rsid w:val="00663A0C"/>
    <w:rsid w:val="00663A71"/>
    <w:rsid w:val="00663BC1"/>
    <w:rsid w:val="00663CA6"/>
    <w:rsid w:val="00663EEE"/>
    <w:rsid w:val="00664188"/>
    <w:rsid w:val="006642DC"/>
    <w:rsid w:val="00664491"/>
    <w:rsid w:val="0066450E"/>
    <w:rsid w:val="006648F7"/>
    <w:rsid w:val="0066491E"/>
    <w:rsid w:val="00664A13"/>
    <w:rsid w:val="00664ACA"/>
    <w:rsid w:val="00664B05"/>
    <w:rsid w:val="00664B19"/>
    <w:rsid w:val="00664BA6"/>
    <w:rsid w:val="00664D16"/>
    <w:rsid w:val="00664E07"/>
    <w:rsid w:val="00664E8C"/>
    <w:rsid w:val="0066515E"/>
    <w:rsid w:val="006651BE"/>
    <w:rsid w:val="006651DC"/>
    <w:rsid w:val="00665236"/>
    <w:rsid w:val="006655FE"/>
    <w:rsid w:val="00665630"/>
    <w:rsid w:val="006656B1"/>
    <w:rsid w:val="00665A2B"/>
    <w:rsid w:val="00665D69"/>
    <w:rsid w:val="00665DF8"/>
    <w:rsid w:val="00666204"/>
    <w:rsid w:val="0066647D"/>
    <w:rsid w:val="006664AD"/>
    <w:rsid w:val="00666E11"/>
    <w:rsid w:val="00667080"/>
    <w:rsid w:val="0066752B"/>
    <w:rsid w:val="00667733"/>
    <w:rsid w:val="0066788E"/>
    <w:rsid w:val="00667BBD"/>
    <w:rsid w:val="00667BF9"/>
    <w:rsid w:val="00667ECF"/>
    <w:rsid w:val="00667F34"/>
    <w:rsid w:val="00667FDF"/>
    <w:rsid w:val="00670731"/>
    <w:rsid w:val="0067086E"/>
    <w:rsid w:val="006708DD"/>
    <w:rsid w:val="00670D7A"/>
    <w:rsid w:val="00670DBC"/>
    <w:rsid w:val="0067101B"/>
    <w:rsid w:val="006711F8"/>
    <w:rsid w:val="006712A2"/>
    <w:rsid w:val="0067157A"/>
    <w:rsid w:val="00671808"/>
    <w:rsid w:val="00671B5C"/>
    <w:rsid w:val="00671B73"/>
    <w:rsid w:val="00671E10"/>
    <w:rsid w:val="00671E2E"/>
    <w:rsid w:val="00671E31"/>
    <w:rsid w:val="00672063"/>
    <w:rsid w:val="00672264"/>
    <w:rsid w:val="0067275A"/>
    <w:rsid w:val="006729FB"/>
    <w:rsid w:val="00672E44"/>
    <w:rsid w:val="00672F74"/>
    <w:rsid w:val="00672FB6"/>
    <w:rsid w:val="006731F8"/>
    <w:rsid w:val="00673249"/>
    <w:rsid w:val="00673883"/>
    <w:rsid w:val="00673AFC"/>
    <w:rsid w:val="00673C05"/>
    <w:rsid w:val="00673D68"/>
    <w:rsid w:val="00673E10"/>
    <w:rsid w:val="00673F51"/>
    <w:rsid w:val="00673FD6"/>
    <w:rsid w:val="00674084"/>
    <w:rsid w:val="006741A4"/>
    <w:rsid w:val="00674445"/>
    <w:rsid w:val="006744BB"/>
    <w:rsid w:val="00674628"/>
    <w:rsid w:val="00674890"/>
    <w:rsid w:val="006749A1"/>
    <w:rsid w:val="00674B45"/>
    <w:rsid w:val="00674BBB"/>
    <w:rsid w:val="00674BFF"/>
    <w:rsid w:val="00674D36"/>
    <w:rsid w:val="006750B3"/>
    <w:rsid w:val="0067515B"/>
    <w:rsid w:val="00675168"/>
    <w:rsid w:val="00675792"/>
    <w:rsid w:val="0067581E"/>
    <w:rsid w:val="006758BC"/>
    <w:rsid w:val="006758D4"/>
    <w:rsid w:val="00675D30"/>
    <w:rsid w:val="00676210"/>
    <w:rsid w:val="006763B7"/>
    <w:rsid w:val="00676421"/>
    <w:rsid w:val="006767BA"/>
    <w:rsid w:val="0067688B"/>
    <w:rsid w:val="00676C8E"/>
    <w:rsid w:val="00677091"/>
    <w:rsid w:val="006770B8"/>
    <w:rsid w:val="006778FF"/>
    <w:rsid w:val="006779F1"/>
    <w:rsid w:val="00677B1F"/>
    <w:rsid w:val="00677CEB"/>
    <w:rsid w:val="00677D8C"/>
    <w:rsid w:val="00680051"/>
    <w:rsid w:val="006805C3"/>
    <w:rsid w:val="00680801"/>
    <w:rsid w:val="00680B1A"/>
    <w:rsid w:val="00680B85"/>
    <w:rsid w:val="00680CA7"/>
    <w:rsid w:val="00680CD1"/>
    <w:rsid w:val="00680DE4"/>
    <w:rsid w:val="006810D6"/>
    <w:rsid w:val="0068119C"/>
    <w:rsid w:val="00681554"/>
    <w:rsid w:val="006815B6"/>
    <w:rsid w:val="00681608"/>
    <w:rsid w:val="00681638"/>
    <w:rsid w:val="006816C8"/>
    <w:rsid w:val="006816F6"/>
    <w:rsid w:val="0068189B"/>
    <w:rsid w:val="00681B5F"/>
    <w:rsid w:val="00681BDB"/>
    <w:rsid w:val="00682151"/>
    <w:rsid w:val="00682207"/>
    <w:rsid w:val="0068269D"/>
    <w:rsid w:val="006826D2"/>
    <w:rsid w:val="006827BA"/>
    <w:rsid w:val="006828AA"/>
    <w:rsid w:val="00682C7B"/>
    <w:rsid w:val="006831C0"/>
    <w:rsid w:val="00683576"/>
    <w:rsid w:val="006836F8"/>
    <w:rsid w:val="006839A7"/>
    <w:rsid w:val="00684123"/>
    <w:rsid w:val="00684173"/>
    <w:rsid w:val="006843A2"/>
    <w:rsid w:val="0068459C"/>
    <w:rsid w:val="00684608"/>
    <w:rsid w:val="006846AE"/>
    <w:rsid w:val="006846BC"/>
    <w:rsid w:val="00684A3C"/>
    <w:rsid w:val="00684B62"/>
    <w:rsid w:val="00684C4A"/>
    <w:rsid w:val="00684D9F"/>
    <w:rsid w:val="00684DD9"/>
    <w:rsid w:val="00685246"/>
    <w:rsid w:val="00685C58"/>
    <w:rsid w:val="0068605C"/>
    <w:rsid w:val="0068625D"/>
    <w:rsid w:val="006862FB"/>
    <w:rsid w:val="006863E3"/>
    <w:rsid w:val="006866D4"/>
    <w:rsid w:val="00686824"/>
    <w:rsid w:val="00686899"/>
    <w:rsid w:val="00686A3B"/>
    <w:rsid w:val="00686A93"/>
    <w:rsid w:val="00686C88"/>
    <w:rsid w:val="00686ED8"/>
    <w:rsid w:val="00686F95"/>
    <w:rsid w:val="0068726F"/>
    <w:rsid w:val="006872FE"/>
    <w:rsid w:val="0068747F"/>
    <w:rsid w:val="006874CC"/>
    <w:rsid w:val="006902F2"/>
    <w:rsid w:val="006903A5"/>
    <w:rsid w:val="00690523"/>
    <w:rsid w:val="00690B37"/>
    <w:rsid w:val="00690B62"/>
    <w:rsid w:val="00690C71"/>
    <w:rsid w:val="00690CE4"/>
    <w:rsid w:val="00690E48"/>
    <w:rsid w:val="006910FE"/>
    <w:rsid w:val="006911BF"/>
    <w:rsid w:val="00691867"/>
    <w:rsid w:val="00691CCB"/>
    <w:rsid w:val="00691D15"/>
    <w:rsid w:val="00692078"/>
    <w:rsid w:val="00692355"/>
    <w:rsid w:val="006924E4"/>
    <w:rsid w:val="00692F47"/>
    <w:rsid w:val="0069332A"/>
    <w:rsid w:val="00693462"/>
    <w:rsid w:val="006934FA"/>
    <w:rsid w:val="00693779"/>
    <w:rsid w:val="00693877"/>
    <w:rsid w:val="0069387B"/>
    <w:rsid w:val="00693A32"/>
    <w:rsid w:val="00693A93"/>
    <w:rsid w:val="00693B29"/>
    <w:rsid w:val="00693B53"/>
    <w:rsid w:val="00693C28"/>
    <w:rsid w:val="00693C3E"/>
    <w:rsid w:val="00693F30"/>
    <w:rsid w:val="0069410C"/>
    <w:rsid w:val="00694125"/>
    <w:rsid w:val="00694172"/>
    <w:rsid w:val="00694747"/>
    <w:rsid w:val="0069488E"/>
    <w:rsid w:val="00694D94"/>
    <w:rsid w:val="00694E7E"/>
    <w:rsid w:val="00694F90"/>
    <w:rsid w:val="00695201"/>
    <w:rsid w:val="006953F7"/>
    <w:rsid w:val="0069546B"/>
    <w:rsid w:val="006957DB"/>
    <w:rsid w:val="00695888"/>
    <w:rsid w:val="00695E94"/>
    <w:rsid w:val="00696013"/>
    <w:rsid w:val="00696159"/>
    <w:rsid w:val="00696268"/>
    <w:rsid w:val="0069631E"/>
    <w:rsid w:val="0069641A"/>
    <w:rsid w:val="0069653A"/>
    <w:rsid w:val="00696660"/>
    <w:rsid w:val="00696925"/>
    <w:rsid w:val="00696970"/>
    <w:rsid w:val="006969E0"/>
    <w:rsid w:val="00696C02"/>
    <w:rsid w:val="00696C3B"/>
    <w:rsid w:val="00696ED0"/>
    <w:rsid w:val="00697174"/>
    <w:rsid w:val="0069734E"/>
    <w:rsid w:val="0069745B"/>
    <w:rsid w:val="0069768A"/>
    <w:rsid w:val="00697C11"/>
    <w:rsid w:val="00697DC5"/>
    <w:rsid w:val="00697ED9"/>
    <w:rsid w:val="006A01D8"/>
    <w:rsid w:val="006A01F4"/>
    <w:rsid w:val="006A02C4"/>
    <w:rsid w:val="006A0318"/>
    <w:rsid w:val="006A040A"/>
    <w:rsid w:val="006A07C7"/>
    <w:rsid w:val="006A0D4D"/>
    <w:rsid w:val="006A0E3C"/>
    <w:rsid w:val="006A169D"/>
    <w:rsid w:val="006A16D0"/>
    <w:rsid w:val="006A1979"/>
    <w:rsid w:val="006A1996"/>
    <w:rsid w:val="006A1A6C"/>
    <w:rsid w:val="006A1B6E"/>
    <w:rsid w:val="006A1B90"/>
    <w:rsid w:val="006A1D67"/>
    <w:rsid w:val="006A1E29"/>
    <w:rsid w:val="006A2086"/>
    <w:rsid w:val="006A225C"/>
    <w:rsid w:val="006A22A7"/>
    <w:rsid w:val="006A23F6"/>
    <w:rsid w:val="006A298B"/>
    <w:rsid w:val="006A29D7"/>
    <w:rsid w:val="006A2B8A"/>
    <w:rsid w:val="006A2C3D"/>
    <w:rsid w:val="006A3606"/>
    <w:rsid w:val="006A372C"/>
    <w:rsid w:val="006A3C85"/>
    <w:rsid w:val="006A3F74"/>
    <w:rsid w:val="006A41B9"/>
    <w:rsid w:val="006A437C"/>
    <w:rsid w:val="006A4779"/>
    <w:rsid w:val="006A48E3"/>
    <w:rsid w:val="006A521C"/>
    <w:rsid w:val="006A533A"/>
    <w:rsid w:val="006A5714"/>
    <w:rsid w:val="006A5983"/>
    <w:rsid w:val="006A5A7C"/>
    <w:rsid w:val="006A5B9A"/>
    <w:rsid w:val="006A5E5D"/>
    <w:rsid w:val="006A6699"/>
    <w:rsid w:val="006A66D9"/>
    <w:rsid w:val="006A69F7"/>
    <w:rsid w:val="006A6B30"/>
    <w:rsid w:val="006A6E36"/>
    <w:rsid w:val="006A7218"/>
    <w:rsid w:val="006A727E"/>
    <w:rsid w:val="006A7469"/>
    <w:rsid w:val="006A76B9"/>
    <w:rsid w:val="006A79AC"/>
    <w:rsid w:val="006A7B6A"/>
    <w:rsid w:val="006A7B8C"/>
    <w:rsid w:val="006A7BB8"/>
    <w:rsid w:val="006B0000"/>
    <w:rsid w:val="006B0396"/>
    <w:rsid w:val="006B044A"/>
    <w:rsid w:val="006B0A53"/>
    <w:rsid w:val="006B0AB3"/>
    <w:rsid w:val="006B0C14"/>
    <w:rsid w:val="006B0C33"/>
    <w:rsid w:val="006B0D0E"/>
    <w:rsid w:val="006B106A"/>
    <w:rsid w:val="006B110F"/>
    <w:rsid w:val="006B1202"/>
    <w:rsid w:val="006B1355"/>
    <w:rsid w:val="006B163A"/>
    <w:rsid w:val="006B1954"/>
    <w:rsid w:val="006B1A6F"/>
    <w:rsid w:val="006B1AC0"/>
    <w:rsid w:val="006B1BF3"/>
    <w:rsid w:val="006B1E9E"/>
    <w:rsid w:val="006B20B4"/>
    <w:rsid w:val="006B20DC"/>
    <w:rsid w:val="006B2106"/>
    <w:rsid w:val="006B222F"/>
    <w:rsid w:val="006B22B9"/>
    <w:rsid w:val="006B25C1"/>
    <w:rsid w:val="006B2645"/>
    <w:rsid w:val="006B2659"/>
    <w:rsid w:val="006B28E7"/>
    <w:rsid w:val="006B297C"/>
    <w:rsid w:val="006B29D1"/>
    <w:rsid w:val="006B302F"/>
    <w:rsid w:val="006B30A8"/>
    <w:rsid w:val="006B331C"/>
    <w:rsid w:val="006B33F5"/>
    <w:rsid w:val="006B3491"/>
    <w:rsid w:val="006B36C2"/>
    <w:rsid w:val="006B3744"/>
    <w:rsid w:val="006B37C3"/>
    <w:rsid w:val="006B3A51"/>
    <w:rsid w:val="006B3D44"/>
    <w:rsid w:val="006B419C"/>
    <w:rsid w:val="006B43BE"/>
    <w:rsid w:val="006B441F"/>
    <w:rsid w:val="006B47C2"/>
    <w:rsid w:val="006B4A30"/>
    <w:rsid w:val="006B4B49"/>
    <w:rsid w:val="006B4C70"/>
    <w:rsid w:val="006B4D8D"/>
    <w:rsid w:val="006B4DD5"/>
    <w:rsid w:val="006B4DE6"/>
    <w:rsid w:val="006B5000"/>
    <w:rsid w:val="006B5026"/>
    <w:rsid w:val="006B51DB"/>
    <w:rsid w:val="006B5443"/>
    <w:rsid w:val="006B5449"/>
    <w:rsid w:val="006B548A"/>
    <w:rsid w:val="006B54F4"/>
    <w:rsid w:val="006B58A9"/>
    <w:rsid w:val="006B5B5A"/>
    <w:rsid w:val="006B5CD2"/>
    <w:rsid w:val="006B60E8"/>
    <w:rsid w:val="006B61D1"/>
    <w:rsid w:val="006B61DF"/>
    <w:rsid w:val="006B696E"/>
    <w:rsid w:val="006B6A16"/>
    <w:rsid w:val="006B6AA4"/>
    <w:rsid w:val="006B6D56"/>
    <w:rsid w:val="006B706F"/>
    <w:rsid w:val="006B720D"/>
    <w:rsid w:val="006B7334"/>
    <w:rsid w:val="006B739B"/>
    <w:rsid w:val="006B76B5"/>
    <w:rsid w:val="006B7B27"/>
    <w:rsid w:val="006B7C92"/>
    <w:rsid w:val="006C00C1"/>
    <w:rsid w:val="006C0268"/>
    <w:rsid w:val="006C0558"/>
    <w:rsid w:val="006C065F"/>
    <w:rsid w:val="006C072D"/>
    <w:rsid w:val="006C088E"/>
    <w:rsid w:val="006C10E2"/>
    <w:rsid w:val="006C12D1"/>
    <w:rsid w:val="006C1443"/>
    <w:rsid w:val="006C15DC"/>
    <w:rsid w:val="006C15F7"/>
    <w:rsid w:val="006C174F"/>
    <w:rsid w:val="006C19D3"/>
    <w:rsid w:val="006C1D85"/>
    <w:rsid w:val="006C1DEE"/>
    <w:rsid w:val="006C1E39"/>
    <w:rsid w:val="006C1FE0"/>
    <w:rsid w:val="006C1FFF"/>
    <w:rsid w:val="006C206C"/>
    <w:rsid w:val="006C209F"/>
    <w:rsid w:val="006C233E"/>
    <w:rsid w:val="006C23A3"/>
    <w:rsid w:val="006C24B0"/>
    <w:rsid w:val="006C262E"/>
    <w:rsid w:val="006C2AFF"/>
    <w:rsid w:val="006C2CA5"/>
    <w:rsid w:val="006C2CD3"/>
    <w:rsid w:val="006C2F9B"/>
    <w:rsid w:val="006C2FA9"/>
    <w:rsid w:val="006C304A"/>
    <w:rsid w:val="006C3161"/>
    <w:rsid w:val="006C31BA"/>
    <w:rsid w:val="006C3217"/>
    <w:rsid w:val="006C32C5"/>
    <w:rsid w:val="006C3813"/>
    <w:rsid w:val="006C3B23"/>
    <w:rsid w:val="006C3C14"/>
    <w:rsid w:val="006C3C61"/>
    <w:rsid w:val="006C3C72"/>
    <w:rsid w:val="006C3E21"/>
    <w:rsid w:val="006C4073"/>
    <w:rsid w:val="006C40CA"/>
    <w:rsid w:val="006C410B"/>
    <w:rsid w:val="006C41D6"/>
    <w:rsid w:val="006C43A3"/>
    <w:rsid w:val="006C4627"/>
    <w:rsid w:val="006C4900"/>
    <w:rsid w:val="006C4A72"/>
    <w:rsid w:val="006C4C16"/>
    <w:rsid w:val="006C4C84"/>
    <w:rsid w:val="006C4D39"/>
    <w:rsid w:val="006C4EDC"/>
    <w:rsid w:val="006C4FEF"/>
    <w:rsid w:val="006C50BA"/>
    <w:rsid w:val="006C53B6"/>
    <w:rsid w:val="006C542D"/>
    <w:rsid w:val="006C54E7"/>
    <w:rsid w:val="006C57BB"/>
    <w:rsid w:val="006C59FB"/>
    <w:rsid w:val="006C5B1A"/>
    <w:rsid w:val="006C5E79"/>
    <w:rsid w:val="006C5E86"/>
    <w:rsid w:val="006C5ED5"/>
    <w:rsid w:val="006C5EDB"/>
    <w:rsid w:val="006C5F80"/>
    <w:rsid w:val="006C62D7"/>
    <w:rsid w:val="006C632E"/>
    <w:rsid w:val="006C63E9"/>
    <w:rsid w:val="006C6437"/>
    <w:rsid w:val="006C67DF"/>
    <w:rsid w:val="006C6BEA"/>
    <w:rsid w:val="006C6C38"/>
    <w:rsid w:val="006C6D74"/>
    <w:rsid w:val="006C6E7A"/>
    <w:rsid w:val="006C7070"/>
    <w:rsid w:val="006C70F9"/>
    <w:rsid w:val="006C75EF"/>
    <w:rsid w:val="006C76DD"/>
    <w:rsid w:val="006C77AD"/>
    <w:rsid w:val="006C7A91"/>
    <w:rsid w:val="006C7B1F"/>
    <w:rsid w:val="006C7B59"/>
    <w:rsid w:val="006C7F79"/>
    <w:rsid w:val="006D0187"/>
    <w:rsid w:val="006D06F5"/>
    <w:rsid w:val="006D088E"/>
    <w:rsid w:val="006D0BE8"/>
    <w:rsid w:val="006D0C46"/>
    <w:rsid w:val="006D1388"/>
    <w:rsid w:val="006D1567"/>
    <w:rsid w:val="006D163D"/>
    <w:rsid w:val="006D165B"/>
    <w:rsid w:val="006D16C7"/>
    <w:rsid w:val="006D1757"/>
    <w:rsid w:val="006D181F"/>
    <w:rsid w:val="006D1868"/>
    <w:rsid w:val="006D1E40"/>
    <w:rsid w:val="006D1E5F"/>
    <w:rsid w:val="006D2153"/>
    <w:rsid w:val="006D257D"/>
    <w:rsid w:val="006D25B2"/>
    <w:rsid w:val="006D25F9"/>
    <w:rsid w:val="006D2A85"/>
    <w:rsid w:val="006D2E12"/>
    <w:rsid w:val="006D2FCF"/>
    <w:rsid w:val="006D3086"/>
    <w:rsid w:val="006D3092"/>
    <w:rsid w:val="006D331D"/>
    <w:rsid w:val="006D34F6"/>
    <w:rsid w:val="006D356F"/>
    <w:rsid w:val="006D3809"/>
    <w:rsid w:val="006D39B5"/>
    <w:rsid w:val="006D3FCF"/>
    <w:rsid w:val="006D40C8"/>
    <w:rsid w:val="006D4251"/>
    <w:rsid w:val="006D4759"/>
    <w:rsid w:val="006D4804"/>
    <w:rsid w:val="006D48EA"/>
    <w:rsid w:val="006D495E"/>
    <w:rsid w:val="006D4B03"/>
    <w:rsid w:val="006D4BDE"/>
    <w:rsid w:val="006D4DC2"/>
    <w:rsid w:val="006D4E5D"/>
    <w:rsid w:val="006D4F57"/>
    <w:rsid w:val="006D52FD"/>
    <w:rsid w:val="006D5397"/>
    <w:rsid w:val="006D5439"/>
    <w:rsid w:val="006D5755"/>
    <w:rsid w:val="006D58DD"/>
    <w:rsid w:val="006D5A28"/>
    <w:rsid w:val="006D5AC3"/>
    <w:rsid w:val="006D5E73"/>
    <w:rsid w:val="006D5F91"/>
    <w:rsid w:val="006D5FC0"/>
    <w:rsid w:val="006D616A"/>
    <w:rsid w:val="006D63E0"/>
    <w:rsid w:val="006D6461"/>
    <w:rsid w:val="006D6540"/>
    <w:rsid w:val="006D65B6"/>
    <w:rsid w:val="006D67DE"/>
    <w:rsid w:val="006D6FFD"/>
    <w:rsid w:val="006D70A0"/>
    <w:rsid w:val="006D72F4"/>
    <w:rsid w:val="006D7B73"/>
    <w:rsid w:val="006D7BC7"/>
    <w:rsid w:val="006D7C01"/>
    <w:rsid w:val="006D7C8D"/>
    <w:rsid w:val="006D7CA7"/>
    <w:rsid w:val="006D7DD4"/>
    <w:rsid w:val="006D7E05"/>
    <w:rsid w:val="006E00C0"/>
    <w:rsid w:val="006E05E0"/>
    <w:rsid w:val="006E05EE"/>
    <w:rsid w:val="006E065B"/>
    <w:rsid w:val="006E06A0"/>
    <w:rsid w:val="006E06E3"/>
    <w:rsid w:val="006E0A45"/>
    <w:rsid w:val="006E0D29"/>
    <w:rsid w:val="006E12DD"/>
    <w:rsid w:val="006E138B"/>
    <w:rsid w:val="006E144D"/>
    <w:rsid w:val="006E14F9"/>
    <w:rsid w:val="006E15BD"/>
    <w:rsid w:val="006E17DE"/>
    <w:rsid w:val="006E1964"/>
    <w:rsid w:val="006E1B8F"/>
    <w:rsid w:val="006E1BE4"/>
    <w:rsid w:val="006E1C3E"/>
    <w:rsid w:val="006E1D69"/>
    <w:rsid w:val="006E1EEF"/>
    <w:rsid w:val="006E2356"/>
    <w:rsid w:val="006E24AE"/>
    <w:rsid w:val="006E24C2"/>
    <w:rsid w:val="006E26BC"/>
    <w:rsid w:val="006E2746"/>
    <w:rsid w:val="006E2A7F"/>
    <w:rsid w:val="006E2A8C"/>
    <w:rsid w:val="006E2DEE"/>
    <w:rsid w:val="006E2F5A"/>
    <w:rsid w:val="006E2FE7"/>
    <w:rsid w:val="006E3142"/>
    <w:rsid w:val="006E32C9"/>
    <w:rsid w:val="006E3341"/>
    <w:rsid w:val="006E3586"/>
    <w:rsid w:val="006E36EB"/>
    <w:rsid w:val="006E36F7"/>
    <w:rsid w:val="006E3992"/>
    <w:rsid w:val="006E3C21"/>
    <w:rsid w:val="006E3D65"/>
    <w:rsid w:val="006E450D"/>
    <w:rsid w:val="006E46BE"/>
    <w:rsid w:val="006E46C0"/>
    <w:rsid w:val="006E4761"/>
    <w:rsid w:val="006E476A"/>
    <w:rsid w:val="006E4A29"/>
    <w:rsid w:val="006E4E8B"/>
    <w:rsid w:val="006E50B0"/>
    <w:rsid w:val="006E52C8"/>
    <w:rsid w:val="006E54AB"/>
    <w:rsid w:val="006E54B3"/>
    <w:rsid w:val="006E56D9"/>
    <w:rsid w:val="006E56F7"/>
    <w:rsid w:val="006E5899"/>
    <w:rsid w:val="006E590A"/>
    <w:rsid w:val="006E5923"/>
    <w:rsid w:val="006E5CDC"/>
    <w:rsid w:val="006E5DA5"/>
    <w:rsid w:val="006E62FD"/>
    <w:rsid w:val="006E67C8"/>
    <w:rsid w:val="006E6ABA"/>
    <w:rsid w:val="006E6CE3"/>
    <w:rsid w:val="006E6EF3"/>
    <w:rsid w:val="006E6F35"/>
    <w:rsid w:val="006E7821"/>
    <w:rsid w:val="006E7DB3"/>
    <w:rsid w:val="006F007D"/>
    <w:rsid w:val="006F03AD"/>
    <w:rsid w:val="006F0446"/>
    <w:rsid w:val="006F0686"/>
    <w:rsid w:val="006F0725"/>
    <w:rsid w:val="006F08F5"/>
    <w:rsid w:val="006F0BD7"/>
    <w:rsid w:val="006F0BF5"/>
    <w:rsid w:val="006F0CC3"/>
    <w:rsid w:val="006F0F03"/>
    <w:rsid w:val="006F121A"/>
    <w:rsid w:val="006F1303"/>
    <w:rsid w:val="006F1322"/>
    <w:rsid w:val="006F15ED"/>
    <w:rsid w:val="006F179A"/>
    <w:rsid w:val="006F1D0A"/>
    <w:rsid w:val="006F1D1D"/>
    <w:rsid w:val="006F1E21"/>
    <w:rsid w:val="006F1FAF"/>
    <w:rsid w:val="006F21C5"/>
    <w:rsid w:val="006F2335"/>
    <w:rsid w:val="006F238D"/>
    <w:rsid w:val="006F25A8"/>
    <w:rsid w:val="006F2610"/>
    <w:rsid w:val="006F2B83"/>
    <w:rsid w:val="006F2BE5"/>
    <w:rsid w:val="006F2C62"/>
    <w:rsid w:val="006F2DE6"/>
    <w:rsid w:val="006F3459"/>
    <w:rsid w:val="006F3787"/>
    <w:rsid w:val="006F3AAB"/>
    <w:rsid w:val="006F3C0E"/>
    <w:rsid w:val="006F3E31"/>
    <w:rsid w:val="006F3E38"/>
    <w:rsid w:val="006F3E9D"/>
    <w:rsid w:val="006F41F9"/>
    <w:rsid w:val="006F431F"/>
    <w:rsid w:val="006F4492"/>
    <w:rsid w:val="006F4656"/>
    <w:rsid w:val="006F47DC"/>
    <w:rsid w:val="006F4D69"/>
    <w:rsid w:val="006F4E4A"/>
    <w:rsid w:val="006F4E78"/>
    <w:rsid w:val="006F4E81"/>
    <w:rsid w:val="006F50CD"/>
    <w:rsid w:val="006F529B"/>
    <w:rsid w:val="006F53A1"/>
    <w:rsid w:val="006F547C"/>
    <w:rsid w:val="006F55F9"/>
    <w:rsid w:val="006F5664"/>
    <w:rsid w:val="006F5A8A"/>
    <w:rsid w:val="006F5B72"/>
    <w:rsid w:val="006F5BC6"/>
    <w:rsid w:val="006F5CA1"/>
    <w:rsid w:val="006F6130"/>
    <w:rsid w:val="006F6309"/>
    <w:rsid w:val="006F6AC2"/>
    <w:rsid w:val="006F6CDA"/>
    <w:rsid w:val="006F71CA"/>
    <w:rsid w:val="006F7272"/>
    <w:rsid w:val="006F7423"/>
    <w:rsid w:val="006F7816"/>
    <w:rsid w:val="006F7882"/>
    <w:rsid w:val="006F7932"/>
    <w:rsid w:val="006F7948"/>
    <w:rsid w:val="006F7CB8"/>
    <w:rsid w:val="007000CA"/>
    <w:rsid w:val="00700232"/>
    <w:rsid w:val="00700488"/>
    <w:rsid w:val="007007F4"/>
    <w:rsid w:val="00700AD9"/>
    <w:rsid w:val="00700B5E"/>
    <w:rsid w:val="00700EF6"/>
    <w:rsid w:val="00701674"/>
    <w:rsid w:val="007016BD"/>
    <w:rsid w:val="00701955"/>
    <w:rsid w:val="00701A27"/>
    <w:rsid w:val="00701A5C"/>
    <w:rsid w:val="0070200A"/>
    <w:rsid w:val="007020B3"/>
    <w:rsid w:val="007023E3"/>
    <w:rsid w:val="0070251D"/>
    <w:rsid w:val="00702647"/>
    <w:rsid w:val="007026A5"/>
    <w:rsid w:val="0070286F"/>
    <w:rsid w:val="00702D6B"/>
    <w:rsid w:val="00702DA6"/>
    <w:rsid w:val="0070342B"/>
    <w:rsid w:val="007035B7"/>
    <w:rsid w:val="0070374A"/>
    <w:rsid w:val="00703829"/>
    <w:rsid w:val="007038A8"/>
    <w:rsid w:val="007039EA"/>
    <w:rsid w:val="00703D24"/>
    <w:rsid w:val="00703F2C"/>
    <w:rsid w:val="00703FED"/>
    <w:rsid w:val="007041FB"/>
    <w:rsid w:val="00704237"/>
    <w:rsid w:val="0070431B"/>
    <w:rsid w:val="007043FC"/>
    <w:rsid w:val="00704536"/>
    <w:rsid w:val="007045CD"/>
    <w:rsid w:val="00704601"/>
    <w:rsid w:val="0070472F"/>
    <w:rsid w:val="00704D89"/>
    <w:rsid w:val="00704E39"/>
    <w:rsid w:val="0070517B"/>
    <w:rsid w:val="0070533C"/>
    <w:rsid w:val="0070537B"/>
    <w:rsid w:val="007055C7"/>
    <w:rsid w:val="00705662"/>
    <w:rsid w:val="007058A3"/>
    <w:rsid w:val="007058CA"/>
    <w:rsid w:val="00705A83"/>
    <w:rsid w:val="00705CD3"/>
    <w:rsid w:val="00705D0A"/>
    <w:rsid w:val="00705D39"/>
    <w:rsid w:val="00706530"/>
    <w:rsid w:val="007066B8"/>
    <w:rsid w:val="00706DD9"/>
    <w:rsid w:val="00706FCD"/>
    <w:rsid w:val="007071A3"/>
    <w:rsid w:val="00707219"/>
    <w:rsid w:val="00707393"/>
    <w:rsid w:val="00707484"/>
    <w:rsid w:val="00707516"/>
    <w:rsid w:val="00707B20"/>
    <w:rsid w:val="00707CA2"/>
    <w:rsid w:val="00707FD5"/>
    <w:rsid w:val="00710031"/>
    <w:rsid w:val="00710249"/>
    <w:rsid w:val="007104A9"/>
    <w:rsid w:val="00710573"/>
    <w:rsid w:val="00710791"/>
    <w:rsid w:val="00710925"/>
    <w:rsid w:val="00710BD9"/>
    <w:rsid w:val="00710CBF"/>
    <w:rsid w:val="00710D28"/>
    <w:rsid w:val="00710E12"/>
    <w:rsid w:val="007113C7"/>
    <w:rsid w:val="0071197E"/>
    <w:rsid w:val="00712228"/>
    <w:rsid w:val="00712467"/>
    <w:rsid w:val="007124A0"/>
    <w:rsid w:val="007124F6"/>
    <w:rsid w:val="00712784"/>
    <w:rsid w:val="00712C75"/>
    <w:rsid w:val="00712F0B"/>
    <w:rsid w:val="0071302D"/>
    <w:rsid w:val="00713149"/>
    <w:rsid w:val="007136CA"/>
    <w:rsid w:val="00713A2A"/>
    <w:rsid w:val="00713A58"/>
    <w:rsid w:val="00713A7C"/>
    <w:rsid w:val="00713AA2"/>
    <w:rsid w:val="00713BE2"/>
    <w:rsid w:val="00713CE9"/>
    <w:rsid w:val="00713F19"/>
    <w:rsid w:val="007141EE"/>
    <w:rsid w:val="00714475"/>
    <w:rsid w:val="00714AF3"/>
    <w:rsid w:val="00714D21"/>
    <w:rsid w:val="00714EC0"/>
    <w:rsid w:val="00714EC4"/>
    <w:rsid w:val="00714EE2"/>
    <w:rsid w:val="0071504C"/>
    <w:rsid w:val="00715059"/>
    <w:rsid w:val="0071533E"/>
    <w:rsid w:val="00715AC3"/>
    <w:rsid w:val="00715B40"/>
    <w:rsid w:val="00715E56"/>
    <w:rsid w:val="00715EDE"/>
    <w:rsid w:val="00716194"/>
    <w:rsid w:val="007165C4"/>
    <w:rsid w:val="00716869"/>
    <w:rsid w:val="007169B7"/>
    <w:rsid w:val="00716A06"/>
    <w:rsid w:val="00716AE0"/>
    <w:rsid w:val="00716BD3"/>
    <w:rsid w:val="00716C6A"/>
    <w:rsid w:val="00716E66"/>
    <w:rsid w:val="00716ECA"/>
    <w:rsid w:val="007170D7"/>
    <w:rsid w:val="007171AF"/>
    <w:rsid w:val="007175C4"/>
    <w:rsid w:val="00717788"/>
    <w:rsid w:val="00717857"/>
    <w:rsid w:val="00717A44"/>
    <w:rsid w:val="00717C9F"/>
    <w:rsid w:val="00717FF2"/>
    <w:rsid w:val="0072022B"/>
    <w:rsid w:val="0072037A"/>
    <w:rsid w:val="007203D2"/>
    <w:rsid w:val="00720451"/>
    <w:rsid w:val="007204B6"/>
    <w:rsid w:val="00720590"/>
    <w:rsid w:val="0072059B"/>
    <w:rsid w:val="007205C2"/>
    <w:rsid w:val="007206F4"/>
    <w:rsid w:val="00720C8E"/>
    <w:rsid w:val="00721017"/>
    <w:rsid w:val="00721137"/>
    <w:rsid w:val="00721253"/>
    <w:rsid w:val="007213FA"/>
    <w:rsid w:val="00721A4B"/>
    <w:rsid w:val="00721B4B"/>
    <w:rsid w:val="00722024"/>
    <w:rsid w:val="00722053"/>
    <w:rsid w:val="007220E0"/>
    <w:rsid w:val="007224E0"/>
    <w:rsid w:val="00722CE9"/>
    <w:rsid w:val="007231A3"/>
    <w:rsid w:val="007232E3"/>
    <w:rsid w:val="00723312"/>
    <w:rsid w:val="0072333B"/>
    <w:rsid w:val="007233EC"/>
    <w:rsid w:val="00723605"/>
    <w:rsid w:val="0072367B"/>
    <w:rsid w:val="00723733"/>
    <w:rsid w:val="00723766"/>
    <w:rsid w:val="0072393F"/>
    <w:rsid w:val="00723C86"/>
    <w:rsid w:val="00723CAD"/>
    <w:rsid w:val="00723DB6"/>
    <w:rsid w:val="00724001"/>
    <w:rsid w:val="007240E0"/>
    <w:rsid w:val="00724149"/>
    <w:rsid w:val="00724324"/>
    <w:rsid w:val="00724362"/>
    <w:rsid w:val="0072473E"/>
    <w:rsid w:val="00724845"/>
    <w:rsid w:val="00724A30"/>
    <w:rsid w:val="00724BEB"/>
    <w:rsid w:val="00724C5F"/>
    <w:rsid w:val="00724C78"/>
    <w:rsid w:val="00724D98"/>
    <w:rsid w:val="00725265"/>
    <w:rsid w:val="0072541D"/>
    <w:rsid w:val="0072568A"/>
    <w:rsid w:val="00725791"/>
    <w:rsid w:val="007257A0"/>
    <w:rsid w:val="00726048"/>
    <w:rsid w:val="00726316"/>
    <w:rsid w:val="00726491"/>
    <w:rsid w:val="007266B1"/>
    <w:rsid w:val="007268DB"/>
    <w:rsid w:val="007269F9"/>
    <w:rsid w:val="00726B4E"/>
    <w:rsid w:val="00726D52"/>
    <w:rsid w:val="007270BA"/>
    <w:rsid w:val="007270C9"/>
    <w:rsid w:val="0072787D"/>
    <w:rsid w:val="00727B08"/>
    <w:rsid w:val="00730701"/>
    <w:rsid w:val="007307AD"/>
    <w:rsid w:val="0073086A"/>
    <w:rsid w:val="007309C7"/>
    <w:rsid w:val="00730D23"/>
    <w:rsid w:val="00731060"/>
    <w:rsid w:val="007317FF"/>
    <w:rsid w:val="0073182B"/>
    <w:rsid w:val="0073192C"/>
    <w:rsid w:val="007319FF"/>
    <w:rsid w:val="00731AD5"/>
    <w:rsid w:val="00732038"/>
    <w:rsid w:val="007326A2"/>
    <w:rsid w:val="00732779"/>
    <w:rsid w:val="00732A86"/>
    <w:rsid w:val="00732CB2"/>
    <w:rsid w:val="0073340C"/>
    <w:rsid w:val="00733446"/>
    <w:rsid w:val="00733598"/>
    <w:rsid w:val="007338AC"/>
    <w:rsid w:val="00733991"/>
    <w:rsid w:val="00733BEA"/>
    <w:rsid w:val="0073400E"/>
    <w:rsid w:val="007341F7"/>
    <w:rsid w:val="00734659"/>
    <w:rsid w:val="00734AA6"/>
    <w:rsid w:val="00734B42"/>
    <w:rsid w:val="00734BD6"/>
    <w:rsid w:val="00734C0C"/>
    <w:rsid w:val="00734FEC"/>
    <w:rsid w:val="007357BB"/>
    <w:rsid w:val="007357C5"/>
    <w:rsid w:val="007359E6"/>
    <w:rsid w:val="00735A47"/>
    <w:rsid w:val="00735B9D"/>
    <w:rsid w:val="00735E47"/>
    <w:rsid w:val="007360FF"/>
    <w:rsid w:val="00736168"/>
    <w:rsid w:val="0073679E"/>
    <w:rsid w:val="0073684A"/>
    <w:rsid w:val="0073685E"/>
    <w:rsid w:val="00736CAC"/>
    <w:rsid w:val="00736FF6"/>
    <w:rsid w:val="0073716E"/>
    <w:rsid w:val="00737583"/>
    <w:rsid w:val="0073799B"/>
    <w:rsid w:val="00737AC0"/>
    <w:rsid w:val="00737B0A"/>
    <w:rsid w:val="0074025C"/>
    <w:rsid w:val="0074058E"/>
    <w:rsid w:val="00740926"/>
    <w:rsid w:val="00740A95"/>
    <w:rsid w:val="00740C60"/>
    <w:rsid w:val="007413B9"/>
    <w:rsid w:val="007414A2"/>
    <w:rsid w:val="00741650"/>
    <w:rsid w:val="00741E56"/>
    <w:rsid w:val="00741EB1"/>
    <w:rsid w:val="0074220F"/>
    <w:rsid w:val="0074294A"/>
    <w:rsid w:val="00742CF0"/>
    <w:rsid w:val="00742F38"/>
    <w:rsid w:val="00742FDF"/>
    <w:rsid w:val="00743412"/>
    <w:rsid w:val="0074357F"/>
    <w:rsid w:val="007436DF"/>
    <w:rsid w:val="00743DDD"/>
    <w:rsid w:val="007443FA"/>
    <w:rsid w:val="007444A6"/>
    <w:rsid w:val="0074496F"/>
    <w:rsid w:val="00744B54"/>
    <w:rsid w:val="00744EAC"/>
    <w:rsid w:val="007450E5"/>
    <w:rsid w:val="007450E6"/>
    <w:rsid w:val="0074546E"/>
    <w:rsid w:val="0074560D"/>
    <w:rsid w:val="0074568D"/>
    <w:rsid w:val="0074592B"/>
    <w:rsid w:val="007459B3"/>
    <w:rsid w:val="00745A1B"/>
    <w:rsid w:val="00745CA2"/>
    <w:rsid w:val="00745F45"/>
    <w:rsid w:val="0074633D"/>
    <w:rsid w:val="007463D0"/>
    <w:rsid w:val="00746452"/>
    <w:rsid w:val="0074678A"/>
    <w:rsid w:val="0074693F"/>
    <w:rsid w:val="00746D2D"/>
    <w:rsid w:val="00746FB3"/>
    <w:rsid w:val="00747225"/>
    <w:rsid w:val="0074728D"/>
    <w:rsid w:val="007472DE"/>
    <w:rsid w:val="007475D7"/>
    <w:rsid w:val="00747C72"/>
    <w:rsid w:val="007501C1"/>
    <w:rsid w:val="007501F9"/>
    <w:rsid w:val="0075026D"/>
    <w:rsid w:val="007508C8"/>
    <w:rsid w:val="007509B7"/>
    <w:rsid w:val="00750FFC"/>
    <w:rsid w:val="00751219"/>
    <w:rsid w:val="007515CC"/>
    <w:rsid w:val="0075169C"/>
    <w:rsid w:val="007516ED"/>
    <w:rsid w:val="007517E0"/>
    <w:rsid w:val="00751F79"/>
    <w:rsid w:val="0075202D"/>
    <w:rsid w:val="00752061"/>
    <w:rsid w:val="00752093"/>
    <w:rsid w:val="00752267"/>
    <w:rsid w:val="00752349"/>
    <w:rsid w:val="007523B5"/>
    <w:rsid w:val="00752699"/>
    <w:rsid w:val="0075286A"/>
    <w:rsid w:val="0075289C"/>
    <w:rsid w:val="00752D60"/>
    <w:rsid w:val="00752F64"/>
    <w:rsid w:val="0075304D"/>
    <w:rsid w:val="00753226"/>
    <w:rsid w:val="00753256"/>
    <w:rsid w:val="007534E8"/>
    <w:rsid w:val="0075357B"/>
    <w:rsid w:val="00753716"/>
    <w:rsid w:val="00753A12"/>
    <w:rsid w:val="00753D47"/>
    <w:rsid w:val="0075431A"/>
    <w:rsid w:val="007543B9"/>
    <w:rsid w:val="007543BC"/>
    <w:rsid w:val="007544F4"/>
    <w:rsid w:val="007547F4"/>
    <w:rsid w:val="00755122"/>
    <w:rsid w:val="00755462"/>
    <w:rsid w:val="0075553D"/>
    <w:rsid w:val="00755FC5"/>
    <w:rsid w:val="0075637D"/>
    <w:rsid w:val="007569F2"/>
    <w:rsid w:val="00756AAD"/>
    <w:rsid w:val="00757172"/>
    <w:rsid w:val="00757257"/>
    <w:rsid w:val="00757426"/>
    <w:rsid w:val="0075749C"/>
    <w:rsid w:val="00757550"/>
    <w:rsid w:val="00757609"/>
    <w:rsid w:val="007577C0"/>
    <w:rsid w:val="007578AF"/>
    <w:rsid w:val="007578EA"/>
    <w:rsid w:val="00757AF9"/>
    <w:rsid w:val="00757F67"/>
    <w:rsid w:val="00760137"/>
    <w:rsid w:val="0076018E"/>
    <w:rsid w:val="007601F9"/>
    <w:rsid w:val="007602A5"/>
    <w:rsid w:val="0076070F"/>
    <w:rsid w:val="00760D33"/>
    <w:rsid w:val="00761626"/>
    <w:rsid w:val="0076165E"/>
    <w:rsid w:val="0076180A"/>
    <w:rsid w:val="007618EE"/>
    <w:rsid w:val="00761CA6"/>
    <w:rsid w:val="00761E3E"/>
    <w:rsid w:val="00762039"/>
    <w:rsid w:val="00762524"/>
    <w:rsid w:val="0076259B"/>
    <w:rsid w:val="007627A3"/>
    <w:rsid w:val="00762C63"/>
    <w:rsid w:val="00762DEC"/>
    <w:rsid w:val="00762EB6"/>
    <w:rsid w:val="007632C8"/>
    <w:rsid w:val="00763344"/>
    <w:rsid w:val="00763371"/>
    <w:rsid w:val="00763390"/>
    <w:rsid w:val="00763441"/>
    <w:rsid w:val="00763460"/>
    <w:rsid w:val="007634F1"/>
    <w:rsid w:val="00763668"/>
    <w:rsid w:val="007636A2"/>
    <w:rsid w:val="007639BE"/>
    <w:rsid w:val="00763A98"/>
    <w:rsid w:val="00763C63"/>
    <w:rsid w:val="00763EF4"/>
    <w:rsid w:val="00763F9B"/>
    <w:rsid w:val="00764003"/>
    <w:rsid w:val="00764005"/>
    <w:rsid w:val="00764088"/>
    <w:rsid w:val="007640E7"/>
    <w:rsid w:val="00764148"/>
    <w:rsid w:val="00764199"/>
    <w:rsid w:val="007641FD"/>
    <w:rsid w:val="007642B3"/>
    <w:rsid w:val="007644BD"/>
    <w:rsid w:val="0076459A"/>
    <w:rsid w:val="00764976"/>
    <w:rsid w:val="007649C8"/>
    <w:rsid w:val="00764AE2"/>
    <w:rsid w:val="00764BD8"/>
    <w:rsid w:val="00764D95"/>
    <w:rsid w:val="00764E5B"/>
    <w:rsid w:val="00765010"/>
    <w:rsid w:val="0076552B"/>
    <w:rsid w:val="007655DF"/>
    <w:rsid w:val="00765660"/>
    <w:rsid w:val="00765692"/>
    <w:rsid w:val="0076579A"/>
    <w:rsid w:val="00765AE4"/>
    <w:rsid w:val="00765D35"/>
    <w:rsid w:val="00765DCD"/>
    <w:rsid w:val="00765DFB"/>
    <w:rsid w:val="00765E6B"/>
    <w:rsid w:val="00766116"/>
    <w:rsid w:val="00766377"/>
    <w:rsid w:val="007665AA"/>
    <w:rsid w:val="007667D5"/>
    <w:rsid w:val="0076690A"/>
    <w:rsid w:val="00766999"/>
    <w:rsid w:val="00766EC6"/>
    <w:rsid w:val="00767019"/>
    <w:rsid w:val="0076736E"/>
    <w:rsid w:val="007676E9"/>
    <w:rsid w:val="007677BE"/>
    <w:rsid w:val="007679BD"/>
    <w:rsid w:val="00767A11"/>
    <w:rsid w:val="00767B4E"/>
    <w:rsid w:val="00767E13"/>
    <w:rsid w:val="00767FEE"/>
    <w:rsid w:val="007703EC"/>
    <w:rsid w:val="007705E0"/>
    <w:rsid w:val="007709F3"/>
    <w:rsid w:val="00770ABE"/>
    <w:rsid w:val="00770CF0"/>
    <w:rsid w:val="0077105A"/>
    <w:rsid w:val="007711C4"/>
    <w:rsid w:val="0077132A"/>
    <w:rsid w:val="007714A7"/>
    <w:rsid w:val="007716C5"/>
    <w:rsid w:val="0077183E"/>
    <w:rsid w:val="0077186E"/>
    <w:rsid w:val="00771999"/>
    <w:rsid w:val="00771A92"/>
    <w:rsid w:val="00771FB2"/>
    <w:rsid w:val="00772480"/>
    <w:rsid w:val="00772557"/>
    <w:rsid w:val="0077298C"/>
    <w:rsid w:val="00772C48"/>
    <w:rsid w:val="00772F4A"/>
    <w:rsid w:val="0077301A"/>
    <w:rsid w:val="00773077"/>
    <w:rsid w:val="007731ED"/>
    <w:rsid w:val="00773432"/>
    <w:rsid w:val="00773540"/>
    <w:rsid w:val="007735D1"/>
    <w:rsid w:val="00773860"/>
    <w:rsid w:val="00773A09"/>
    <w:rsid w:val="00773B51"/>
    <w:rsid w:val="00773B8E"/>
    <w:rsid w:val="00773D7D"/>
    <w:rsid w:val="0077402D"/>
    <w:rsid w:val="00774090"/>
    <w:rsid w:val="00774354"/>
    <w:rsid w:val="0077469E"/>
    <w:rsid w:val="007747C4"/>
    <w:rsid w:val="007749A3"/>
    <w:rsid w:val="00774D60"/>
    <w:rsid w:val="00774D7B"/>
    <w:rsid w:val="00774F85"/>
    <w:rsid w:val="0077516F"/>
    <w:rsid w:val="007754DE"/>
    <w:rsid w:val="00775543"/>
    <w:rsid w:val="00775795"/>
    <w:rsid w:val="00775918"/>
    <w:rsid w:val="007759A4"/>
    <w:rsid w:val="00775AA9"/>
    <w:rsid w:val="00775D38"/>
    <w:rsid w:val="00776095"/>
    <w:rsid w:val="0077631F"/>
    <w:rsid w:val="00776473"/>
    <w:rsid w:val="0077656E"/>
    <w:rsid w:val="0077673E"/>
    <w:rsid w:val="00776CB1"/>
    <w:rsid w:val="00776E26"/>
    <w:rsid w:val="00776E72"/>
    <w:rsid w:val="0077701C"/>
    <w:rsid w:val="0077719E"/>
    <w:rsid w:val="007772DA"/>
    <w:rsid w:val="00777388"/>
    <w:rsid w:val="00777513"/>
    <w:rsid w:val="00777545"/>
    <w:rsid w:val="007776F9"/>
    <w:rsid w:val="0077773F"/>
    <w:rsid w:val="00777867"/>
    <w:rsid w:val="007779B6"/>
    <w:rsid w:val="00777AB2"/>
    <w:rsid w:val="00777FEE"/>
    <w:rsid w:val="007801EF"/>
    <w:rsid w:val="007805FC"/>
    <w:rsid w:val="00780773"/>
    <w:rsid w:val="007807A9"/>
    <w:rsid w:val="0078095D"/>
    <w:rsid w:val="00780E10"/>
    <w:rsid w:val="00780E53"/>
    <w:rsid w:val="00780F4B"/>
    <w:rsid w:val="0078109B"/>
    <w:rsid w:val="0078112C"/>
    <w:rsid w:val="00781204"/>
    <w:rsid w:val="00781241"/>
    <w:rsid w:val="00781338"/>
    <w:rsid w:val="00781553"/>
    <w:rsid w:val="0078158D"/>
    <w:rsid w:val="00781A29"/>
    <w:rsid w:val="00781AA7"/>
    <w:rsid w:val="00781BC3"/>
    <w:rsid w:val="00781CEF"/>
    <w:rsid w:val="007821B4"/>
    <w:rsid w:val="007821D2"/>
    <w:rsid w:val="00782264"/>
    <w:rsid w:val="007823D4"/>
    <w:rsid w:val="007824E2"/>
    <w:rsid w:val="0078252C"/>
    <w:rsid w:val="007828A7"/>
    <w:rsid w:val="00782A89"/>
    <w:rsid w:val="00782B5D"/>
    <w:rsid w:val="00782ED9"/>
    <w:rsid w:val="00783039"/>
    <w:rsid w:val="0078348A"/>
    <w:rsid w:val="0078361B"/>
    <w:rsid w:val="0078370C"/>
    <w:rsid w:val="0078391E"/>
    <w:rsid w:val="00783994"/>
    <w:rsid w:val="007839E2"/>
    <w:rsid w:val="007839E6"/>
    <w:rsid w:val="007840C2"/>
    <w:rsid w:val="00784162"/>
    <w:rsid w:val="0078436D"/>
    <w:rsid w:val="0078459E"/>
    <w:rsid w:val="007846E2"/>
    <w:rsid w:val="00784763"/>
    <w:rsid w:val="00784925"/>
    <w:rsid w:val="0078495C"/>
    <w:rsid w:val="00784AD3"/>
    <w:rsid w:val="00784B1B"/>
    <w:rsid w:val="00784BAD"/>
    <w:rsid w:val="00784E4E"/>
    <w:rsid w:val="007850EE"/>
    <w:rsid w:val="00785E2F"/>
    <w:rsid w:val="0078608D"/>
    <w:rsid w:val="0078632D"/>
    <w:rsid w:val="0078651A"/>
    <w:rsid w:val="0078666A"/>
    <w:rsid w:val="00786A46"/>
    <w:rsid w:val="00786A84"/>
    <w:rsid w:val="00786C9E"/>
    <w:rsid w:val="007873B1"/>
    <w:rsid w:val="00787565"/>
    <w:rsid w:val="0078760C"/>
    <w:rsid w:val="007876B7"/>
    <w:rsid w:val="0078778C"/>
    <w:rsid w:val="00787881"/>
    <w:rsid w:val="007878D0"/>
    <w:rsid w:val="00787972"/>
    <w:rsid w:val="00787C88"/>
    <w:rsid w:val="00787D9A"/>
    <w:rsid w:val="00787F5B"/>
    <w:rsid w:val="0079059F"/>
    <w:rsid w:val="00790854"/>
    <w:rsid w:val="007909EB"/>
    <w:rsid w:val="00790AA5"/>
    <w:rsid w:val="00790EE3"/>
    <w:rsid w:val="00790F99"/>
    <w:rsid w:val="00791673"/>
    <w:rsid w:val="007916D0"/>
    <w:rsid w:val="007917AF"/>
    <w:rsid w:val="00791A1C"/>
    <w:rsid w:val="00791A90"/>
    <w:rsid w:val="00791BC0"/>
    <w:rsid w:val="00791DAF"/>
    <w:rsid w:val="00791F6E"/>
    <w:rsid w:val="0079235D"/>
    <w:rsid w:val="007927CF"/>
    <w:rsid w:val="00792C97"/>
    <w:rsid w:val="007933DB"/>
    <w:rsid w:val="007937F0"/>
    <w:rsid w:val="00793A4F"/>
    <w:rsid w:val="00793D2F"/>
    <w:rsid w:val="00793D6A"/>
    <w:rsid w:val="00793D96"/>
    <w:rsid w:val="00793E2F"/>
    <w:rsid w:val="007944C4"/>
    <w:rsid w:val="0079458C"/>
    <w:rsid w:val="00794609"/>
    <w:rsid w:val="00794F33"/>
    <w:rsid w:val="00794FF2"/>
    <w:rsid w:val="00795AFC"/>
    <w:rsid w:val="00795D51"/>
    <w:rsid w:val="007961CA"/>
    <w:rsid w:val="00796233"/>
    <w:rsid w:val="00796292"/>
    <w:rsid w:val="007962D2"/>
    <w:rsid w:val="00796346"/>
    <w:rsid w:val="007967AE"/>
    <w:rsid w:val="007967B3"/>
    <w:rsid w:val="007974BA"/>
    <w:rsid w:val="0079760C"/>
    <w:rsid w:val="007A0259"/>
    <w:rsid w:val="007A02A2"/>
    <w:rsid w:val="007A06AB"/>
    <w:rsid w:val="007A0C69"/>
    <w:rsid w:val="007A0DCD"/>
    <w:rsid w:val="007A10BB"/>
    <w:rsid w:val="007A12A7"/>
    <w:rsid w:val="007A163B"/>
    <w:rsid w:val="007A178F"/>
    <w:rsid w:val="007A195A"/>
    <w:rsid w:val="007A1978"/>
    <w:rsid w:val="007A1C83"/>
    <w:rsid w:val="007A1D67"/>
    <w:rsid w:val="007A1F27"/>
    <w:rsid w:val="007A1FE9"/>
    <w:rsid w:val="007A20BA"/>
    <w:rsid w:val="007A2274"/>
    <w:rsid w:val="007A22B6"/>
    <w:rsid w:val="007A2444"/>
    <w:rsid w:val="007A24DF"/>
    <w:rsid w:val="007A2629"/>
    <w:rsid w:val="007A2769"/>
    <w:rsid w:val="007A27BD"/>
    <w:rsid w:val="007A2EEE"/>
    <w:rsid w:val="007A2FB9"/>
    <w:rsid w:val="007A33CD"/>
    <w:rsid w:val="007A3405"/>
    <w:rsid w:val="007A3525"/>
    <w:rsid w:val="007A3529"/>
    <w:rsid w:val="007A369C"/>
    <w:rsid w:val="007A3974"/>
    <w:rsid w:val="007A39FD"/>
    <w:rsid w:val="007A3BC4"/>
    <w:rsid w:val="007A3FD9"/>
    <w:rsid w:val="007A3FEE"/>
    <w:rsid w:val="007A4063"/>
    <w:rsid w:val="007A4617"/>
    <w:rsid w:val="007A4865"/>
    <w:rsid w:val="007A489D"/>
    <w:rsid w:val="007A4A5A"/>
    <w:rsid w:val="007A4BBE"/>
    <w:rsid w:val="007A4BD1"/>
    <w:rsid w:val="007A4F21"/>
    <w:rsid w:val="007A5475"/>
    <w:rsid w:val="007A54D2"/>
    <w:rsid w:val="007A551E"/>
    <w:rsid w:val="007A56F2"/>
    <w:rsid w:val="007A59A6"/>
    <w:rsid w:val="007A5A10"/>
    <w:rsid w:val="007A5C94"/>
    <w:rsid w:val="007A60A1"/>
    <w:rsid w:val="007A60F9"/>
    <w:rsid w:val="007A672A"/>
    <w:rsid w:val="007A686B"/>
    <w:rsid w:val="007A6952"/>
    <w:rsid w:val="007A6A2A"/>
    <w:rsid w:val="007A6EFE"/>
    <w:rsid w:val="007A6FD6"/>
    <w:rsid w:val="007A6FF6"/>
    <w:rsid w:val="007A710B"/>
    <w:rsid w:val="007A7168"/>
    <w:rsid w:val="007A72DB"/>
    <w:rsid w:val="007A7353"/>
    <w:rsid w:val="007A7590"/>
    <w:rsid w:val="007A75B3"/>
    <w:rsid w:val="007A7820"/>
    <w:rsid w:val="007A7841"/>
    <w:rsid w:val="007A78DF"/>
    <w:rsid w:val="007A7C45"/>
    <w:rsid w:val="007A7D55"/>
    <w:rsid w:val="007A7EA7"/>
    <w:rsid w:val="007A7F83"/>
    <w:rsid w:val="007B02C0"/>
    <w:rsid w:val="007B0393"/>
    <w:rsid w:val="007B04A9"/>
    <w:rsid w:val="007B09EB"/>
    <w:rsid w:val="007B0A40"/>
    <w:rsid w:val="007B0BE3"/>
    <w:rsid w:val="007B0C0C"/>
    <w:rsid w:val="007B0C92"/>
    <w:rsid w:val="007B1257"/>
    <w:rsid w:val="007B1610"/>
    <w:rsid w:val="007B1987"/>
    <w:rsid w:val="007B1D64"/>
    <w:rsid w:val="007B1E27"/>
    <w:rsid w:val="007B1E85"/>
    <w:rsid w:val="007B213F"/>
    <w:rsid w:val="007B22C6"/>
    <w:rsid w:val="007B252A"/>
    <w:rsid w:val="007B255D"/>
    <w:rsid w:val="007B2734"/>
    <w:rsid w:val="007B284F"/>
    <w:rsid w:val="007B2882"/>
    <w:rsid w:val="007B2C7D"/>
    <w:rsid w:val="007B2CCD"/>
    <w:rsid w:val="007B310E"/>
    <w:rsid w:val="007B334F"/>
    <w:rsid w:val="007B340D"/>
    <w:rsid w:val="007B36AE"/>
    <w:rsid w:val="007B3A43"/>
    <w:rsid w:val="007B3ABC"/>
    <w:rsid w:val="007B3F0F"/>
    <w:rsid w:val="007B40AA"/>
    <w:rsid w:val="007B45C7"/>
    <w:rsid w:val="007B45EC"/>
    <w:rsid w:val="007B47D0"/>
    <w:rsid w:val="007B4C1F"/>
    <w:rsid w:val="007B4C54"/>
    <w:rsid w:val="007B4C70"/>
    <w:rsid w:val="007B4DDD"/>
    <w:rsid w:val="007B513F"/>
    <w:rsid w:val="007B5232"/>
    <w:rsid w:val="007B528A"/>
    <w:rsid w:val="007B52A8"/>
    <w:rsid w:val="007B54B2"/>
    <w:rsid w:val="007B550D"/>
    <w:rsid w:val="007B55A8"/>
    <w:rsid w:val="007B572F"/>
    <w:rsid w:val="007B5908"/>
    <w:rsid w:val="007B59C0"/>
    <w:rsid w:val="007B5A14"/>
    <w:rsid w:val="007B5A7C"/>
    <w:rsid w:val="007B5ADC"/>
    <w:rsid w:val="007B5B52"/>
    <w:rsid w:val="007B620B"/>
    <w:rsid w:val="007B62C7"/>
    <w:rsid w:val="007B62DF"/>
    <w:rsid w:val="007B65FB"/>
    <w:rsid w:val="007B66CA"/>
    <w:rsid w:val="007B67FF"/>
    <w:rsid w:val="007B6B43"/>
    <w:rsid w:val="007B6CA7"/>
    <w:rsid w:val="007B6E27"/>
    <w:rsid w:val="007B6EA0"/>
    <w:rsid w:val="007B6EC9"/>
    <w:rsid w:val="007B6F6A"/>
    <w:rsid w:val="007B7096"/>
    <w:rsid w:val="007B72D9"/>
    <w:rsid w:val="007B750D"/>
    <w:rsid w:val="007B7A50"/>
    <w:rsid w:val="007B7BBE"/>
    <w:rsid w:val="007B7BF5"/>
    <w:rsid w:val="007B7C6C"/>
    <w:rsid w:val="007B7E49"/>
    <w:rsid w:val="007C0827"/>
    <w:rsid w:val="007C0AEF"/>
    <w:rsid w:val="007C0B19"/>
    <w:rsid w:val="007C0D65"/>
    <w:rsid w:val="007C1038"/>
    <w:rsid w:val="007C12F5"/>
    <w:rsid w:val="007C1836"/>
    <w:rsid w:val="007C1F09"/>
    <w:rsid w:val="007C213A"/>
    <w:rsid w:val="007C2AA5"/>
    <w:rsid w:val="007C2EFA"/>
    <w:rsid w:val="007C2FBE"/>
    <w:rsid w:val="007C32A8"/>
    <w:rsid w:val="007C3464"/>
    <w:rsid w:val="007C39F0"/>
    <w:rsid w:val="007C3D41"/>
    <w:rsid w:val="007C4403"/>
    <w:rsid w:val="007C4AB2"/>
    <w:rsid w:val="007C4B82"/>
    <w:rsid w:val="007C4C43"/>
    <w:rsid w:val="007C4D10"/>
    <w:rsid w:val="007C4D98"/>
    <w:rsid w:val="007C4FE5"/>
    <w:rsid w:val="007C502E"/>
    <w:rsid w:val="007C5071"/>
    <w:rsid w:val="007C508B"/>
    <w:rsid w:val="007C50B0"/>
    <w:rsid w:val="007C5337"/>
    <w:rsid w:val="007C54D9"/>
    <w:rsid w:val="007C5624"/>
    <w:rsid w:val="007C56F0"/>
    <w:rsid w:val="007C5894"/>
    <w:rsid w:val="007C5B1C"/>
    <w:rsid w:val="007C5D41"/>
    <w:rsid w:val="007C619E"/>
    <w:rsid w:val="007C61D1"/>
    <w:rsid w:val="007C6577"/>
    <w:rsid w:val="007C685D"/>
    <w:rsid w:val="007C6ABA"/>
    <w:rsid w:val="007C6E93"/>
    <w:rsid w:val="007C71F2"/>
    <w:rsid w:val="007C720C"/>
    <w:rsid w:val="007C7424"/>
    <w:rsid w:val="007C77BB"/>
    <w:rsid w:val="007C7839"/>
    <w:rsid w:val="007C7C39"/>
    <w:rsid w:val="007D006B"/>
    <w:rsid w:val="007D01BA"/>
    <w:rsid w:val="007D098F"/>
    <w:rsid w:val="007D0C0F"/>
    <w:rsid w:val="007D1622"/>
    <w:rsid w:val="007D168F"/>
    <w:rsid w:val="007D176D"/>
    <w:rsid w:val="007D1981"/>
    <w:rsid w:val="007D1A25"/>
    <w:rsid w:val="007D1A48"/>
    <w:rsid w:val="007D1ADD"/>
    <w:rsid w:val="007D1AE1"/>
    <w:rsid w:val="007D216D"/>
    <w:rsid w:val="007D245D"/>
    <w:rsid w:val="007D272F"/>
    <w:rsid w:val="007D2A69"/>
    <w:rsid w:val="007D2B86"/>
    <w:rsid w:val="007D2BD3"/>
    <w:rsid w:val="007D2F50"/>
    <w:rsid w:val="007D2FCB"/>
    <w:rsid w:val="007D31AA"/>
    <w:rsid w:val="007D398D"/>
    <w:rsid w:val="007D3B71"/>
    <w:rsid w:val="007D3B76"/>
    <w:rsid w:val="007D3BA5"/>
    <w:rsid w:val="007D3C23"/>
    <w:rsid w:val="007D3D13"/>
    <w:rsid w:val="007D3D65"/>
    <w:rsid w:val="007D3F37"/>
    <w:rsid w:val="007D430A"/>
    <w:rsid w:val="007D4345"/>
    <w:rsid w:val="007D448F"/>
    <w:rsid w:val="007D4538"/>
    <w:rsid w:val="007D4567"/>
    <w:rsid w:val="007D4614"/>
    <w:rsid w:val="007D4991"/>
    <w:rsid w:val="007D4A93"/>
    <w:rsid w:val="007D5061"/>
    <w:rsid w:val="007D5158"/>
    <w:rsid w:val="007D51A3"/>
    <w:rsid w:val="007D5442"/>
    <w:rsid w:val="007D54FE"/>
    <w:rsid w:val="007D5A67"/>
    <w:rsid w:val="007D5B5B"/>
    <w:rsid w:val="007D6030"/>
    <w:rsid w:val="007D608C"/>
    <w:rsid w:val="007D62A2"/>
    <w:rsid w:val="007D6391"/>
    <w:rsid w:val="007D6780"/>
    <w:rsid w:val="007D6856"/>
    <w:rsid w:val="007D6A54"/>
    <w:rsid w:val="007D6A78"/>
    <w:rsid w:val="007D6CC5"/>
    <w:rsid w:val="007D714B"/>
    <w:rsid w:val="007D71FA"/>
    <w:rsid w:val="007D746A"/>
    <w:rsid w:val="007D7703"/>
    <w:rsid w:val="007D7A68"/>
    <w:rsid w:val="007D7BE4"/>
    <w:rsid w:val="007D7CD5"/>
    <w:rsid w:val="007D7DF2"/>
    <w:rsid w:val="007D7DF4"/>
    <w:rsid w:val="007D7F36"/>
    <w:rsid w:val="007D7FC8"/>
    <w:rsid w:val="007E0327"/>
    <w:rsid w:val="007E0C61"/>
    <w:rsid w:val="007E0EFE"/>
    <w:rsid w:val="007E0F8F"/>
    <w:rsid w:val="007E12C0"/>
    <w:rsid w:val="007E1332"/>
    <w:rsid w:val="007E13BA"/>
    <w:rsid w:val="007E13BE"/>
    <w:rsid w:val="007E1608"/>
    <w:rsid w:val="007E164A"/>
    <w:rsid w:val="007E1873"/>
    <w:rsid w:val="007E1BF8"/>
    <w:rsid w:val="007E1DB6"/>
    <w:rsid w:val="007E1EE5"/>
    <w:rsid w:val="007E217E"/>
    <w:rsid w:val="007E2421"/>
    <w:rsid w:val="007E2675"/>
    <w:rsid w:val="007E27B4"/>
    <w:rsid w:val="007E2937"/>
    <w:rsid w:val="007E2C80"/>
    <w:rsid w:val="007E2DA1"/>
    <w:rsid w:val="007E307B"/>
    <w:rsid w:val="007E319F"/>
    <w:rsid w:val="007E331D"/>
    <w:rsid w:val="007E344D"/>
    <w:rsid w:val="007E34E1"/>
    <w:rsid w:val="007E3729"/>
    <w:rsid w:val="007E393B"/>
    <w:rsid w:val="007E4003"/>
    <w:rsid w:val="007E455E"/>
    <w:rsid w:val="007E4663"/>
    <w:rsid w:val="007E480E"/>
    <w:rsid w:val="007E4E5C"/>
    <w:rsid w:val="007E515C"/>
    <w:rsid w:val="007E569C"/>
    <w:rsid w:val="007E5A3F"/>
    <w:rsid w:val="007E5E3D"/>
    <w:rsid w:val="007E65D5"/>
    <w:rsid w:val="007E65E4"/>
    <w:rsid w:val="007E661C"/>
    <w:rsid w:val="007E6679"/>
    <w:rsid w:val="007E678D"/>
    <w:rsid w:val="007E6B98"/>
    <w:rsid w:val="007E6D61"/>
    <w:rsid w:val="007E6FC6"/>
    <w:rsid w:val="007E7298"/>
    <w:rsid w:val="007E7347"/>
    <w:rsid w:val="007E78D7"/>
    <w:rsid w:val="007E7CA1"/>
    <w:rsid w:val="007E7F2E"/>
    <w:rsid w:val="007F0460"/>
    <w:rsid w:val="007F04AF"/>
    <w:rsid w:val="007F0529"/>
    <w:rsid w:val="007F05BD"/>
    <w:rsid w:val="007F05E8"/>
    <w:rsid w:val="007F0603"/>
    <w:rsid w:val="007F0828"/>
    <w:rsid w:val="007F08BB"/>
    <w:rsid w:val="007F094D"/>
    <w:rsid w:val="007F0A3F"/>
    <w:rsid w:val="007F0AD8"/>
    <w:rsid w:val="007F0B12"/>
    <w:rsid w:val="007F0E98"/>
    <w:rsid w:val="007F0FB4"/>
    <w:rsid w:val="007F1199"/>
    <w:rsid w:val="007F13E4"/>
    <w:rsid w:val="007F1509"/>
    <w:rsid w:val="007F1582"/>
    <w:rsid w:val="007F16F1"/>
    <w:rsid w:val="007F1920"/>
    <w:rsid w:val="007F19AB"/>
    <w:rsid w:val="007F19D0"/>
    <w:rsid w:val="007F1A76"/>
    <w:rsid w:val="007F1AEC"/>
    <w:rsid w:val="007F1B72"/>
    <w:rsid w:val="007F1DF9"/>
    <w:rsid w:val="007F1E01"/>
    <w:rsid w:val="007F1F5A"/>
    <w:rsid w:val="007F22B5"/>
    <w:rsid w:val="007F24E8"/>
    <w:rsid w:val="007F28D2"/>
    <w:rsid w:val="007F2C7D"/>
    <w:rsid w:val="007F2E0A"/>
    <w:rsid w:val="007F2F53"/>
    <w:rsid w:val="007F2F68"/>
    <w:rsid w:val="007F325D"/>
    <w:rsid w:val="007F3412"/>
    <w:rsid w:val="007F3597"/>
    <w:rsid w:val="007F3AFF"/>
    <w:rsid w:val="007F3BDF"/>
    <w:rsid w:val="007F3CDF"/>
    <w:rsid w:val="007F3F92"/>
    <w:rsid w:val="007F41DD"/>
    <w:rsid w:val="007F4875"/>
    <w:rsid w:val="007F48A8"/>
    <w:rsid w:val="007F4C7C"/>
    <w:rsid w:val="007F4CDA"/>
    <w:rsid w:val="007F4D48"/>
    <w:rsid w:val="007F4D97"/>
    <w:rsid w:val="007F4E87"/>
    <w:rsid w:val="007F4F59"/>
    <w:rsid w:val="007F4F9A"/>
    <w:rsid w:val="007F50CE"/>
    <w:rsid w:val="007F5130"/>
    <w:rsid w:val="007F54DF"/>
    <w:rsid w:val="007F5AED"/>
    <w:rsid w:val="007F626F"/>
    <w:rsid w:val="007F67DC"/>
    <w:rsid w:val="007F6B19"/>
    <w:rsid w:val="007F6BC0"/>
    <w:rsid w:val="007F72D1"/>
    <w:rsid w:val="007F75D9"/>
    <w:rsid w:val="007F7909"/>
    <w:rsid w:val="007F7BCE"/>
    <w:rsid w:val="007F7DC5"/>
    <w:rsid w:val="007F7DDE"/>
    <w:rsid w:val="007F7F44"/>
    <w:rsid w:val="00800154"/>
    <w:rsid w:val="0080030E"/>
    <w:rsid w:val="008003E5"/>
    <w:rsid w:val="00800445"/>
    <w:rsid w:val="00800465"/>
    <w:rsid w:val="008004D9"/>
    <w:rsid w:val="00800696"/>
    <w:rsid w:val="0080083F"/>
    <w:rsid w:val="00800A3A"/>
    <w:rsid w:val="00800A46"/>
    <w:rsid w:val="00800C62"/>
    <w:rsid w:val="00800CF1"/>
    <w:rsid w:val="0080115C"/>
    <w:rsid w:val="00801679"/>
    <w:rsid w:val="00801737"/>
    <w:rsid w:val="00801CD7"/>
    <w:rsid w:val="008023DF"/>
    <w:rsid w:val="008026AD"/>
    <w:rsid w:val="008026B4"/>
    <w:rsid w:val="008027B5"/>
    <w:rsid w:val="00802AA5"/>
    <w:rsid w:val="00802ACF"/>
    <w:rsid w:val="00802B75"/>
    <w:rsid w:val="00802BF2"/>
    <w:rsid w:val="00802BFA"/>
    <w:rsid w:val="00802D04"/>
    <w:rsid w:val="00802EF8"/>
    <w:rsid w:val="00803006"/>
    <w:rsid w:val="008030B9"/>
    <w:rsid w:val="00803263"/>
    <w:rsid w:val="00803B16"/>
    <w:rsid w:val="00804090"/>
    <w:rsid w:val="008042A5"/>
    <w:rsid w:val="0080497F"/>
    <w:rsid w:val="00804A03"/>
    <w:rsid w:val="00804B0E"/>
    <w:rsid w:val="00804FB5"/>
    <w:rsid w:val="008054A5"/>
    <w:rsid w:val="00805982"/>
    <w:rsid w:val="00805D08"/>
    <w:rsid w:val="00805E73"/>
    <w:rsid w:val="00805EA1"/>
    <w:rsid w:val="00806001"/>
    <w:rsid w:val="0080697A"/>
    <w:rsid w:val="00806BC0"/>
    <w:rsid w:val="00806E45"/>
    <w:rsid w:val="00806E82"/>
    <w:rsid w:val="00807338"/>
    <w:rsid w:val="008074A5"/>
    <w:rsid w:val="008074FE"/>
    <w:rsid w:val="00807566"/>
    <w:rsid w:val="0080761F"/>
    <w:rsid w:val="0080776B"/>
    <w:rsid w:val="008078D8"/>
    <w:rsid w:val="008079F1"/>
    <w:rsid w:val="00807F89"/>
    <w:rsid w:val="00807FAA"/>
    <w:rsid w:val="00807FF2"/>
    <w:rsid w:val="00810481"/>
    <w:rsid w:val="008106DE"/>
    <w:rsid w:val="008107EA"/>
    <w:rsid w:val="008108B8"/>
    <w:rsid w:val="00810A9B"/>
    <w:rsid w:val="00810F58"/>
    <w:rsid w:val="00811116"/>
    <w:rsid w:val="008111A4"/>
    <w:rsid w:val="00811272"/>
    <w:rsid w:val="0081139D"/>
    <w:rsid w:val="00811738"/>
    <w:rsid w:val="00811CFD"/>
    <w:rsid w:val="00811D0E"/>
    <w:rsid w:val="00811DC0"/>
    <w:rsid w:val="00811F23"/>
    <w:rsid w:val="00811F80"/>
    <w:rsid w:val="00812341"/>
    <w:rsid w:val="0081236F"/>
    <w:rsid w:val="00812398"/>
    <w:rsid w:val="0081239F"/>
    <w:rsid w:val="00812BC4"/>
    <w:rsid w:val="00812C70"/>
    <w:rsid w:val="00812C9B"/>
    <w:rsid w:val="00812D00"/>
    <w:rsid w:val="00812DCA"/>
    <w:rsid w:val="00812E3B"/>
    <w:rsid w:val="00813366"/>
    <w:rsid w:val="0081368A"/>
    <w:rsid w:val="008136C6"/>
    <w:rsid w:val="00813F5F"/>
    <w:rsid w:val="00814427"/>
    <w:rsid w:val="00814506"/>
    <w:rsid w:val="00814DE4"/>
    <w:rsid w:val="00814FFD"/>
    <w:rsid w:val="008151FA"/>
    <w:rsid w:val="0081527B"/>
    <w:rsid w:val="00815372"/>
    <w:rsid w:val="0081537A"/>
    <w:rsid w:val="008153F0"/>
    <w:rsid w:val="0081556A"/>
    <w:rsid w:val="008155A2"/>
    <w:rsid w:val="00815A6F"/>
    <w:rsid w:val="00815ACF"/>
    <w:rsid w:val="00815BBC"/>
    <w:rsid w:val="008160D5"/>
    <w:rsid w:val="0081627C"/>
    <w:rsid w:val="008164FC"/>
    <w:rsid w:val="008168DE"/>
    <w:rsid w:val="008168E9"/>
    <w:rsid w:val="00816978"/>
    <w:rsid w:val="00816B2F"/>
    <w:rsid w:val="00816BA6"/>
    <w:rsid w:val="00816D9C"/>
    <w:rsid w:val="00816EE4"/>
    <w:rsid w:val="00817232"/>
    <w:rsid w:val="008172C1"/>
    <w:rsid w:val="0081738F"/>
    <w:rsid w:val="00817B7A"/>
    <w:rsid w:val="00817C1D"/>
    <w:rsid w:val="00817C9E"/>
    <w:rsid w:val="00817E61"/>
    <w:rsid w:val="0082013B"/>
    <w:rsid w:val="0082018B"/>
    <w:rsid w:val="008201EF"/>
    <w:rsid w:val="00820648"/>
    <w:rsid w:val="008207A1"/>
    <w:rsid w:val="00820BA7"/>
    <w:rsid w:val="00820BC7"/>
    <w:rsid w:val="00820C16"/>
    <w:rsid w:val="00821093"/>
    <w:rsid w:val="008210B0"/>
    <w:rsid w:val="0082129C"/>
    <w:rsid w:val="008214F4"/>
    <w:rsid w:val="00821647"/>
    <w:rsid w:val="008217DE"/>
    <w:rsid w:val="00821938"/>
    <w:rsid w:val="00821D5C"/>
    <w:rsid w:val="00821D99"/>
    <w:rsid w:val="00821EBB"/>
    <w:rsid w:val="00822CA7"/>
    <w:rsid w:val="00822CB4"/>
    <w:rsid w:val="0082300C"/>
    <w:rsid w:val="00823122"/>
    <w:rsid w:val="00823252"/>
    <w:rsid w:val="008232C0"/>
    <w:rsid w:val="00823306"/>
    <w:rsid w:val="008233ED"/>
    <w:rsid w:val="00823872"/>
    <w:rsid w:val="00823EBD"/>
    <w:rsid w:val="00824324"/>
    <w:rsid w:val="00824669"/>
    <w:rsid w:val="008246DE"/>
    <w:rsid w:val="0082470A"/>
    <w:rsid w:val="00824DDF"/>
    <w:rsid w:val="00824F1F"/>
    <w:rsid w:val="00824F39"/>
    <w:rsid w:val="00824F9D"/>
    <w:rsid w:val="00824FC1"/>
    <w:rsid w:val="008252EF"/>
    <w:rsid w:val="0082554B"/>
    <w:rsid w:val="00825571"/>
    <w:rsid w:val="00825587"/>
    <w:rsid w:val="00825817"/>
    <w:rsid w:val="00825843"/>
    <w:rsid w:val="00825AF1"/>
    <w:rsid w:val="00825E23"/>
    <w:rsid w:val="00825E82"/>
    <w:rsid w:val="008260A3"/>
    <w:rsid w:val="00826412"/>
    <w:rsid w:val="00826BA2"/>
    <w:rsid w:val="00826C10"/>
    <w:rsid w:val="008270EC"/>
    <w:rsid w:val="0082759B"/>
    <w:rsid w:val="008275B2"/>
    <w:rsid w:val="008275D8"/>
    <w:rsid w:val="008276EF"/>
    <w:rsid w:val="00827C4E"/>
    <w:rsid w:val="00827CC8"/>
    <w:rsid w:val="00827D6E"/>
    <w:rsid w:val="00827E1F"/>
    <w:rsid w:val="00830092"/>
    <w:rsid w:val="00830548"/>
    <w:rsid w:val="008309C9"/>
    <w:rsid w:val="00830A51"/>
    <w:rsid w:val="00830C43"/>
    <w:rsid w:val="00830FA8"/>
    <w:rsid w:val="008316BA"/>
    <w:rsid w:val="008317DA"/>
    <w:rsid w:val="00831AB0"/>
    <w:rsid w:val="00831AB8"/>
    <w:rsid w:val="00831C1C"/>
    <w:rsid w:val="00831DBC"/>
    <w:rsid w:val="00831EB3"/>
    <w:rsid w:val="00832305"/>
    <w:rsid w:val="008326ED"/>
    <w:rsid w:val="0083291E"/>
    <w:rsid w:val="00832B42"/>
    <w:rsid w:val="00832B8F"/>
    <w:rsid w:val="00832C5A"/>
    <w:rsid w:val="00832DA1"/>
    <w:rsid w:val="00833166"/>
    <w:rsid w:val="0083357C"/>
    <w:rsid w:val="00833597"/>
    <w:rsid w:val="0083397B"/>
    <w:rsid w:val="00833988"/>
    <w:rsid w:val="00833DC3"/>
    <w:rsid w:val="00833DEF"/>
    <w:rsid w:val="00833F25"/>
    <w:rsid w:val="008344B1"/>
    <w:rsid w:val="008347CF"/>
    <w:rsid w:val="008348BC"/>
    <w:rsid w:val="00834E62"/>
    <w:rsid w:val="00834FFD"/>
    <w:rsid w:val="00835211"/>
    <w:rsid w:val="008355DF"/>
    <w:rsid w:val="008359BD"/>
    <w:rsid w:val="00835A1F"/>
    <w:rsid w:val="00835F3F"/>
    <w:rsid w:val="00835F8F"/>
    <w:rsid w:val="00835FCC"/>
    <w:rsid w:val="0083634B"/>
    <w:rsid w:val="008365D1"/>
    <w:rsid w:val="008366D8"/>
    <w:rsid w:val="008367F3"/>
    <w:rsid w:val="00836AED"/>
    <w:rsid w:val="00836C1D"/>
    <w:rsid w:val="00836C96"/>
    <w:rsid w:val="00836E4E"/>
    <w:rsid w:val="00836F6C"/>
    <w:rsid w:val="00837005"/>
    <w:rsid w:val="008374F4"/>
    <w:rsid w:val="00837A2F"/>
    <w:rsid w:val="00837B34"/>
    <w:rsid w:val="00837C19"/>
    <w:rsid w:val="008403C8"/>
    <w:rsid w:val="0084041B"/>
    <w:rsid w:val="00840428"/>
    <w:rsid w:val="00840832"/>
    <w:rsid w:val="0084095C"/>
    <w:rsid w:val="00840981"/>
    <w:rsid w:val="00840A11"/>
    <w:rsid w:val="00840B42"/>
    <w:rsid w:val="00840C33"/>
    <w:rsid w:val="00841030"/>
    <w:rsid w:val="00841048"/>
    <w:rsid w:val="008412A9"/>
    <w:rsid w:val="008413E5"/>
    <w:rsid w:val="00841509"/>
    <w:rsid w:val="00841C4F"/>
    <w:rsid w:val="00841DE7"/>
    <w:rsid w:val="00841EA2"/>
    <w:rsid w:val="00842071"/>
    <w:rsid w:val="008422D5"/>
    <w:rsid w:val="0084262A"/>
    <w:rsid w:val="00842648"/>
    <w:rsid w:val="00842767"/>
    <w:rsid w:val="00842793"/>
    <w:rsid w:val="008429A2"/>
    <w:rsid w:val="00842C1F"/>
    <w:rsid w:val="00842EB6"/>
    <w:rsid w:val="00842F5F"/>
    <w:rsid w:val="00842FBE"/>
    <w:rsid w:val="008431F1"/>
    <w:rsid w:val="00843395"/>
    <w:rsid w:val="00843455"/>
    <w:rsid w:val="008434CE"/>
    <w:rsid w:val="00843B70"/>
    <w:rsid w:val="00843B86"/>
    <w:rsid w:val="00843BB2"/>
    <w:rsid w:val="00843E7E"/>
    <w:rsid w:val="00844025"/>
    <w:rsid w:val="00844124"/>
    <w:rsid w:val="00844260"/>
    <w:rsid w:val="0084435C"/>
    <w:rsid w:val="00844372"/>
    <w:rsid w:val="008443D2"/>
    <w:rsid w:val="00844709"/>
    <w:rsid w:val="00844A7A"/>
    <w:rsid w:val="00844B19"/>
    <w:rsid w:val="00844D2C"/>
    <w:rsid w:val="00844D83"/>
    <w:rsid w:val="00844F09"/>
    <w:rsid w:val="008455E8"/>
    <w:rsid w:val="008456E2"/>
    <w:rsid w:val="008457B2"/>
    <w:rsid w:val="0084590B"/>
    <w:rsid w:val="00845A61"/>
    <w:rsid w:val="00845C44"/>
    <w:rsid w:val="0084618B"/>
    <w:rsid w:val="008461D9"/>
    <w:rsid w:val="008464AA"/>
    <w:rsid w:val="008468B5"/>
    <w:rsid w:val="00846924"/>
    <w:rsid w:val="00846B0A"/>
    <w:rsid w:val="00846C0F"/>
    <w:rsid w:val="00846C46"/>
    <w:rsid w:val="00846FE1"/>
    <w:rsid w:val="0084712B"/>
    <w:rsid w:val="00847694"/>
    <w:rsid w:val="0084779C"/>
    <w:rsid w:val="008478D3"/>
    <w:rsid w:val="00847955"/>
    <w:rsid w:val="008479BF"/>
    <w:rsid w:val="00847F0E"/>
    <w:rsid w:val="008504BC"/>
    <w:rsid w:val="00850590"/>
    <w:rsid w:val="0085067C"/>
    <w:rsid w:val="008506BD"/>
    <w:rsid w:val="0085073F"/>
    <w:rsid w:val="0085076A"/>
    <w:rsid w:val="00850850"/>
    <w:rsid w:val="00850D55"/>
    <w:rsid w:val="0085126C"/>
    <w:rsid w:val="00851281"/>
    <w:rsid w:val="0085170B"/>
    <w:rsid w:val="008522C4"/>
    <w:rsid w:val="00852606"/>
    <w:rsid w:val="00852690"/>
    <w:rsid w:val="00852B19"/>
    <w:rsid w:val="00852B38"/>
    <w:rsid w:val="00852CD2"/>
    <w:rsid w:val="00852D67"/>
    <w:rsid w:val="00852D8D"/>
    <w:rsid w:val="0085367F"/>
    <w:rsid w:val="008536F7"/>
    <w:rsid w:val="00853AAB"/>
    <w:rsid w:val="00853BFB"/>
    <w:rsid w:val="00853D76"/>
    <w:rsid w:val="00853D93"/>
    <w:rsid w:val="0085404D"/>
    <w:rsid w:val="0085409B"/>
    <w:rsid w:val="0085460E"/>
    <w:rsid w:val="00854854"/>
    <w:rsid w:val="0085488F"/>
    <w:rsid w:val="00854ACC"/>
    <w:rsid w:val="00854B4C"/>
    <w:rsid w:val="00854BCC"/>
    <w:rsid w:val="00854C9A"/>
    <w:rsid w:val="00854CA3"/>
    <w:rsid w:val="00855056"/>
    <w:rsid w:val="008550D2"/>
    <w:rsid w:val="0085551E"/>
    <w:rsid w:val="00855B67"/>
    <w:rsid w:val="00855C60"/>
    <w:rsid w:val="00855E89"/>
    <w:rsid w:val="0085638A"/>
    <w:rsid w:val="008565D2"/>
    <w:rsid w:val="008565F1"/>
    <w:rsid w:val="00856651"/>
    <w:rsid w:val="008566A5"/>
    <w:rsid w:val="0085693A"/>
    <w:rsid w:val="0085697C"/>
    <w:rsid w:val="00856B30"/>
    <w:rsid w:val="00856BE2"/>
    <w:rsid w:val="00856C43"/>
    <w:rsid w:val="00856F0C"/>
    <w:rsid w:val="00856FF2"/>
    <w:rsid w:val="0085712F"/>
    <w:rsid w:val="008573F8"/>
    <w:rsid w:val="00857407"/>
    <w:rsid w:val="008575A1"/>
    <w:rsid w:val="00857669"/>
    <w:rsid w:val="008577E6"/>
    <w:rsid w:val="00857934"/>
    <w:rsid w:val="00857EA0"/>
    <w:rsid w:val="00857F88"/>
    <w:rsid w:val="0086031E"/>
    <w:rsid w:val="008605C4"/>
    <w:rsid w:val="008605D3"/>
    <w:rsid w:val="008605FC"/>
    <w:rsid w:val="00860CFD"/>
    <w:rsid w:val="00860F98"/>
    <w:rsid w:val="008611E1"/>
    <w:rsid w:val="00861268"/>
    <w:rsid w:val="00861455"/>
    <w:rsid w:val="00861539"/>
    <w:rsid w:val="00861541"/>
    <w:rsid w:val="00861604"/>
    <w:rsid w:val="008618F5"/>
    <w:rsid w:val="00861955"/>
    <w:rsid w:val="00861C46"/>
    <w:rsid w:val="00861D53"/>
    <w:rsid w:val="00862277"/>
    <w:rsid w:val="00862279"/>
    <w:rsid w:val="008626FD"/>
    <w:rsid w:val="00862716"/>
    <w:rsid w:val="00862885"/>
    <w:rsid w:val="0086289A"/>
    <w:rsid w:val="008629A6"/>
    <w:rsid w:val="00862A19"/>
    <w:rsid w:val="00862A79"/>
    <w:rsid w:val="00862C68"/>
    <w:rsid w:val="00862CDF"/>
    <w:rsid w:val="00863662"/>
    <w:rsid w:val="008638CE"/>
    <w:rsid w:val="00863BC3"/>
    <w:rsid w:val="00863DE6"/>
    <w:rsid w:val="00863F32"/>
    <w:rsid w:val="00863F90"/>
    <w:rsid w:val="0086497A"/>
    <w:rsid w:val="008649CA"/>
    <w:rsid w:val="008649E5"/>
    <w:rsid w:val="00864BFD"/>
    <w:rsid w:val="00865111"/>
    <w:rsid w:val="0086532B"/>
    <w:rsid w:val="0086551F"/>
    <w:rsid w:val="00865890"/>
    <w:rsid w:val="00865BE8"/>
    <w:rsid w:val="00865CDB"/>
    <w:rsid w:val="00865E52"/>
    <w:rsid w:val="00866021"/>
    <w:rsid w:val="008661AB"/>
    <w:rsid w:val="0086623F"/>
    <w:rsid w:val="008663D1"/>
    <w:rsid w:val="008664C8"/>
    <w:rsid w:val="00866564"/>
    <w:rsid w:val="0086678D"/>
    <w:rsid w:val="00866959"/>
    <w:rsid w:val="0086696B"/>
    <w:rsid w:val="00866ADC"/>
    <w:rsid w:val="00866B82"/>
    <w:rsid w:val="00866D10"/>
    <w:rsid w:val="00866FCD"/>
    <w:rsid w:val="00867294"/>
    <w:rsid w:val="008674E4"/>
    <w:rsid w:val="00867625"/>
    <w:rsid w:val="00867974"/>
    <w:rsid w:val="00867B3C"/>
    <w:rsid w:val="00867D84"/>
    <w:rsid w:val="00870164"/>
    <w:rsid w:val="00870A82"/>
    <w:rsid w:val="0087114E"/>
    <w:rsid w:val="0087120E"/>
    <w:rsid w:val="0087162D"/>
    <w:rsid w:val="008716AF"/>
    <w:rsid w:val="00871C59"/>
    <w:rsid w:val="008720A5"/>
    <w:rsid w:val="00872202"/>
    <w:rsid w:val="0087237A"/>
    <w:rsid w:val="008723FD"/>
    <w:rsid w:val="00872690"/>
    <w:rsid w:val="00872777"/>
    <w:rsid w:val="00872D03"/>
    <w:rsid w:val="008733A0"/>
    <w:rsid w:val="00873416"/>
    <w:rsid w:val="00873822"/>
    <w:rsid w:val="00873937"/>
    <w:rsid w:val="00873CE6"/>
    <w:rsid w:val="00873EAE"/>
    <w:rsid w:val="00873FAD"/>
    <w:rsid w:val="00874357"/>
    <w:rsid w:val="008749CA"/>
    <w:rsid w:val="00874D75"/>
    <w:rsid w:val="00875365"/>
    <w:rsid w:val="00875382"/>
    <w:rsid w:val="008756AC"/>
    <w:rsid w:val="008757AC"/>
    <w:rsid w:val="00875914"/>
    <w:rsid w:val="00875C26"/>
    <w:rsid w:val="00875DC9"/>
    <w:rsid w:val="00876058"/>
    <w:rsid w:val="0087615D"/>
    <w:rsid w:val="008763BA"/>
    <w:rsid w:val="00876452"/>
    <w:rsid w:val="00876530"/>
    <w:rsid w:val="00876825"/>
    <w:rsid w:val="00876BCF"/>
    <w:rsid w:val="00876E0F"/>
    <w:rsid w:val="00877154"/>
    <w:rsid w:val="00877800"/>
    <w:rsid w:val="00877862"/>
    <w:rsid w:val="00877A97"/>
    <w:rsid w:val="00877F36"/>
    <w:rsid w:val="00877FE0"/>
    <w:rsid w:val="008802B3"/>
    <w:rsid w:val="008804AB"/>
    <w:rsid w:val="008805C0"/>
    <w:rsid w:val="0088087B"/>
    <w:rsid w:val="00880AB2"/>
    <w:rsid w:val="00880B42"/>
    <w:rsid w:val="00880E98"/>
    <w:rsid w:val="0088104F"/>
    <w:rsid w:val="0088107E"/>
    <w:rsid w:val="008814AF"/>
    <w:rsid w:val="00881859"/>
    <w:rsid w:val="008818E7"/>
    <w:rsid w:val="0088201A"/>
    <w:rsid w:val="008820CD"/>
    <w:rsid w:val="00882306"/>
    <w:rsid w:val="00882410"/>
    <w:rsid w:val="00882415"/>
    <w:rsid w:val="00882603"/>
    <w:rsid w:val="008827E4"/>
    <w:rsid w:val="00882A1C"/>
    <w:rsid w:val="00882D8E"/>
    <w:rsid w:val="00883189"/>
    <w:rsid w:val="0088335F"/>
    <w:rsid w:val="00883592"/>
    <w:rsid w:val="00883EB6"/>
    <w:rsid w:val="0088446E"/>
    <w:rsid w:val="008845BD"/>
    <w:rsid w:val="00884886"/>
    <w:rsid w:val="00884A56"/>
    <w:rsid w:val="00884BBA"/>
    <w:rsid w:val="00884C0A"/>
    <w:rsid w:val="00884EB5"/>
    <w:rsid w:val="00885013"/>
    <w:rsid w:val="0088572A"/>
    <w:rsid w:val="00885EA9"/>
    <w:rsid w:val="00885FF7"/>
    <w:rsid w:val="00886161"/>
    <w:rsid w:val="0088648A"/>
    <w:rsid w:val="00886849"/>
    <w:rsid w:val="00886861"/>
    <w:rsid w:val="00886865"/>
    <w:rsid w:val="00886C79"/>
    <w:rsid w:val="00887312"/>
    <w:rsid w:val="008874F1"/>
    <w:rsid w:val="00887510"/>
    <w:rsid w:val="0088765D"/>
    <w:rsid w:val="00887A50"/>
    <w:rsid w:val="00887B44"/>
    <w:rsid w:val="00887ED3"/>
    <w:rsid w:val="00887F5F"/>
    <w:rsid w:val="00890096"/>
    <w:rsid w:val="0089031E"/>
    <w:rsid w:val="00890934"/>
    <w:rsid w:val="00890A46"/>
    <w:rsid w:val="00890D47"/>
    <w:rsid w:val="00890F9D"/>
    <w:rsid w:val="008913ED"/>
    <w:rsid w:val="008914E0"/>
    <w:rsid w:val="008916AA"/>
    <w:rsid w:val="00891743"/>
    <w:rsid w:val="008917EA"/>
    <w:rsid w:val="008918F4"/>
    <w:rsid w:val="00891DE3"/>
    <w:rsid w:val="00891EA2"/>
    <w:rsid w:val="0089230A"/>
    <w:rsid w:val="00892474"/>
    <w:rsid w:val="00892586"/>
    <w:rsid w:val="008929D5"/>
    <w:rsid w:val="00892B1B"/>
    <w:rsid w:val="00892BB8"/>
    <w:rsid w:val="00892C76"/>
    <w:rsid w:val="00892DE6"/>
    <w:rsid w:val="00892FFB"/>
    <w:rsid w:val="00893081"/>
    <w:rsid w:val="00893651"/>
    <w:rsid w:val="00893826"/>
    <w:rsid w:val="008938D7"/>
    <w:rsid w:val="00893923"/>
    <w:rsid w:val="00893975"/>
    <w:rsid w:val="00893AFB"/>
    <w:rsid w:val="00893CEF"/>
    <w:rsid w:val="00893F91"/>
    <w:rsid w:val="00894373"/>
    <w:rsid w:val="00894468"/>
    <w:rsid w:val="008944B9"/>
    <w:rsid w:val="008945B8"/>
    <w:rsid w:val="0089465F"/>
    <w:rsid w:val="008948A4"/>
    <w:rsid w:val="00894BC6"/>
    <w:rsid w:val="00894CDB"/>
    <w:rsid w:val="00894D0D"/>
    <w:rsid w:val="00894FBA"/>
    <w:rsid w:val="008951B5"/>
    <w:rsid w:val="00895C60"/>
    <w:rsid w:val="00895CDC"/>
    <w:rsid w:val="00895E11"/>
    <w:rsid w:val="00895F3C"/>
    <w:rsid w:val="00895FEA"/>
    <w:rsid w:val="00896198"/>
    <w:rsid w:val="00896721"/>
    <w:rsid w:val="0089698F"/>
    <w:rsid w:val="00896AC5"/>
    <w:rsid w:val="00896C88"/>
    <w:rsid w:val="00896D7F"/>
    <w:rsid w:val="00896F8D"/>
    <w:rsid w:val="0089709C"/>
    <w:rsid w:val="0089710D"/>
    <w:rsid w:val="00897166"/>
    <w:rsid w:val="0089724B"/>
    <w:rsid w:val="00897437"/>
    <w:rsid w:val="008977CD"/>
    <w:rsid w:val="008978AE"/>
    <w:rsid w:val="008979FD"/>
    <w:rsid w:val="00897DFE"/>
    <w:rsid w:val="00897F56"/>
    <w:rsid w:val="00897FEC"/>
    <w:rsid w:val="008A001D"/>
    <w:rsid w:val="008A01CF"/>
    <w:rsid w:val="008A0325"/>
    <w:rsid w:val="008A062D"/>
    <w:rsid w:val="008A0761"/>
    <w:rsid w:val="008A0787"/>
    <w:rsid w:val="008A0863"/>
    <w:rsid w:val="008A08FE"/>
    <w:rsid w:val="008A0A23"/>
    <w:rsid w:val="008A0D86"/>
    <w:rsid w:val="008A0EA9"/>
    <w:rsid w:val="008A13E8"/>
    <w:rsid w:val="008A14DA"/>
    <w:rsid w:val="008A191E"/>
    <w:rsid w:val="008A1A5A"/>
    <w:rsid w:val="008A1B1E"/>
    <w:rsid w:val="008A1E7F"/>
    <w:rsid w:val="008A1EBB"/>
    <w:rsid w:val="008A2255"/>
    <w:rsid w:val="008A259A"/>
    <w:rsid w:val="008A2603"/>
    <w:rsid w:val="008A27F8"/>
    <w:rsid w:val="008A29AD"/>
    <w:rsid w:val="008A2B4F"/>
    <w:rsid w:val="008A2E87"/>
    <w:rsid w:val="008A31BB"/>
    <w:rsid w:val="008A31C5"/>
    <w:rsid w:val="008A356B"/>
    <w:rsid w:val="008A3695"/>
    <w:rsid w:val="008A3999"/>
    <w:rsid w:val="008A3F57"/>
    <w:rsid w:val="008A40BD"/>
    <w:rsid w:val="008A42BC"/>
    <w:rsid w:val="008A43DF"/>
    <w:rsid w:val="008A45D7"/>
    <w:rsid w:val="008A4686"/>
    <w:rsid w:val="008A4C54"/>
    <w:rsid w:val="008A4D8F"/>
    <w:rsid w:val="008A4DC9"/>
    <w:rsid w:val="008A4EAC"/>
    <w:rsid w:val="008A538C"/>
    <w:rsid w:val="008A5392"/>
    <w:rsid w:val="008A55B6"/>
    <w:rsid w:val="008A576B"/>
    <w:rsid w:val="008A5A15"/>
    <w:rsid w:val="008A5B49"/>
    <w:rsid w:val="008A5B69"/>
    <w:rsid w:val="008A5C8C"/>
    <w:rsid w:val="008A5D2C"/>
    <w:rsid w:val="008A5D47"/>
    <w:rsid w:val="008A5E61"/>
    <w:rsid w:val="008A5EC1"/>
    <w:rsid w:val="008A621B"/>
    <w:rsid w:val="008A64F2"/>
    <w:rsid w:val="008A6736"/>
    <w:rsid w:val="008A68A9"/>
    <w:rsid w:val="008A6986"/>
    <w:rsid w:val="008A6B88"/>
    <w:rsid w:val="008A6C7E"/>
    <w:rsid w:val="008A6E6D"/>
    <w:rsid w:val="008A7025"/>
    <w:rsid w:val="008A713E"/>
    <w:rsid w:val="008A71E1"/>
    <w:rsid w:val="008A7433"/>
    <w:rsid w:val="008A7471"/>
    <w:rsid w:val="008A7560"/>
    <w:rsid w:val="008A78C3"/>
    <w:rsid w:val="008A78FD"/>
    <w:rsid w:val="008A7C2E"/>
    <w:rsid w:val="008A7C65"/>
    <w:rsid w:val="008B0089"/>
    <w:rsid w:val="008B036D"/>
    <w:rsid w:val="008B05B2"/>
    <w:rsid w:val="008B0789"/>
    <w:rsid w:val="008B0911"/>
    <w:rsid w:val="008B0F60"/>
    <w:rsid w:val="008B1066"/>
    <w:rsid w:val="008B10DA"/>
    <w:rsid w:val="008B13B3"/>
    <w:rsid w:val="008B13E3"/>
    <w:rsid w:val="008B15EA"/>
    <w:rsid w:val="008B17AA"/>
    <w:rsid w:val="008B1A01"/>
    <w:rsid w:val="008B1A66"/>
    <w:rsid w:val="008B1B79"/>
    <w:rsid w:val="008B20F1"/>
    <w:rsid w:val="008B2118"/>
    <w:rsid w:val="008B2601"/>
    <w:rsid w:val="008B26F1"/>
    <w:rsid w:val="008B287D"/>
    <w:rsid w:val="008B2CFD"/>
    <w:rsid w:val="008B2D75"/>
    <w:rsid w:val="008B2F8D"/>
    <w:rsid w:val="008B300B"/>
    <w:rsid w:val="008B302A"/>
    <w:rsid w:val="008B353E"/>
    <w:rsid w:val="008B35DA"/>
    <w:rsid w:val="008B3DC7"/>
    <w:rsid w:val="008B3DE1"/>
    <w:rsid w:val="008B4A4B"/>
    <w:rsid w:val="008B4C83"/>
    <w:rsid w:val="008B4EB9"/>
    <w:rsid w:val="008B4F8D"/>
    <w:rsid w:val="008B4FEB"/>
    <w:rsid w:val="008B567D"/>
    <w:rsid w:val="008B56D6"/>
    <w:rsid w:val="008B57FE"/>
    <w:rsid w:val="008B5E57"/>
    <w:rsid w:val="008B5E70"/>
    <w:rsid w:val="008B5F6E"/>
    <w:rsid w:val="008B5FC0"/>
    <w:rsid w:val="008B61FA"/>
    <w:rsid w:val="008B6616"/>
    <w:rsid w:val="008B683A"/>
    <w:rsid w:val="008B689D"/>
    <w:rsid w:val="008B6970"/>
    <w:rsid w:val="008B6B80"/>
    <w:rsid w:val="008B6DA5"/>
    <w:rsid w:val="008B70DF"/>
    <w:rsid w:val="008B711E"/>
    <w:rsid w:val="008B72C7"/>
    <w:rsid w:val="008B7300"/>
    <w:rsid w:val="008B73E4"/>
    <w:rsid w:val="008B76BB"/>
    <w:rsid w:val="008B780F"/>
    <w:rsid w:val="008B78C3"/>
    <w:rsid w:val="008B7970"/>
    <w:rsid w:val="008B79C0"/>
    <w:rsid w:val="008B7C95"/>
    <w:rsid w:val="008B7CF6"/>
    <w:rsid w:val="008B7D2B"/>
    <w:rsid w:val="008B7E6A"/>
    <w:rsid w:val="008C02DC"/>
    <w:rsid w:val="008C07F6"/>
    <w:rsid w:val="008C081D"/>
    <w:rsid w:val="008C0848"/>
    <w:rsid w:val="008C08CE"/>
    <w:rsid w:val="008C09D2"/>
    <w:rsid w:val="008C0B5D"/>
    <w:rsid w:val="008C0C50"/>
    <w:rsid w:val="008C0D57"/>
    <w:rsid w:val="008C0F72"/>
    <w:rsid w:val="008C155B"/>
    <w:rsid w:val="008C18C3"/>
    <w:rsid w:val="008C1AB0"/>
    <w:rsid w:val="008C1B0A"/>
    <w:rsid w:val="008C1BB5"/>
    <w:rsid w:val="008C1D88"/>
    <w:rsid w:val="008C1E30"/>
    <w:rsid w:val="008C201A"/>
    <w:rsid w:val="008C207C"/>
    <w:rsid w:val="008C2171"/>
    <w:rsid w:val="008C21BB"/>
    <w:rsid w:val="008C2228"/>
    <w:rsid w:val="008C22C7"/>
    <w:rsid w:val="008C2364"/>
    <w:rsid w:val="008C25FD"/>
    <w:rsid w:val="008C2601"/>
    <w:rsid w:val="008C269A"/>
    <w:rsid w:val="008C26FD"/>
    <w:rsid w:val="008C2B3B"/>
    <w:rsid w:val="008C2C90"/>
    <w:rsid w:val="008C2E2E"/>
    <w:rsid w:val="008C2EC2"/>
    <w:rsid w:val="008C2EC7"/>
    <w:rsid w:val="008C3101"/>
    <w:rsid w:val="008C3260"/>
    <w:rsid w:val="008C36DC"/>
    <w:rsid w:val="008C3768"/>
    <w:rsid w:val="008C3774"/>
    <w:rsid w:val="008C3834"/>
    <w:rsid w:val="008C393E"/>
    <w:rsid w:val="008C3BE3"/>
    <w:rsid w:val="008C3DEE"/>
    <w:rsid w:val="008C4482"/>
    <w:rsid w:val="008C4769"/>
    <w:rsid w:val="008C4EA0"/>
    <w:rsid w:val="008C51E8"/>
    <w:rsid w:val="008C5694"/>
    <w:rsid w:val="008C5701"/>
    <w:rsid w:val="008C5F77"/>
    <w:rsid w:val="008C5FE2"/>
    <w:rsid w:val="008C604E"/>
    <w:rsid w:val="008C633F"/>
    <w:rsid w:val="008C6345"/>
    <w:rsid w:val="008C6465"/>
    <w:rsid w:val="008C6670"/>
    <w:rsid w:val="008C685C"/>
    <w:rsid w:val="008C68BD"/>
    <w:rsid w:val="008C6941"/>
    <w:rsid w:val="008C6B39"/>
    <w:rsid w:val="008C6D03"/>
    <w:rsid w:val="008C720C"/>
    <w:rsid w:val="008C7355"/>
    <w:rsid w:val="008C754B"/>
    <w:rsid w:val="008C7563"/>
    <w:rsid w:val="008C79FE"/>
    <w:rsid w:val="008C7F15"/>
    <w:rsid w:val="008D022F"/>
    <w:rsid w:val="008D03C6"/>
    <w:rsid w:val="008D057E"/>
    <w:rsid w:val="008D090B"/>
    <w:rsid w:val="008D0BCF"/>
    <w:rsid w:val="008D0C49"/>
    <w:rsid w:val="008D0C58"/>
    <w:rsid w:val="008D0D3C"/>
    <w:rsid w:val="008D11BC"/>
    <w:rsid w:val="008D1225"/>
    <w:rsid w:val="008D1274"/>
    <w:rsid w:val="008D1295"/>
    <w:rsid w:val="008D1436"/>
    <w:rsid w:val="008D152A"/>
    <w:rsid w:val="008D1684"/>
    <w:rsid w:val="008D1712"/>
    <w:rsid w:val="008D17DC"/>
    <w:rsid w:val="008D19B1"/>
    <w:rsid w:val="008D1B64"/>
    <w:rsid w:val="008D1EA8"/>
    <w:rsid w:val="008D1F76"/>
    <w:rsid w:val="008D1FE2"/>
    <w:rsid w:val="008D1FE4"/>
    <w:rsid w:val="008D2133"/>
    <w:rsid w:val="008D221D"/>
    <w:rsid w:val="008D2B60"/>
    <w:rsid w:val="008D2D87"/>
    <w:rsid w:val="008D2DB7"/>
    <w:rsid w:val="008D2E87"/>
    <w:rsid w:val="008D34F9"/>
    <w:rsid w:val="008D394D"/>
    <w:rsid w:val="008D3A17"/>
    <w:rsid w:val="008D3AA8"/>
    <w:rsid w:val="008D3AF9"/>
    <w:rsid w:val="008D3D49"/>
    <w:rsid w:val="008D3F68"/>
    <w:rsid w:val="008D3FF5"/>
    <w:rsid w:val="008D40C1"/>
    <w:rsid w:val="008D432D"/>
    <w:rsid w:val="008D47CB"/>
    <w:rsid w:val="008D48D6"/>
    <w:rsid w:val="008D4A51"/>
    <w:rsid w:val="008D4C30"/>
    <w:rsid w:val="008D4D87"/>
    <w:rsid w:val="008D4E4D"/>
    <w:rsid w:val="008D4E66"/>
    <w:rsid w:val="008D500D"/>
    <w:rsid w:val="008D5082"/>
    <w:rsid w:val="008D50D6"/>
    <w:rsid w:val="008D5186"/>
    <w:rsid w:val="008D529E"/>
    <w:rsid w:val="008D5356"/>
    <w:rsid w:val="008D5917"/>
    <w:rsid w:val="008D6150"/>
    <w:rsid w:val="008D619D"/>
    <w:rsid w:val="008D6222"/>
    <w:rsid w:val="008D6302"/>
    <w:rsid w:val="008D656D"/>
    <w:rsid w:val="008D6916"/>
    <w:rsid w:val="008D6B96"/>
    <w:rsid w:val="008D6E89"/>
    <w:rsid w:val="008D6F14"/>
    <w:rsid w:val="008D6F7E"/>
    <w:rsid w:val="008D710B"/>
    <w:rsid w:val="008D79B8"/>
    <w:rsid w:val="008D7A78"/>
    <w:rsid w:val="008D7E99"/>
    <w:rsid w:val="008E04CC"/>
    <w:rsid w:val="008E04D2"/>
    <w:rsid w:val="008E0FC3"/>
    <w:rsid w:val="008E0FF3"/>
    <w:rsid w:val="008E1072"/>
    <w:rsid w:val="008E1100"/>
    <w:rsid w:val="008E11A1"/>
    <w:rsid w:val="008E15E3"/>
    <w:rsid w:val="008E195A"/>
    <w:rsid w:val="008E1B5A"/>
    <w:rsid w:val="008E1B9A"/>
    <w:rsid w:val="008E1BD0"/>
    <w:rsid w:val="008E1C32"/>
    <w:rsid w:val="008E1D88"/>
    <w:rsid w:val="008E1FEC"/>
    <w:rsid w:val="008E21BD"/>
    <w:rsid w:val="008E23C0"/>
    <w:rsid w:val="008E23E5"/>
    <w:rsid w:val="008E2414"/>
    <w:rsid w:val="008E2509"/>
    <w:rsid w:val="008E270F"/>
    <w:rsid w:val="008E2D28"/>
    <w:rsid w:val="008E2FAC"/>
    <w:rsid w:val="008E3086"/>
    <w:rsid w:val="008E347C"/>
    <w:rsid w:val="008E398D"/>
    <w:rsid w:val="008E3CFD"/>
    <w:rsid w:val="008E3F62"/>
    <w:rsid w:val="008E42CA"/>
    <w:rsid w:val="008E44F0"/>
    <w:rsid w:val="008E48D9"/>
    <w:rsid w:val="008E5180"/>
    <w:rsid w:val="008E51DE"/>
    <w:rsid w:val="008E5312"/>
    <w:rsid w:val="008E5643"/>
    <w:rsid w:val="008E5724"/>
    <w:rsid w:val="008E5AC1"/>
    <w:rsid w:val="008E5FE1"/>
    <w:rsid w:val="008E60EA"/>
    <w:rsid w:val="008E610A"/>
    <w:rsid w:val="008E625C"/>
    <w:rsid w:val="008E6442"/>
    <w:rsid w:val="008E6467"/>
    <w:rsid w:val="008E68FE"/>
    <w:rsid w:val="008E6995"/>
    <w:rsid w:val="008E6C2E"/>
    <w:rsid w:val="008E6DA5"/>
    <w:rsid w:val="008E7088"/>
    <w:rsid w:val="008E7128"/>
    <w:rsid w:val="008E7487"/>
    <w:rsid w:val="008E7741"/>
    <w:rsid w:val="008E7843"/>
    <w:rsid w:val="008E789D"/>
    <w:rsid w:val="008E7C5D"/>
    <w:rsid w:val="008E7DC2"/>
    <w:rsid w:val="008F0221"/>
    <w:rsid w:val="008F0316"/>
    <w:rsid w:val="008F04EE"/>
    <w:rsid w:val="008F072E"/>
    <w:rsid w:val="008F0A94"/>
    <w:rsid w:val="008F0BBF"/>
    <w:rsid w:val="008F10A8"/>
    <w:rsid w:val="008F13D8"/>
    <w:rsid w:val="008F1486"/>
    <w:rsid w:val="008F1623"/>
    <w:rsid w:val="008F1CD5"/>
    <w:rsid w:val="008F2229"/>
    <w:rsid w:val="008F23C0"/>
    <w:rsid w:val="008F25E5"/>
    <w:rsid w:val="008F27EF"/>
    <w:rsid w:val="008F2B98"/>
    <w:rsid w:val="008F2C6C"/>
    <w:rsid w:val="008F2E0A"/>
    <w:rsid w:val="008F2F1E"/>
    <w:rsid w:val="008F2F72"/>
    <w:rsid w:val="008F31E7"/>
    <w:rsid w:val="008F333A"/>
    <w:rsid w:val="008F349D"/>
    <w:rsid w:val="008F36FC"/>
    <w:rsid w:val="008F3AC0"/>
    <w:rsid w:val="008F3D3D"/>
    <w:rsid w:val="008F3D75"/>
    <w:rsid w:val="008F3DCE"/>
    <w:rsid w:val="008F3EF7"/>
    <w:rsid w:val="008F420F"/>
    <w:rsid w:val="008F460A"/>
    <w:rsid w:val="008F4B3F"/>
    <w:rsid w:val="008F4C1B"/>
    <w:rsid w:val="008F4CB3"/>
    <w:rsid w:val="008F5177"/>
    <w:rsid w:val="008F55C6"/>
    <w:rsid w:val="008F57CF"/>
    <w:rsid w:val="008F59A1"/>
    <w:rsid w:val="008F59AB"/>
    <w:rsid w:val="008F59D3"/>
    <w:rsid w:val="008F5D0C"/>
    <w:rsid w:val="008F62C6"/>
    <w:rsid w:val="008F62CB"/>
    <w:rsid w:val="008F62EC"/>
    <w:rsid w:val="008F630B"/>
    <w:rsid w:val="008F631E"/>
    <w:rsid w:val="008F6748"/>
    <w:rsid w:val="008F6C10"/>
    <w:rsid w:val="008F6C99"/>
    <w:rsid w:val="008F738B"/>
    <w:rsid w:val="008F741E"/>
    <w:rsid w:val="008F7451"/>
    <w:rsid w:val="008F74B8"/>
    <w:rsid w:val="008F752B"/>
    <w:rsid w:val="008F7592"/>
    <w:rsid w:val="008F7651"/>
    <w:rsid w:val="008F787F"/>
    <w:rsid w:val="0090000F"/>
    <w:rsid w:val="00900436"/>
    <w:rsid w:val="0090096C"/>
    <w:rsid w:val="00900DFC"/>
    <w:rsid w:val="009015D5"/>
    <w:rsid w:val="00901AC5"/>
    <w:rsid w:val="00901B8D"/>
    <w:rsid w:val="00901D18"/>
    <w:rsid w:val="00902090"/>
    <w:rsid w:val="00902151"/>
    <w:rsid w:val="009021B5"/>
    <w:rsid w:val="009023B9"/>
    <w:rsid w:val="0090249F"/>
    <w:rsid w:val="00902625"/>
    <w:rsid w:val="00902B0C"/>
    <w:rsid w:val="00902CB7"/>
    <w:rsid w:val="00902EB3"/>
    <w:rsid w:val="00902FC1"/>
    <w:rsid w:val="00903042"/>
    <w:rsid w:val="00903132"/>
    <w:rsid w:val="00903540"/>
    <w:rsid w:val="00903DF3"/>
    <w:rsid w:val="0090401F"/>
    <w:rsid w:val="0090408F"/>
    <w:rsid w:val="00904261"/>
    <w:rsid w:val="00904643"/>
    <w:rsid w:val="00904805"/>
    <w:rsid w:val="00904A9B"/>
    <w:rsid w:val="00904AA0"/>
    <w:rsid w:val="00904B4B"/>
    <w:rsid w:val="00904E37"/>
    <w:rsid w:val="009050B9"/>
    <w:rsid w:val="009052E7"/>
    <w:rsid w:val="00905697"/>
    <w:rsid w:val="0090582C"/>
    <w:rsid w:val="00906396"/>
    <w:rsid w:val="0090672E"/>
    <w:rsid w:val="0090681A"/>
    <w:rsid w:val="00906E12"/>
    <w:rsid w:val="00906E7A"/>
    <w:rsid w:val="00906EC5"/>
    <w:rsid w:val="00906EC9"/>
    <w:rsid w:val="009072F9"/>
    <w:rsid w:val="00907530"/>
    <w:rsid w:val="00907539"/>
    <w:rsid w:val="009078B1"/>
    <w:rsid w:val="009078C5"/>
    <w:rsid w:val="0090793F"/>
    <w:rsid w:val="0090794E"/>
    <w:rsid w:val="00907C36"/>
    <w:rsid w:val="00907C47"/>
    <w:rsid w:val="00907D3A"/>
    <w:rsid w:val="00907E83"/>
    <w:rsid w:val="00907FF8"/>
    <w:rsid w:val="00910639"/>
    <w:rsid w:val="0091082B"/>
    <w:rsid w:val="009109F6"/>
    <w:rsid w:val="00910A9D"/>
    <w:rsid w:val="00910D46"/>
    <w:rsid w:val="00910D88"/>
    <w:rsid w:val="00910DF0"/>
    <w:rsid w:val="00910E6D"/>
    <w:rsid w:val="00910FDA"/>
    <w:rsid w:val="00911112"/>
    <w:rsid w:val="0091128F"/>
    <w:rsid w:val="00911379"/>
    <w:rsid w:val="009113FF"/>
    <w:rsid w:val="00911556"/>
    <w:rsid w:val="0091158F"/>
    <w:rsid w:val="0091176E"/>
    <w:rsid w:val="009117AF"/>
    <w:rsid w:val="00911CAB"/>
    <w:rsid w:val="00911EBC"/>
    <w:rsid w:val="00911F84"/>
    <w:rsid w:val="00911FFA"/>
    <w:rsid w:val="0091262E"/>
    <w:rsid w:val="0091274A"/>
    <w:rsid w:val="009128C9"/>
    <w:rsid w:val="00912915"/>
    <w:rsid w:val="0091296B"/>
    <w:rsid w:val="00912A25"/>
    <w:rsid w:val="00912AE5"/>
    <w:rsid w:val="00912DEF"/>
    <w:rsid w:val="00912F53"/>
    <w:rsid w:val="00913098"/>
    <w:rsid w:val="009130C3"/>
    <w:rsid w:val="00913693"/>
    <w:rsid w:val="009136E4"/>
    <w:rsid w:val="009138D6"/>
    <w:rsid w:val="00913A09"/>
    <w:rsid w:val="00913A55"/>
    <w:rsid w:val="00913B56"/>
    <w:rsid w:val="00913B81"/>
    <w:rsid w:val="009140CB"/>
    <w:rsid w:val="00914419"/>
    <w:rsid w:val="00914538"/>
    <w:rsid w:val="009148AB"/>
    <w:rsid w:val="009149F7"/>
    <w:rsid w:val="00915197"/>
    <w:rsid w:val="009154B7"/>
    <w:rsid w:val="00915958"/>
    <w:rsid w:val="00915B4B"/>
    <w:rsid w:val="00915B5C"/>
    <w:rsid w:val="00915D18"/>
    <w:rsid w:val="009160B8"/>
    <w:rsid w:val="00916388"/>
    <w:rsid w:val="0091661D"/>
    <w:rsid w:val="0091664F"/>
    <w:rsid w:val="00916868"/>
    <w:rsid w:val="00916888"/>
    <w:rsid w:val="009169EA"/>
    <w:rsid w:val="00916C31"/>
    <w:rsid w:val="00916CCE"/>
    <w:rsid w:val="00916E7E"/>
    <w:rsid w:val="00916FCC"/>
    <w:rsid w:val="0091739F"/>
    <w:rsid w:val="0091754A"/>
    <w:rsid w:val="00917959"/>
    <w:rsid w:val="00917F81"/>
    <w:rsid w:val="00920254"/>
    <w:rsid w:val="0092033A"/>
    <w:rsid w:val="009205F8"/>
    <w:rsid w:val="009207E2"/>
    <w:rsid w:val="00920BCF"/>
    <w:rsid w:val="00920C9F"/>
    <w:rsid w:val="00920E45"/>
    <w:rsid w:val="00920E68"/>
    <w:rsid w:val="00921173"/>
    <w:rsid w:val="009213ED"/>
    <w:rsid w:val="00921C28"/>
    <w:rsid w:val="00921CFB"/>
    <w:rsid w:val="00921DA2"/>
    <w:rsid w:val="00921F79"/>
    <w:rsid w:val="00922690"/>
    <w:rsid w:val="009229B7"/>
    <w:rsid w:val="00922B76"/>
    <w:rsid w:val="00922BA2"/>
    <w:rsid w:val="00922F8D"/>
    <w:rsid w:val="00922FCE"/>
    <w:rsid w:val="009230C9"/>
    <w:rsid w:val="0092318B"/>
    <w:rsid w:val="00923252"/>
    <w:rsid w:val="009233D2"/>
    <w:rsid w:val="00923459"/>
    <w:rsid w:val="00923583"/>
    <w:rsid w:val="009235CE"/>
    <w:rsid w:val="0092381A"/>
    <w:rsid w:val="00923A41"/>
    <w:rsid w:val="00923ADF"/>
    <w:rsid w:val="00923BCC"/>
    <w:rsid w:val="00923C8F"/>
    <w:rsid w:val="00923DFA"/>
    <w:rsid w:val="00924014"/>
    <w:rsid w:val="00924475"/>
    <w:rsid w:val="00924592"/>
    <w:rsid w:val="0092460A"/>
    <w:rsid w:val="00924A1C"/>
    <w:rsid w:val="00924A41"/>
    <w:rsid w:val="00924C3C"/>
    <w:rsid w:val="00924DD6"/>
    <w:rsid w:val="00925965"/>
    <w:rsid w:val="00925B64"/>
    <w:rsid w:val="00925CBA"/>
    <w:rsid w:val="00925D9A"/>
    <w:rsid w:val="00925EC6"/>
    <w:rsid w:val="009263C1"/>
    <w:rsid w:val="00926417"/>
    <w:rsid w:val="0092653D"/>
    <w:rsid w:val="00926569"/>
    <w:rsid w:val="00926A42"/>
    <w:rsid w:val="00926B53"/>
    <w:rsid w:val="00926C5B"/>
    <w:rsid w:val="00926C74"/>
    <w:rsid w:val="00926C7E"/>
    <w:rsid w:val="00926CF0"/>
    <w:rsid w:val="00926E36"/>
    <w:rsid w:val="009276BF"/>
    <w:rsid w:val="009278A3"/>
    <w:rsid w:val="00927AC3"/>
    <w:rsid w:val="00927BE0"/>
    <w:rsid w:val="00927CFC"/>
    <w:rsid w:val="00927E69"/>
    <w:rsid w:val="009300F2"/>
    <w:rsid w:val="0093014C"/>
    <w:rsid w:val="009301EB"/>
    <w:rsid w:val="009303AE"/>
    <w:rsid w:val="009303BC"/>
    <w:rsid w:val="0093068B"/>
    <w:rsid w:val="00930D85"/>
    <w:rsid w:val="00930E7D"/>
    <w:rsid w:val="00930E93"/>
    <w:rsid w:val="00930FA2"/>
    <w:rsid w:val="009311EE"/>
    <w:rsid w:val="00931206"/>
    <w:rsid w:val="00931322"/>
    <w:rsid w:val="009313E6"/>
    <w:rsid w:val="00931482"/>
    <w:rsid w:val="009314D1"/>
    <w:rsid w:val="00931502"/>
    <w:rsid w:val="00931699"/>
    <w:rsid w:val="009316D9"/>
    <w:rsid w:val="00931841"/>
    <w:rsid w:val="009318BF"/>
    <w:rsid w:val="00931A9F"/>
    <w:rsid w:val="00931E24"/>
    <w:rsid w:val="00931E40"/>
    <w:rsid w:val="00931F9A"/>
    <w:rsid w:val="0093216C"/>
    <w:rsid w:val="009328C8"/>
    <w:rsid w:val="009328CD"/>
    <w:rsid w:val="00932C5D"/>
    <w:rsid w:val="00932CA5"/>
    <w:rsid w:val="0093301E"/>
    <w:rsid w:val="0093304C"/>
    <w:rsid w:val="0093345A"/>
    <w:rsid w:val="009335A5"/>
    <w:rsid w:val="009336A5"/>
    <w:rsid w:val="00933E59"/>
    <w:rsid w:val="00933EF7"/>
    <w:rsid w:val="00934BDB"/>
    <w:rsid w:val="00934C43"/>
    <w:rsid w:val="00934D28"/>
    <w:rsid w:val="00934F5E"/>
    <w:rsid w:val="00935086"/>
    <w:rsid w:val="009351D2"/>
    <w:rsid w:val="00935235"/>
    <w:rsid w:val="00935314"/>
    <w:rsid w:val="0093562D"/>
    <w:rsid w:val="009357B5"/>
    <w:rsid w:val="00935A31"/>
    <w:rsid w:val="00935AD4"/>
    <w:rsid w:val="00935B24"/>
    <w:rsid w:val="00936153"/>
    <w:rsid w:val="0093623B"/>
    <w:rsid w:val="00936697"/>
    <w:rsid w:val="009366FF"/>
    <w:rsid w:val="00936C5F"/>
    <w:rsid w:val="00936E8C"/>
    <w:rsid w:val="00936EEC"/>
    <w:rsid w:val="009372F6"/>
    <w:rsid w:val="0093734E"/>
    <w:rsid w:val="00937453"/>
    <w:rsid w:val="009375EC"/>
    <w:rsid w:val="00937859"/>
    <w:rsid w:val="00937FDD"/>
    <w:rsid w:val="00940437"/>
    <w:rsid w:val="009405D1"/>
    <w:rsid w:val="00940667"/>
    <w:rsid w:val="00940BCF"/>
    <w:rsid w:val="00940D4E"/>
    <w:rsid w:val="00940DFE"/>
    <w:rsid w:val="009411D1"/>
    <w:rsid w:val="00941223"/>
    <w:rsid w:val="009414D1"/>
    <w:rsid w:val="009414EF"/>
    <w:rsid w:val="0094182E"/>
    <w:rsid w:val="00941BD1"/>
    <w:rsid w:val="00941CC4"/>
    <w:rsid w:val="00941FEE"/>
    <w:rsid w:val="009422B6"/>
    <w:rsid w:val="009422D8"/>
    <w:rsid w:val="009423B2"/>
    <w:rsid w:val="00942BC2"/>
    <w:rsid w:val="00942C78"/>
    <w:rsid w:val="00942F63"/>
    <w:rsid w:val="00943152"/>
    <w:rsid w:val="009431E4"/>
    <w:rsid w:val="00943421"/>
    <w:rsid w:val="009435FD"/>
    <w:rsid w:val="00943B78"/>
    <w:rsid w:val="009440B5"/>
    <w:rsid w:val="0094422C"/>
    <w:rsid w:val="00944313"/>
    <w:rsid w:val="00944478"/>
    <w:rsid w:val="00944B05"/>
    <w:rsid w:val="00944D3B"/>
    <w:rsid w:val="00944E07"/>
    <w:rsid w:val="00945068"/>
    <w:rsid w:val="009452ED"/>
    <w:rsid w:val="0094531F"/>
    <w:rsid w:val="00945375"/>
    <w:rsid w:val="009455B8"/>
    <w:rsid w:val="009455CB"/>
    <w:rsid w:val="00945636"/>
    <w:rsid w:val="009456F8"/>
    <w:rsid w:val="0094576E"/>
    <w:rsid w:val="009457FF"/>
    <w:rsid w:val="0094583B"/>
    <w:rsid w:val="009459F7"/>
    <w:rsid w:val="00945BA4"/>
    <w:rsid w:val="00945D7E"/>
    <w:rsid w:val="00946397"/>
    <w:rsid w:val="009465AC"/>
    <w:rsid w:val="00946904"/>
    <w:rsid w:val="00946998"/>
    <w:rsid w:val="00946C72"/>
    <w:rsid w:val="00946C77"/>
    <w:rsid w:val="00946DFC"/>
    <w:rsid w:val="00947238"/>
    <w:rsid w:val="009475B3"/>
    <w:rsid w:val="009475C6"/>
    <w:rsid w:val="009476FE"/>
    <w:rsid w:val="00947A43"/>
    <w:rsid w:val="00947E69"/>
    <w:rsid w:val="009501C9"/>
    <w:rsid w:val="00950449"/>
    <w:rsid w:val="00950669"/>
    <w:rsid w:val="00950707"/>
    <w:rsid w:val="009510D9"/>
    <w:rsid w:val="0095121B"/>
    <w:rsid w:val="00951303"/>
    <w:rsid w:val="00951533"/>
    <w:rsid w:val="0095176E"/>
    <w:rsid w:val="00951E64"/>
    <w:rsid w:val="009520AF"/>
    <w:rsid w:val="00952403"/>
    <w:rsid w:val="009524C8"/>
    <w:rsid w:val="009525DA"/>
    <w:rsid w:val="0095281F"/>
    <w:rsid w:val="009528DF"/>
    <w:rsid w:val="00952924"/>
    <w:rsid w:val="00952AB5"/>
    <w:rsid w:val="00952DC2"/>
    <w:rsid w:val="00953103"/>
    <w:rsid w:val="00953617"/>
    <w:rsid w:val="00953910"/>
    <w:rsid w:val="009539CB"/>
    <w:rsid w:val="00953B38"/>
    <w:rsid w:val="00953C3D"/>
    <w:rsid w:val="00954191"/>
    <w:rsid w:val="009542AE"/>
    <w:rsid w:val="0095462F"/>
    <w:rsid w:val="009547B4"/>
    <w:rsid w:val="00954970"/>
    <w:rsid w:val="00954AA2"/>
    <w:rsid w:val="00954CB0"/>
    <w:rsid w:val="00954D82"/>
    <w:rsid w:val="00954EC0"/>
    <w:rsid w:val="00954F44"/>
    <w:rsid w:val="0095504D"/>
    <w:rsid w:val="00955B6E"/>
    <w:rsid w:val="0095725A"/>
    <w:rsid w:val="0095728B"/>
    <w:rsid w:val="00957327"/>
    <w:rsid w:val="00957560"/>
    <w:rsid w:val="009577F5"/>
    <w:rsid w:val="00957C22"/>
    <w:rsid w:val="00957CDB"/>
    <w:rsid w:val="00957D64"/>
    <w:rsid w:val="00957D7F"/>
    <w:rsid w:val="00957DF8"/>
    <w:rsid w:val="0096027C"/>
    <w:rsid w:val="009603A4"/>
    <w:rsid w:val="009603C4"/>
    <w:rsid w:val="00960484"/>
    <w:rsid w:val="009605E4"/>
    <w:rsid w:val="009606D1"/>
    <w:rsid w:val="00960898"/>
    <w:rsid w:val="00960B24"/>
    <w:rsid w:val="00960BEC"/>
    <w:rsid w:val="00960CA5"/>
    <w:rsid w:val="00960D1A"/>
    <w:rsid w:val="00960D79"/>
    <w:rsid w:val="00960F50"/>
    <w:rsid w:val="00960F7A"/>
    <w:rsid w:val="00960F88"/>
    <w:rsid w:val="0096101E"/>
    <w:rsid w:val="00961464"/>
    <w:rsid w:val="0096161E"/>
    <w:rsid w:val="009617B0"/>
    <w:rsid w:val="00961D22"/>
    <w:rsid w:val="00961E4E"/>
    <w:rsid w:val="00962033"/>
    <w:rsid w:val="009622A9"/>
    <w:rsid w:val="009624AA"/>
    <w:rsid w:val="00962533"/>
    <w:rsid w:val="0096257E"/>
    <w:rsid w:val="009627DD"/>
    <w:rsid w:val="009629F3"/>
    <w:rsid w:val="00962AFB"/>
    <w:rsid w:val="00963399"/>
    <w:rsid w:val="009634BF"/>
    <w:rsid w:val="00963514"/>
    <w:rsid w:val="00963C0F"/>
    <w:rsid w:val="00963D24"/>
    <w:rsid w:val="00963DAC"/>
    <w:rsid w:val="00963FAF"/>
    <w:rsid w:val="00964009"/>
    <w:rsid w:val="0096411C"/>
    <w:rsid w:val="0096443F"/>
    <w:rsid w:val="0096457E"/>
    <w:rsid w:val="0096467C"/>
    <w:rsid w:val="009646C0"/>
    <w:rsid w:val="0096470F"/>
    <w:rsid w:val="009648FD"/>
    <w:rsid w:val="00965078"/>
    <w:rsid w:val="009655C1"/>
    <w:rsid w:val="00965924"/>
    <w:rsid w:val="00965B3B"/>
    <w:rsid w:val="00965B67"/>
    <w:rsid w:val="00965C95"/>
    <w:rsid w:val="00965D21"/>
    <w:rsid w:val="00965E77"/>
    <w:rsid w:val="009660F1"/>
    <w:rsid w:val="0096621A"/>
    <w:rsid w:val="009665D4"/>
    <w:rsid w:val="009668D4"/>
    <w:rsid w:val="00966C5A"/>
    <w:rsid w:val="00966C76"/>
    <w:rsid w:val="00966CD3"/>
    <w:rsid w:val="00967177"/>
    <w:rsid w:val="009674B4"/>
    <w:rsid w:val="009674C8"/>
    <w:rsid w:val="009675DE"/>
    <w:rsid w:val="009678E8"/>
    <w:rsid w:val="009679BE"/>
    <w:rsid w:val="00967B4F"/>
    <w:rsid w:val="00967CA5"/>
    <w:rsid w:val="00967CFD"/>
    <w:rsid w:val="0097003E"/>
    <w:rsid w:val="0097025A"/>
    <w:rsid w:val="00970693"/>
    <w:rsid w:val="00970892"/>
    <w:rsid w:val="009709D5"/>
    <w:rsid w:val="00970CEA"/>
    <w:rsid w:val="009711BF"/>
    <w:rsid w:val="00971414"/>
    <w:rsid w:val="0097151E"/>
    <w:rsid w:val="00971583"/>
    <w:rsid w:val="0097173D"/>
    <w:rsid w:val="0097177D"/>
    <w:rsid w:val="00971827"/>
    <w:rsid w:val="00971B7B"/>
    <w:rsid w:val="00972A41"/>
    <w:rsid w:val="00972AA1"/>
    <w:rsid w:val="00972CC0"/>
    <w:rsid w:val="00972CFA"/>
    <w:rsid w:val="00972E24"/>
    <w:rsid w:val="00972F4F"/>
    <w:rsid w:val="00973126"/>
    <w:rsid w:val="0097349B"/>
    <w:rsid w:val="00973687"/>
    <w:rsid w:val="00973845"/>
    <w:rsid w:val="00973B07"/>
    <w:rsid w:val="00973C41"/>
    <w:rsid w:val="00973CF6"/>
    <w:rsid w:val="00974276"/>
    <w:rsid w:val="0097440F"/>
    <w:rsid w:val="00974655"/>
    <w:rsid w:val="0097468B"/>
    <w:rsid w:val="00974703"/>
    <w:rsid w:val="00974D3B"/>
    <w:rsid w:val="00974D8A"/>
    <w:rsid w:val="00974DD0"/>
    <w:rsid w:val="00974FBA"/>
    <w:rsid w:val="0097515D"/>
    <w:rsid w:val="0097550B"/>
    <w:rsid w:val="009757A3"/>
    <w:rsid w:val="00975854"/>
    <w:rsid w:val="00975D2C"/>
    <w:rsid w:val="0097612C"/>
    <w:rsid w:val="0097642C"/>
    <w:rsid w:val="009764D8"/>
    <w:rsid w:val="009766F2"/>
    <w:rsid w:val="00976767"/>
    <w:rsid w:val="00976C1B"/>
    <w:rsid w:val="00976C70"/>
    <w:rsid w:val="00976EA6"/>
    <w:rsid w:val="00976F6D"/>
    <w:rsid w:val="009770A7"/>
    <w:rsid w:val="009771EA"/>
    <w:rsid w:val="009772E7"/>
    <w:rsid w:val="00977381"/>
    <w:rsid w:val="0097784A"/>
    <w:rsid w:val="009778BB"/>
    <w:rsid w:val="009778C1"/>
    <w:rsid w:val="0097791E"/>
    <w:rsid w:val="00977AF6"/>
    <w:rsid w:val="00977D19"/>
    <w:rsid w:val="009806DD"/>
    <w:rsid w:val="00980850"/>
    <w:rsid w:val="00980992"/>
    <w:rsid w:val="00980A46"/>
    <w:rsid w:val="00980D6B"/>
    <w:rsid w:val="00980F7B"/>
    <w:rsid w:val="00981134"/>
    <w:rsid w:val="0098126B"/>
    <w:rsid w:val="00981544"/>
    <w:rsid w:val="00981593"/>
    <w:rsid w:val="0098166C"/>
    <w:rsid w:val="00981783"/>
    <w:rsid w:val="00981A8D"/>
    <w:rsid w:val="00981D05"/>
    <w:rsid w:val="00981DE6"/>
    <w:rsid w:val="00981E64"/>
    <w:rsid w:val="009821AB"/>
    <w:rsid w:val="00982279"/>
    <w:rsid w:val="0098252E"/>
    <w:rsid w:val="00982569"/>
    <w:rsid w:val="009826BA"/>
    <w:rsid w:val="00982738"/>
    <w:rsid w:val="00982762"/>
    <w:rsid w:val="009828A6"/>
    <w:rsid w:val="00982935"/>
    <w:rsid w:val="00982E05"/>
    <w:rsid w:val="00982F26"/>
    <w:rsid w:val="00983252"/>
    <w:rsid w:val="0098336A"/>
    <w:rsid w:val="009836AB"/>
    <w:rsid w:val="00983774"/>
    <w:rsid w:val="0098385C"/>
    <w:rsid w:val="00983A7B"/>
    <w:rsid w:val="00983FE3"/>
    <w:rsid w:val="00984252"/>
    <w:rsid w:val="00984327"/>
    <w:rsid w:val="00984D7A"/>
    <w:rsid w:val="00985354"/>
    <w:rsid w:val="00985459"/>
    <w:rsid w:val="0098546C"/>
    <w:rsid w:val="009857DE"/>
    <w:rsid w:val="00985825"/>
    <w:rsid w:val="009859A5"/>
    <w:rsid w:val="00985D93"/>
    <w:rsid w:val="009860EF"/>
    <w:rsid w:val="009862A7"/>
    <w:rsid w:val="00986379"/>
    <w:rsid w:val="009865FA"/>
    <w:rsid w:val="009866A8"/>
    <w:rsid w:val="00986832"/>
    <w:rsid w:val="00986BE1"/>
    <w:rsid w:val="00986DCC"/>
    <w:rsid w:val="00986DD5"/>
    <w:rsid w:val="00986E54"/>
    <w:rsid w:val="00987249"/>
    <w:rsid w:val="00987446"/>
    <w:rsid w:val="00987773"/>
    <w:rsid w:val="00987A59"/>
    <w:rsid w:val="00987A5C"/>
    <w:rsid w:val="00987B42"/>
    <w:rsid w:val="00987B8B"/>
    <w:rsid w:val="00987EA0"/>
    <w:rsid w:val="009900DB"/>
    <w:rsid w:val="00990242"/>
    <w:rsid w:val="00990445"/>
    <w:rsid w:val="0099051E"/>
    <w:rsid w:val="009907D1"/>
    <w:rsid w:val="009908BA"/>
    <w:rsid w:val="00990A02"/>
    <w:rsid w:val="00990C9F"/>
    <w:rsid w:val="00990E94"/>
    <w:rsid w:val="00990F79"/>
    <w:rsid w:val="00990FEF"/>
    <w:rsid w:val="0099111B"/>
    <w:rsid w:val="009913DE"/>
    <w:rsid w:val="009913EA"/>
    <w:rsid w:val="0099193E"/>
    <w:rsid w:val="00991D6A"/>
    <w:rsid w:val="0099209B"/>
    <w:rsid w:val="009920D7"/>
    <w:rsid w:val="009923A5"/>
    <w:rsid w:val="00992491"/>
    <w:rsid w:val="009926C1"/>
    <w:rsid w:val="009927C8"/>
    <w:rsid w:val="0099298F"/>
    <w:rsid w:val="00992A97"/>
    <w:rsid w:val="00992B84"/>
    <w:rsid w:val="00992BEE"/>
    <w:rsid w:val="00992F1A"/>
    <w:rsid w:val="00993116"/>
    <w:rsid w:val="00993271"/>
    <w:rsid w:val="0099328D"/>
    <w:rsid w:val="0099349D"/>
    <w:rsid w:val="00993628"/>
    <w:rsid w:val="0099364A"/>
    <w:rsid w:val="009937BB"/>
    <w:rsid w:val="00993839"/>
    <w:rsid w:val="009941CE"/>
    <w:rsid w:val="00994280"/>
    <w:rsid w:val="009942CE"/>
    <w:rsid w:val="00994615"/>
    <w:rsid w:val="0099462C"/>
    <w:rsid w:val="009948CF"/>
    <w:rsid w:val="00994E13"/>
    <w:rsid w:val="00994EF4"/>
    <w:rsid w:val="0099512A"/>
    <w:rsid w:val="00995154"/>
    <w:rsid w:val="00995362"/>
    <w:rsid w:val="009956F8"/>
    <w:rsid w:val="009958A1"/>
    <w:rsid w:val="00995A32"/>
    <w:rsid w:val="00995A3A"/>
    <w:rsid w:val="00995B4A"/>
    <w:rsid w:val="00995D7A"/>
    <w:rsid w:val="00995E04"/>
    <w:rsid w:val="00995F1C"/>
    <w:rsid w:val="009960BB"/>
    <w:rsid w:val="00996ADC"/>
    <w:rsid w:val="009970AA"/>
    <w:rsid w:val="009971C5"/>
    <w:rsid w:val="00997223"/>
    <w:rsid w:val="00997386"/>
    <w:rsid w:val="0099745C"/>
    <w:rsid w:val="0099754C"/>
    <w:rsid w:val="009978C6"/>
    <w:rsid w:val="00997C2D"/>
    <w:rsid w:val="00997E8E"/>
    <w:rsid w:val="00997EC6"/>
    <w:rsid w:val="00997F75"/>
    <w:rsid w:val="00997F81"/>
    <w:rsid w:val="009A005A"/>
    <w:rsid w:val="009A01F4"/>
    <w:rsid w:val="009A02FD"/>
    <w:rsid w:val="009A0655"/>
    <w:rsid w:val="009A0679"/>
    <w:rsid w:val="009A0A57"/>
    <w:rsid w:val="009A0B68"/>
    <w:rsid w:val="009A0C39"/>
    <w:rsid w:val="009A1627"/>
    <w:rsid w:val="009A1AEE"/>
    <w:rsid w:val="009A1C1A"/>
    <w:rsid w:val="009A1D4B"/>
    <w:rsid w:val="009A261B"/>
    <w:rsid w:val="009A2683"/>
    <w:rsid w:val="009A2921"/>
    <w:rsid w:val="009A3053"/>
    <w:rsid w:val="009A3463"/>
    <w:rsid w:val="009A37F5"/>
    <w:rsid w:val="009A3B5C"/>
    <w:rsid w:val="009A3C63"/>
    <w:rsid w:val="009A4149"/>
    <w:rsid w:val="009A42B5"/>
    <w:rsid w:val="009A4518"/>
    <w:rsid w:val="009A461B"/>
    <w:rsid w:val="009A4694"/>
    <w:rsid w:val="009A470F"/>
    <w:rsid w:val="009A4719"/>
    <w:rsid w:val="009A48E8"/>
    <w:rsid w:val="009A4B3B"/>
    <w:rsid w:val="009A4FD5"/>
    <w:rsid w:val="009A506F"/>
    <w:rsid w:val="009A5569"/>
    <w:rsid w:val="009A56CE"/>
    <w:rsid w:val="009A5799"/>
    <w:rsid w:val="009A5CCE"/>
    <w:rsid w:val="009A5CE9"/>
    <w:rsid w:val="009A5E1D"/>
    <w:rsid w:val="009A5EC1"/>
    <w:rsid w:val="009A5F73"/>
    <w:rsid w:val="009A616B"/>
    <w:rsid w:val="009A61E9"/>
    <w:rsid w:val="009A627C"/>
    <w:rsid w:val="009A6689"/>
    <w:rsid w:val="009A6699"/>
    <w:rsid w:val="009A68A8"/>
    <w:rsid w:val="009A695B"/>
    <w:rsid w:val="009A6DD1"/>
    <w:rsid w:val="009A6E18"/>
    <w:rsid w:val="009A6F76"/>
    <w:rsid w:val="009A7240"/>
    <w:rsid w:val="009A76B6"/>
    <w:rsid w:val="009B0099"/>
    <w:rsid w:val="009B01A2"/>
    <w:rsid w:val="009B0561"/>
    <w:rsid w:val="009B0AE3"/>
    <w:rsid w:val="009B0B27"/>
    <w:rsid w:val="009B0C8F"/>
    <w:rsid w:val="009B0CB4"/>
    <w:rsid w:val="009B0E76"/>
    <w:rsid w:val="009B0EC2"/>
    <w:rsid w:val="009B150F"/>
    <w:rsid w:val="009B19C4"/>
    <w:rsid w:val="009B19F8"/>
    <w:rsid w:val="009B1EB1"/>
    <w:rsid w:val="009B1FB3"/>
    <w:rsid w:val="009B1FF3"/>
    <w:rsid w:val="009B2183"/>
    <w:rsid w:val="009B2277"/>
    <w:rsid w:val="009B2610"/>
    <w:rsid w:val="009B2BB7"/>
    <w:rsid w:val="009B2CFB"/>
    <w:rsid w:val="009B2E3F"/>
    <w:rsid w:val="009B3139"/>
    <w:rsid w:val="009B31C8"/>
    <w:rsid w:val="009B31DD"/>
    <w:rsid w:val="009B31FF"/>
    <w:rsid w:val="009B33B2"/>
    <w:rsid w:val="009B3A76"/>
    <w:rsid w:val="009B3CFA"/>
    <w:rsid w:val="009B410C"/>
    <w:rsid w:val="009B414C"/>
    <w:rsid w:val="009B496E"/>
    <w:rsid w:val="009B4A57"/>
    <w:rsid w:val="009B4DFC"/>
    <w:rsid w:val="009B4E40"/>
    <w:rsid w:val="009B4ECB"/>
    <w:rsid w:val="009B4FD5"/>
    <w:rsid w:val="009B51DD"/>
    <w:rsid w:val="009B5344"/>
    <w:rsid w:val="009B54A9"/>
    <w:rsid w:val="009B55D7"/>
    <w:rsid w:val="009B5D29"/>
    <w:rsid w:val="009B5EBE"/>
    <w:rsid w:val="009B69AE"/>
    <w:rsid w:val="009B6B40"/>
    <w:rsid w:val="009B6E97"/>
    <w:rsid w:val="009B6F92"/>
    <w:rsid w:val="009B6FE2"/>
    <w:rsid w:val="009B71EC"/>
    <w:rsid w:val="009B7297"/>
    <w:rsid w:val="009B7423"/>
    <w:rsid w:val="009B75BA"/>
    <w:rsid w:val="009B7817"/>
    <w:rsid w:val="009B79BF"/>
    <w:rsid w:val="009C0086"/>
    <w:rsid w:val="009C012D"/>
    <w:rsid w:val="009C0676"/>
    <w:rsid w:val="009C0961"/>
    <w:rsid w:val="009C099C"/>
    <w:rsid w:val="009C0AD8"/>
    <w:rsid w:val="009C0B71"/>
    <w:rsid w:val="009C0D3B"/>
    <w:rsid w:val="009C0F65"/>
    <w:rsid w:val="009C12ED"/>
    <w:rsid w:val="009C1337"/>
    <w:rsid w:val="009C1535"/>
    <w:rsid w:val="009C1735"/>
    <w:rsid w:val="009C190B"/>
    <w:rsid w:val="009C1B41"/>
    <w:rsid w:val="009C1D51"/>
    <w:rsid w:val="009C1E0E"/>
    <w:rsid w:val="009C1F9D"/>
    <w:rsid w:val="009C1FB3"/>
    <w:rsid w:val="009C22D7"/>
    <w:rsid w:val="009C277B"/>
    <w:rsid w:val="009C2783"/>
    <w:rsid w:val="009C2C8D"/>
    <w:rsid w:val="009C3140"/>
    <w:rsid w:val="009C31C1"/>
    <w:rsid w:val="009C3534"/>
    <w:rsid w:val="009C3729"/>
    <w:rsid w:val="009C3AC1"/>
    <w:rsid w:val="009C3B4F"/>
    <w:rsid w:val="009C3B84"/>
    <w:rsid w:val="009C3D90"/>
    <w:rsid w:val="009C3D98"/>
    <w:rsid w:val="009C3EB2"/>
    <w:rsid w:val="009C3F7B"/>
    <w:rsid w:val="009C3F84"/>
    <w:rsid w:val="009C417A"/>
    <w:rsid w:val="009C437A"/>
    <w:rsid w:val="009C48D3"/>
    <w:rsid w:val="009C4A3C"/>
    <w:rsid w:val="009C4FCA"/>
    <w:rsid w:val="009C50A7"/>
    <w:rsid w:val="009C5882"/>
    <w:rsid w:val="009C5A25"/>
    <w:rsid w:val="009C5AA4"/>
    <w:rsid w:val="009C5B0D"/>
    <w:rsid w:val="009C60AC"/>
    <w:rsid w:val="009C6259"/>
    <w:rsid w:val="009C6314"/>
    <w:rsid w:val="009C632B"/>
    <w:rsid w:val="009C641C"/>
    <w:rsid w:val="009C665D"/>
    <w:rsid w:val="009C677B"/>
    <w:rsid w:val="009C6822"/>
    <w:rsid w:val="009C6B18"/>
    <w:rsid w:val="009C6B9F"/>
    <w:rsid w:val="009C6D77"/>
    <w:rsid w:val="009C6DCC"/>
    <w:rsid w:val="009C6FDD"/>
    <w:rsid w:val="009C738C"/>
    <w:rsid w:val="009C74E0"/>
    <w:rsid w:val="009C7615"/>
    <w:rsid w:val="009C76C3"/>
    <w:rsid w:val="009C7B02"/>
    <w:rsid w:val="009C7C50"/>
    <w:rsid w:val="009C7D46"/>
    <w:rsid w:val="009C7EE3"/>
    <w:rsid w:val="009C7F4E"/>
    <w:rsid w:val="009D01D8"/>
    <w:rsid w:val="009D01DA"/>
    <w:rsid w:val="009D0254"/>
    <w:rsid w:val="009D0517"/>
    <w:rsid w:val="009D0582"/>
    <w:rsid w:val="009D05E8"/>
    <w:rsid w:val="009D05ED"/>
    <w:rsid w:val="009D05FB"/>
    <w:rsid w:val="009D07BE"/>
    <w:rsid w:val="009D0867"/>
    <w:rsid w:val="009D0BE6"/>
    <w:rsid w:val="009D10EC"/>
    <w:rsid w:val="009D113A"/>
    <w:rsid w:val="009D11AE"/>
    <w:rsid w:val="009D11DD"/>
    <w:rsid w:val="009D13D4"/>
    <w:rsid w:val="009D1BB8"/>
    <w:rsid w:val="009D1C5B"/>
    <w:rsid w:val="009D206A"/>
    <w:rsid w:val="009D249A"/>
    <w:rsid w:val="009D24E2"/>
    <w:rsid w:val="009D2628"/>
    <w:rsid w:val="009D27DD"/>
    <w:rsid w:val="009D2815"/>
    <w:rsid w:val="009D2A47"/>
    <w:rsid w:val="009D2B3D"/>
    <w:rsid w:val="009D2CF1"/>
    <w:rsid w:val="009D3379"/>
    <w:rsid w:val="009D34CF"/>
    <w:rsid w:val="009D361A"/>
    <w:rsid w:val="009D36EC"/>
    <w:rsid w:val="009D3DD2"/>
    <w:rsid w:val="009D3E7A"/>
    <w:rsid w:val="009D3F07"/>
    <w:rsid w:val="009D3F7C"/>
    <w:rsid w:val="009D3FD3"/>
    <w:rsid w:val="009D4128"/>
    <w:rsid w:val="009D44A4"/>
    <w:rsid w:val="009D4ABD"/>
    <w:rsid w:val="009D5201"/>
    <w:rsid w:val="009D5625"/>
    <w:rsid w:val="009D5BBF"/>
    <w:rsid w:val="009D5C04"/>
    <w:rsid w:val="009D5F5F"/>
    <w:rsid w:val="009D64BB"/>
    <w:rsid w:val="009D66CD"/>
    <w:rsid w:val="009D6798"/>
    <w:rsid w:val="009D6840"/>
    <w:rsid w:val="009D6CA5"/>
    <w:rsid w:val="009D6F33"/>
    <w:rsid w:val="009D6F8C"/>
    <w:rsid w:val="009D71F1"/>
    <w:rsid w:val="009D725D"/>
    <w:rsid w:val="009D78FC"/>
    <w:rsid w:val="009D7C86"/>
    <w:rsid w:val="009D7DC8"/>
    <w:rsid w:val="009E00F1"/>
    <w:rsid w:val="009E03FA"/>
    <w:rsid w:val="009E0520"/>
    <w:rsid w:val="009E05AF"/>
    <w:rsid w:val="009E0647"/>
    <w:rsid w:val="009E0DD8"/>
    <w:rsid w:val="009E108A"/>
    <w:rsid w:val="009E11C8"/>
    <w:rsid w:val="009E1502"/>
    <w:rsid w:val="009E18DD"/>
    <w:rsid w:val="009E19A7"/>
    <w:rsid w:val="009E1A4D"/>
    <w:rsid w:val="009E1BC8"/>
    <w:rsid w:val="009E1C5E"/>
    <w:rsid w:val="009E1FDE"/>
    <w:rsid w:val="009E2280"/>
    <w:rsid w:val="009E2760"/>
    <w:rsid w:val="009E2AE8"/>
    <w:rsid w:val="009E2AEC"/>
    <w:rsid w:val="009E2C57"/>
    <w:rsid w:val="009E2CDE"/>
    <w:rsid w:val="009E2E04"/>
    <w:rsid w:val="009E309C"/>
    <w:rsid w:val="009E30E1"/>
    <w:rsid w:val="009E3338"/>
    <w:rsid w:val="009E33CA"/>
    <w:rsid w:val="009E37C3"/>
    <w:rsid w:val="009E3B68"/>
    <w:rsid w:val="009E3E10"/>
    <w:rsid w:val="009E3F20"/>
    <w:rsid w:val="009E410C"/>
    <w:rsid w:val="009E427B"/>
    <w:rsid w:val="009E4578"/>
    <w:rsid w:val="009E4582"/>
    <w:rsid w:val="009E463E"/>
    <w:rsid w:val="009E491C"/>
    <w:rsid w:val="009E49E1"/>
    <w:rsid w:val="009E4B3F"/>
    <w:rsid w:val="009E4C6E"/>
    <w:rsid w:val="009E4C8D"/>
    <w:rsid w:val="009E4D40"/>
    <w:rsid w:val="009E4F7E"/>
    <w:rsid w:val="009E53FA"/>
    <w:rsid w:val="009E54CA"/>
    <w:rsid w:val="009E57C6"/>
    <w:rsid w:val="009E5AD2"/>
    <w:rsid w:val="009E5D8F"/>
    <w:rsid w:val="009E5E86"/>
    <w:rsid w:val="009E5FF9"/>
    <w:rsid w:val="009E603A"/>
    <w:rsid w:val="009E605A"/>
    <w:rsid w:val="009E67F3"/>
    <w:rsid w:val="009E6A8A"/>
    <w:rsid w:val="009E6EAE"/>
    <w:rsid w:val="009E71A8"/>
    <w:rsid w:val="009E75B1"/>
    <w:rsid w:val="009E7CFD"/>
    <w:rsid w:val="009F0004"/>
    <w:rsid w:val="009F0238"/>
    <w:rsid w:val="009F04E1"/>
    <w:rsid w:val="009F052E"/>
    <w:rsid w:val="009F067B"/>
    <w:rsid w:val="009F08D5"/>
    <w:rsid w:val="009F09B4"/>
    <w:rsid w:val="009F0A1E"/>
    <w:rsid w:val="009F0ADC"/>
    <w:rsid w:val="009F0DAE"/>
    <w:rsid w:val="009F0DFD"/>
    <w:rsid w:val="009F0E1C"/>
    <w:rsid w:val="009F0EDC"/>
    <w:rsid w:val="009F19AC"/>
    <w:rsid w:val="009F19D0"/>
    <w:rsid w:val="009F1FB6"/>
    <w:rsid w:val="009F214E"/>
    <w:rsid w:val="009F23C0"/>
    <w:rsid w:val="009F240D"/>
    <w:rsid w:val="009F257B"/>
    <w:rsid w:val="009F291A"/>
    <w:rsid w:val="009F2E2C"/>
    <w:rsid w:val="009F311A"/>
    <w:rsid w:val="009F3197"/>
    <w:rsid w:val="009F3437"/>
    <w:rsid w:val="009F34F4"/>
    <w:rsid w:val="009F366C"/>
    <w:rsid w:val="009F3670"/>
    <w:rsid w:val="009F36C4"/>
    <w:rsid w:val="009F3A2F"/>
    <w:rsid w:val="009F3C1A"/>
    <w:rsid w:val="009F3CB2"/>
    <w:rsid w:val="009F3E11"/>
    <w:rsid w:val="009F3E84"/>
    <w:rsid w:val="009F43ED"/>
    <w:rsid w:val="009F484A"/>
    <w:rsid w:val="009F487F"/>
    <w:rsid w:val="009F4B07"/>
    <w:rsid w:val="009F4C2D"/>
    <w:rsid w:val="009F4C8A"/>
    <w:rsid w:val="009F4EF2"/>
    <w:rsid w:val="009F5544"/>
    <w:rsid w:val="009F5810"/>
    <w:rsid w:val="009F59BA"/>
    <w:rsid w:val="009F5A4C"/>
    <w:rsid w:val="009F5D02"/>
    <w:rsid w:val="009F5E34"/>
    <w:rsid w:val="009F601A"/>
    <w:rsid w:val="009F61A0"/>
    <w:rsid w:val="009F65C2"/>
    <w:rsid w:val="009F669A"/>
    <w:rsid w:val="009F66B6"/>
    <w:rsid w:val="009F69F5"/>
    <w:rsid w:val="009F6ADA"/>
    <w:rsid w:val="009F6B86"/>
    <w:rsid w:val="009F6BA3"/>
    <w:rsid w:val="009F6CD3"/>
    <w:rsid w:val="009F6D1D"/>
    <w:rsid w:val="009F6DB9"/>
    <w:rsid w:val="009F6F5E"/>
    <w:rsid w:val="009F703F"/>
    <w:rsid w:val="009F71D2"/>
    <w:rsid w:val="009F74D5"/>
    <w:rsid w:val="009F7987"/>
    <w:rsid w:val="009F7A0A"/>
    <w:rsid w:val="009F7E69"/>
    <w:rsid w:val="009F7F04"/>
    <w:rsid w:val="00A00076"/>
    <w:rsid w:val="00A002BE"/>
    <w:rsid w:val="00A00310"/>
    <w:rsid w:val="00A00744"/>
    <w:rsid w:val="00A00C04"/>
    <w:rsid w:val="00A00EFB"/>
    <w:rsid w:val="00A0164F"/>
    <w:rsid w:val="00A01BA1"/>
    <w:rsid w:val="00A01D09"/>
    <w:rsid w:val="00A01E44"/>
    <w:rsid w:val="00A01F67"/>
    <w:rsid w:val="00A01F74"/>
    <w:rsid w:val="00A023A4"/>
    <w:rsid w:val="00A025D4"/>
    <w:rsid w:val="00A02A8F"/>
    <w:rsid w:val="00A02AEA"/>
    <w:rsid w:val="00A02B63"/>
    <w:rsid w:val="00A02E51"/>
    <w:rsid w:val="00A02FA2"/>
    <w:rsid w:val="00A02FD5"/>
    <w:rsid w:val="00A031A0"/>
    <w:rsid w:val="00A0356C"/>
    <w:rsid w:val="00A035BB"/>
    <w:rsid w:val="00A03F98"/>
    <w:rsid w:val="00A048DC"/>
    <w:rsid w:val="00A04A57"/>
    <w:rsid w:val="00A04A78"/>
    <w:rsid w:val="00A04C91"/>
    <w:rsid w:val="00A04CA0"/>
    <w:rsid w:val="00A04CEC"/>
    <w:rsid w:val="00A05020"/>
    <w:rsid w:val="00A05102"/>
    <w:rsid w:val="00A0514B"/>
    <w:rsid w:val="00A05262"/>
    <w:rsid w:val="00A0539B"/>
    <w:rsid w:val="00A05BC7"/>
    <w:rsid w:val="00A05C56"/>
    <w:rsid w:val="00A05D08"/>
    <w:rsid w:val="00A05ED2"/>
    <w:rsid w:val="00A05F45"/>
    <w:rsid w:val="00A068BA"/>
    <w:rsid w:val="00A06976"/>
    <w:rsid w:val="00A06D0B"/>
    <w:rsid w:val="00A06EC0"/>
    <w:rsid w:val="00A07264"/>
    <w:rsid w:val="00A07406"/>
    <w:rsid w:val="00A07645"/>
    <w:rsid w:val="00A0780D"/>
    <w:rsid w:val="00A07823"/>
    <w:rsid w:val="00A0798E"/>
    <w:rsid w:val="00A079FB"/>
    <w:rsid w:val="00A07B2D"/>
    <w:rsid w:val="00A07CF6"/>
    <w:rsid w:val="00A07E78"/>
    <w:rsid w:val="00A1003D"/>
    <w:rsid w:val="00A1018A"/>
    <w:rsid w:val="00A10228"/>
    <w:rsid w:val="00A1022D"/>
    <w:rsid w:val="00A10731"/>
    <w:rsid w:val="00A108D6"/>
    <w:rsid w:val="00A10EAD"/>
    <w:rsid w:val="00A10F76"/>
    <w:rsid w:val="00A11042"/>
    <w:rsid w:val="00A1104B"/>
    <w:rsid w:val="00A11562"/>
    <w:rsid w:val="00A11935"/>
    <w:rsid w:val="00A11D36"/>
    <w:rsid w:val="00A11D44"/>
    <w:rsid w:val="00A12316"/>
    <w:rsid w:val="00A12349"/>
    <w:rsid w:val="00A126E1"/>
    <w:rsid w:val="00A12745"/>
    <w:rsid w:val="00A12BC2"/>
    <w:rsid w:val="00A12C54"/>
    <w:rsid w:val="00A12C71"/>
    <w:rsid w:val="00A12E0B"/>
    <w:rsid w:val="00A12F0E"/>
    <w:rsid w:val="00A130B7"/>
    <w:rsid w:val="00A133F4"/>
    <w:rsid w:val="00A1349F"/>
    <w:rsid w:val="00A13662"/>
    <w:rsid w:val="00A13756"/>
    <w:rsid w:val="00A13CC9"/>
    <w:rsid w:val="00A142BE"/>
    <w:rsid w:val="00A1442B"/>
    <w:rsid w:val="00A1459D"/>
    <w:rsid w:val="00A14657"/>
    <w:rsid w:val="00A14942"/>
    <w:rsid w:val="00A14B96"/>
    <w:rsid w:val="00A1513C"/>
    <w:rsid w:val="00A1536D"/>
    <w:rsid w:val="00A154A1"/>
    <w:rsid w:val="00A15544"/>
    <w:rsid w:val="00A157A1"/>
    <w:rsid w:val="00A158CD"/>
    <w:rsid w:val="00A15C93"/>
    <w:rsid w:val="00A15DDD"/>
    <w:rsid w:val="00A160CD"/>
    <w:rsid w:val="00A1634A"/>
    <w:rsid w:val="00A163FA"/>
    <w:rsid w:val="00A164B5"/>
    <w:rsid w:val="00A16E9B"/>
    <w:rsid w:val="00A16F7C"/>
    <w:rsid w:val="00A171F7"/>
    <w:rsid w:val="00A174C0"/>
    <w:rsid w:val="00A17622"/>
    <w:rsid w:val="00A17812"/>
    <w:rsid w:val="00A178E2"/>
    <w:rsid w:val="00A17A75"/>
    <w:rsid w:val="00A17AC7"/>
    <w:rsid w:val="00A17CB5"/>
    <w:rsid w:val="00A17CFD"/>
    <w:rsid w:val="00A17ED3"/>
    <w:rsid w:val="00A17F1A"/>
    <w:rsid w:val="00A20398"/>
    <w:rsid w:val="00A20579"/>
    <w:rsid w:val="00A206DA"/>
    <w:rsid w:val="00A20C32"/>
    <w:rsid w:val="00A20CCF"/>
    <w:rsid w:val="00A20D2A"/>
    <w:rsid w:val="00A20F14"/>
    <w:rsid w:val="00A210C8"/>
    <w:rsid w:val="00A21340"/>
    <w:rsid w:val="00A214EA"/>
    <w:rsid w:val="00A2189E"/>
    <w:rsid w:val="00A218C7"/>
    <w:rsid w:val="00A2192F"/>
    <w:rsid w:val="00A21A08"/>
    <w:rsid w:val="00A21B86"/>
    <w:rsid w:val="00A21F63"/>
    <w:rsid w:val="00A21FDC"/>
    <w:rsid w:val="00A22086"/>
    <w:rsid w:val="00A22928"/>
    <w:rsid w:val="00A22B0B"/>
    <w:rsid w:val="00A22BBC"/>
    <w:rsid w:val="00A22C97"/>
    <w:rsid w:val="00A230D4"/>
    <w:rsid w:val="00A23215"/>
    <w:rsid w:val="00A23778"/>
    <w:rsid w:val="00A23796"/>
    <w:rsid w:val="00A238A9"/>
    <w:rsid w:val="00A238BD"/>
    <w:rsid w:val="00A23A5F"/>
    <w:rsid w:val="00A23A92"/>
    <w:rsid w:val="00A23B3A"/>
    <w:rsid w:val="00A23B5B"/>
    <w:rsid w:val="00A23F9E"/>
    <w:rsid w:val="00A240AC"/>
    <w:rsid w:val="00A24173"/>
    <w:rsid w:val="00A241C7"/>
    <w:rsid w:val="00A243B0"/>
    <w:rsid w:val="00A24632"/>
    <w:rsid w:val="00A248E0"/>
    <w:rsid w:val="00A2497F"/>
    <w:rsid w:val="00A24B93"/>
    <w:rsid w:val="00A24D56"/>
    <w:rsid w:val="00A25295"/>
    <w:rsid w:val="00A25A98"/>
    <w:rsid w:val="00A25B4C"/>
    <w:rsid w:val="00A262D5"/>
    <w:rsid w:val="00A26354"/>
    <w:rsid w:val="00A263DE"/>
    <w:rsid w:val="00A26408"/>
    <w:rsid w:val="00A265EF"/>
    <w:rsid w:val="00A266BF"/>
    <w:rsid w:val="00A267D2"/>
    <w:rsid w:val="00A26833"/>
    <w:rsid w:val="00A26870"/>
    <w:rsid w:val="00A26912"/>
    <w:rsid w:val="00A26C29"/>
    <w:rsid w:val="00A26EA3"/>
    <w:rsid w:val="00A27034"/>
    <w:rsid w:val="00A27051"/>
    <w:rsid w:val="00A270C1"/>
    <w:rsid w:val="00A27174"/>
    <w:rsid w:val="00A27278"/>
    <w:rsid w:val="00A2729B"/>
    <w:rsid w:val="00A274AC"/>
    <w:rsid w:val="00A278C4"/>
    <w:rsid w:val="00A279C1"/>
    <w:rsid w:val="00A27CF3"/>
    <w:rsid w:val="00A27F76"/>
    <w:rsid w:val="00A300EF"/>
    <w:rsid w:val="00A3022C"/>
    <w:rsid w:val="00A30236"/>
    <w:rsid w:val="00A302D9"/>
    <w:rsid w:val="00A304F3"/>
    <w:rsid w:val="00A30697"/>
    <w:rsid w:val="00A306E5"/>
    <w:rsid w:val="00A306FC"/>
    <w:rsid w:val="00A30C27"/>
    <w:rsid w:val="00A31856"/>
    <w:rsid w:val="00A3186B"/>
    <w:rsid w:val="00A319BB"/>
    <w:rsid w:val="00A3203A"/>
    <w:rsid w:val="00A321DB"/>
    <w:rsid w:val="00A3239B"/>
    <w:rsid w:val="00A32418"/>
    <w:rsid w:val="00A32464"/>
    <w:rsid w:val="00A32756"/>
    <w:rsid w:val="00A327DD"/>
    <w:rsid w:val="00A32C69"/>
    <w:rsid w:val="00A32CED"/>
    <w:rsid w:val="00A33172"/>
    <w:rsid w:val="00A33286"/>
    <w:rsid w:val="00A3351C"/>
    <w:rsid w:val="00A33774"/>
    <w:rsid w:val="00A33806"/>
    <w:rsid w:val="00A33875"/>
    <w:rsid w:val="00A3388C"/>
    <w:rsid w:val="00A338E4"/>
    <w:rsid w:val="00A33B6F"/>
    <w:rsid w:val="00A33C8A"/>
    <w:rsid w:val="00A33CA3"/>
    <w:rsid w:val="00A33DE9"/>
    <w:rsid w:val="00A33E08"/>
    <w:rsid w:val="00A342C0"/>
    <w:rsid w:val="00A3434E"/>
    <w:rsid w:val="00A3451A"/>
    <w:rsid w:val="00A34850"/>
    <w:rsid w:val="00A34A6F"/>
    <w:rsid w:val="00A34AC0"/>
    <w:rsid w:val="00A34E05"/>
    <w:rsid w:val="00A34EC5"/>
    <w:rsid w:val="00A34F03"/>
    <w:rsid w:val="00A35408"/>
    <w:rsid w:val="00A356ED"/>
    <w:rsid w:val="00A35E6C"/>
    <w:rsid w:val="00A35F65"/>
    <w:rsid w:val="00A36085"/>
    <w:rsid w:val="00A3698B"/>
    <w:rsid w:val="00A369C3"/>
    <w:rsid w:val="00A36A0D"/>
    <w:rsid w:val="00A36A43"/>
    <w:rsid w:val="00A36A8C"/>
    <w:rsid w:val="00A36E88"/>
    <w:rsid w:val="00A372BE"/>
    <w:rsid w:val="00A37420"/>
    <w:rsid w:val="00A378BD"/>
    <w:rsid w:val="00A3794E"/>
    <w:rsid w:val="00A37991"/>
    <w:rsid w:val="00A37A59"/>
    <w:rsid w:val="00A40024"/>
    <w:rsid w:val="00A4028F"/>
    <w:rsid w:val="00A40465"/>
    <w:rsid w:val="00A40539"/>
    <w:rsid w:val="00A40738"/>
    <w:rsid w:val="00A4099A"/>
    <w:rsid w:val="00A40A31"/>
    <w:rsid w:val="00A40DBC"/>
    <w:rsid w:val="00A41540"/>
    <w:rsid w:val="00A415DE"/>
    <w:rsid w:val="00A41754"/>
    <w:rsid w:val="00A41AC6"/>
    <w:rsid w:val="00A41B77"/>
    <w:rsid w:val="00A41CE1"/>
    <w:rsid w:val="00A41D65"/>
    <w:rsid w:val="00A41D7F"/>
    <w:rsid w:val="00A420EE"/>
    <w:rsid w:val="00A425AE"/>
    <w:rsid w:val="00A425BE"/>
    <w:rsid w:val="00A429E6"/>
    <w:rsid w:val="00A42A12"/>
    <w:rsid w:val="00A42B42"/>
    <w:rsid w:val="00A43033"/>
    <w:rsid w:val="00A43071"/>
    <w:rsid w:val="00A43503"/>
    <w:rsid w:val="00A43571"/>
    <w:rsid w:val="00A43730"/>
    <w:rsid w:val="00A438AD"/>
    <w:rsid w:val="00A438C0"/>
    <w:rsid w:val="00A438DA"/>
    <w:rsid w:val="00A43AF7"/>
    <w:rsid w:val="00A43C15"/>
    <w:rsid w:val="00A43DEA"/>
    <w:rsid w:val="00A43F94"/>
    <w:rsid w:val="00A442A7"/>
    <w:rsid w:val="00A4443C"/>
    <w:rsid w:val="00A448F6"/>
    <w:rsid w:val="00A44A7D"/>
    <w:rsid w:val="00A44CF1"/>
    <w:rsid w:val="00A44CFD"/>
    <w:rsid w:val="00A44DD5"/>
    <w:rsid w:val="00A451F4"/>
    <w:rsid w:val="00A453AB"/>
    <w:rsid w:val="00A45607"/>
    <w:rsid w:val="00A45707"/>
    <w:rsid w:val="00A4599F"/>
    <w:rsid w:val="00A45D26"/>
    <w:rsid w:val="00A45F20"/>
    <w:rsid w:val="00A45FF9"/>
    <w:rsid w:val="00A460CE"/>
    <w:rsid w:val="00A46216"/>
    <w:rsid w:val="00A462C0"/>
    <w:rsid w:val="00A46320"/>
    <w:rsid w:val="00A4639D"/>
    <w:rsid w:val="00A463B1"/>
    <w:rsid w:val="00A46480"/>
    <w:rsid w:val="00A46549"/>
    <w:rsid w:val="00A46EDD"/>
    <w:rsid w:val="00A471C5"/>
    <w:rsid w:val="00A476C4"/>
    <w:rsid w:val="00A477B7"/>
    <w:rsid w:val="00A47827"/>
    <w:rsid w:val="00A47A36"/>
    <w:rsid w:val="00A47A3B"/>
    <w:rsid w:val="00A47A65"/>
    <w:rsid w:val="00A47BEE"/>
    <w:rsid w:val="00A47DB0"/>
    <w:rsid w:val="00A47FDD"/>
    <w:rsid w:val="00A5000A"/>
    <w:rsid w:val="00A501A9"/>
    <w:rsid w:val="00A50209"/>
    <w:rsid w:val="00A50629"/>
    <w:rsid w:val="00A50A90"/>
    <w:rsid w:val="00A50C90"/>
    <w:rsid w:val="00A50EFB"/>
    <w:rsid w:val="00A50F24"/>
    <w:rsid w:val="00A5124D"/>
    <w:rsid w:val="00A513D1"/>
    <w:rsid w:val="00A51712"/>
    <w:rsid w:val="00A51B9E"/>
    <w:rsid w:val="00A51DC9"/>
    <w:rsid w:val="00A520D5"/>
    <w:rsid w:val="00A521F2"/>
    <w:rsid w:val="00A52555"/>
    <w:rsid w:val="00A526E1"/>
    <w:rsid w:val="00A52824"/>
    <w:rsid w:val="00A5286D"/>
    <w:rsid w:val="00A52B88"/>
    <w:rsid w:val="00A53196"/>
    <w:rsid w:val="00A53251"/>
    <w:rsid w:val="00A533A6"/>
    <w:rsid w:val="00A53426"/>
    <w:rsid w:val="00A53467"/>
    <w:rsid w:val="00A53615"/>
    <w:rsid w:val="00A536B5"/>
    <w:rsid w:val="00A5396D"/>
    <w:rsid w:val="00A53B85"/>
    <w:rsid w:val="00A53F88"/>
    <w:rsid w:val="00A54013"/>
    <w:rsid w:val="00A54062"/>
    <w:rsid w:val="00A5418F"/>
    <w:rsid w:val="00A541E4"/>
    <w:rsid w:val="00A54642"/>
    <w:rsid w:val="00A5473C"/>
    <w:rsid w:val="00A54905"/>
    <w:rsid w:val="00A5499B"/>
    <w:rsid w:val="00A549F0"/>
    <w:rsid w:val="00A54B60"/>
    <w:rsid w:val="00A54CF4"/>
    <w:rsid w:val="00A54EF4"/>
    <w:rsid w:val="00A554CE"/>
    <w:rsid w:val="00A5571E"/>
    <w:rsid w:val="00A557BF"/>
    <w:rsid w:val="00A558C1"/>
    <w:rsid w:val="00A55B84"/>
    <w:rsid w:val="00A55E3D"/>
    <w:rsid w:val="00A55E9F"/>
    <w:rsid w:val="00A55F3D"/>
    <w:rsid w:val="00A560C2"/>
    <w:rsid w:val="00A562F4"/>
    <w:rsid w:val="00A563E0"/>
    <w:rsid w:val="00A56B6C"/>
    <w:rsid w:val="00A57246"/>
    <w:rsid w:val="00A572BE"/>
    <w:rsid w:val="00A5747F"/>
    <w:rsid w:val="00A57E05"/>
    <w:rsid w:val="00A57E76"/>
    <w:rsid w:val="00A6039A"/>
    <w:rsid w:val="00A60A2A"/>
    <w:rsid w:val="00A60A3C"/>
    <w:rsid w:val="00A60D2F"/>
    <w:rsid w:val="00A60FC7"/>
    <w:rsid w:val="00A610AE"/>
    <w:rsid w:val="00A6116B"/>
    <w:rsid w:val="00A61450"/>
    <w:rsid w:val="00A61996"/>
    <w:rsid w:val="00A61E92"/>
    <w:rsid w:val="00A61F47"/>
    <w:rsid w:val="00A621AB"/>
    <w:rsid w:val="00A621DB"/>
    <w:rsid w:val="00A6271C"/>
    <w:rsid w:val="00A62AF5"/>
    <w:rsid w:val="00A62BAB"/>
    <w:rsid w:val="00A62D2B"/>
    <w:rsid w:val="00A62DBD"/>
    <w:rsid w:val="00A6318B"/>
    <w:rsid w:val="00A633AB"/>
    <w:rsid w:val="00A63742"/>
    <w:rsid w:val="00A63C7F"/>
    <w:rsid w:val="00A63F83"/>
    <w:rsid w:val="00A63F88"/>
    <w:rsid w:val="00A63FF4"/>
    <w:rsid w:val="00A6422C"/>
    <w:rsid w:val="00A643C8"/>
    <w:rsid w:val="00A64415"/>
    <w:rsid w:val="00A64464"/>
    <w:rsid w:val="00A64664"/>
    <w:rsid w:val="00A64896"/>
    <w:rsid w:val="00A648B6"/>
    <w:rsid w:val="00A64D6C"/>
    <w:rsid w:val="00A64F0F"/>
    <w:rsid w:val="00A6551B"/>
    <w:rsid w:val="00A6553D"/>
    <w:rsid w:val="00A6559A"/>
    <w:rsid w:val="00A658EF"/>
    <w:rsid w:val="00A65E23"/>
    <w:rsid w:val="00A65FD2"/>
    <w:rsid w:val="00A6610F"/>
    <w:rsid w:val="00A66130"/>
    <w:rsid w:val="00A66447"/>
    <w:rsid w:val="00A665BE"/>
    <w:rsid w:val="00A667B2"/>
    <w:rsid w:val="00A66898"/>
    <w:rsid w:val="00A66B4A"/>
    <w:rsid w:val="00A66B8A"/>
    <w:rsid w:val="00A66C44"/>
    <w:rsid w:val="00A66D85"/>
    <w:rsid w:val="00A66E57"/>
    <w:rsid w:val="00A670F1"/>
    <w:rsid w:val="00A67416"/>
    <w:rsid w:val="00A676DA"/>
    <w:rsid w:val="00A6771B"/>
    <w:rsid w:val="00A679FB"/>
    <w:rsid w:val="00A67A46"/>
    <w:rsid w:val="00A67A50"/>
    <w:rsid w:val="00A67DDC"/>
    <w:rsid w:val="00A67FA9"/>
    <w:rsid w:val="00A70125"/>
    <w:rsid w:val="00A702C6"/>
    <w:rsid w:val="00A70464"/>
    <w:rsid w:val="00A70670"/>
    <w:rsid w:val="00A706E5"/>
    <w:rsid w:val="00A70E9A"/>
    <w:rsid w:val="00A70EBC"/>
    <w:rsid w:val="00A7105D"/>
    <w:rsid w:val="00A7130D"/>
    <w:rsid w:val="00A71439"/>
    <w:rsid w:val="00A7151B"/>
    <w:rsid w:val="00A7161F"/>
    <w:rsid w:val="00A717B7"/>
    <w:rsid w:val="00A719FB"/>
    <w:rsid w:val="00A71CB4"/>
    <w:rsid w:val="00A71EDA"/>
    <w:rsid w:val="00A726E4"/>
    <w:rsid w:val="00A72C3B"/>
    <w:rsid w:val="00A72C9B"/>
    <w:rsid w:val="00A72EE1"/>
    <w:rsid w:val="00A730B1"/>
    <w:rsid w:val="00A731DF"/>
    <w:rsid w:val="00A7325E"/>
    <w:rsid w:val="00A73406"/>
    <w:rsid w:val="00A73B8C"/>
    <w:rsid w:val="00A73BCB"/>
    <w:rsid w:val="00A73C5C"/>
    <w:rsid w:val="00A73DCE"/>
    <w:rsid w:val="00A73FAD"/>
    <w:rsid w:val="00A73FAF"/>
    <w:rsid w:val="00A73FF7"/>
    <w:rsid w:val="00A74102"/>
    <w:rsid w:val="00A74163"/>
    <w:rsid w:val="00A74329"/>
    <w:rsid w:val="00A745BA"/>
    <w:rsid w:val="00A74C04"/>
    <w:rsid w:val="00A75191"/>
    <w:rsid w:val="00A7586B"/>
    <w:rsid w:val="00A758DB"/>
    <w:rsid w:val="00A758F8"/>
    <w:rsid w:val="00A759BA"/>
    <w:rsid w:val="00A75D36"/>
    <w:rsid w:val="00A75E15"/>
    <w:rsid w:val="00A75E8F"/>
    <w:rsid w:val="00A765EA"/>
    <w:rsid w:val="00A7673D"/>
    <w:rsid w:val="00A768DF"/>
    <w:rsid w:val="00A769A2"/>
    <w:rsid w:val="00A769CF"/>
    <w:rsid w:val="00A76AC2"/>
    <w:rsid w:val="00A76E36"/>
    <w:rsid w:val="00A77176"/>
    <w:rsid w:val="00A77285"/>
    <w:rsid w:val="00A77768"/>
    <w:rsid w:val="00A7785B"/>
    <w:rsid w:val="00A77C39"/>
    <w:rsid w:val="00A77DE1"/>
    <w:rsid w:val="00A77F2C"/>
    <w:rsid w:val="00A790D2"/>
    <w:rsid w:val="00A80058"/>
    <w:rsid w:val="00A8015F"/>
    <w:rsid w:val="00A803C9"/>
    <w:rsid w:val="00A80460"/>
    <w:rsid w:val="00A8067D"/>
    <w:rsid w:val="00A8090D"/>
    <w:rsid w:val="00A80910"/>
    <w:rsid w:val="00A80C3D"/>
    <w:rsid w:val="00A80F5B"/>
    <w:rsid w:val="00A81129"/>
    <w:rsid w:val="00A81174"/>
    <w:rsid w:val="00A812F0"/>
    <w:rsid w:val="00A8130E"/>
    <w:rsid w:val="00A816EB"/>
    <w:rsid w:val="00A817CC"/>
    <w:rsid w:val="00A81BFA"/>
    <w:rsid w:val="00A81F74"/>
    <w:rsid w:val="00A82178"/>
    <w:rsid w:val="00A8238F"/>
    <w:rsid w:val="00A82633"/>
    <w:rsid w:val="00A8274F"/>
    <w:rsid w:val="00A82942"/>
    <w:rsid w:val="00A829DD"/>
    <w:rsid w:val="00A832BB"/>
    <w:rsid w:val="00A83754"/>
    <w:rsid w:val="00A839C5"/>
    <w:rsid w:val="00A83C85"/>
    <w:rsid w:val="00A83CEB"/>
    <w:rsid w:val="00A83EF4"/>
    <w:rsid w:val="00A84054"/>
    <w:rsid w:val="00A8410F"/>
    <w:rsid w:val="00A841FF"/>
    <w:rsid w:val="00A84276"/>
    <w:rsid w:val="00A847E3"/>
    <w:rsid w:val="00A849E4"/>
    <w:rsid w:val="00A84A55"/>
    <w:rsid w:val="00A84C04"/>
    <w:rsid w:val="00A84DFB"/>
    <w:rsid w:val="00A84E2A"/>
    <w:rsid w:val="00A84E65"/>
    <w:rsid w:val="00A84EFD"/>
    <w:rsid w:val="00A84F0D"/>
    <w:rsid w:val="00A852F4"/>
    <w:rsid w:val="00A8555A"/>
    <w:rsid w:val="00A85625"/>
    <w:rsid w:val="00A85B42"/>
    <w:rsid w:val="00A85BB5"/>
    <w:rsid w:val="00A85C10"/>
    <w:rsid w:val="00A85CA6"/>
    <w:rsid w:val="00A85DA2"/>
    <w:rsid w:val="00A85E1B"/>
    <w:rsid w:val="00A85F52"/>
    <w:rsid w:val="00A861A7"/>
    <w:rsid w:val="00A86390"/>
    <w:rsid w:val="00A864DF"/>
    <w:rsid w:val="00A86625"/>
    <w:rsid w:val="00A867A7"/>
    <w:rsid w:val="00A867DC"/>
    <w:rsid w:val="00A869C8"/>
    <w:rsid w:val="00A86A23"/>
    <w:rsid w:val="00A86AC9"/>
    <w:rsid w:val="00A86C1A"/>
    <w:rsid w:val="00A86E67"/>
    <w:rsid w:val="00A87252"/>
    <w:rsid w:val="00A87482"/>
    <w:rsid w:val="00A8782E"/>
    <w:rsid w:val="00A879A9"/>
    <w:rsid w:val="00A87AD2"/>
    <w:rsid w:val="00A901EC"/>
    <w:rsid w:val="00A9021F"/>
    <w:rsid w:val="00A90609"/>
    <w:rsid w:val="00A90805"/>
    <w:rsid w:val="00A9088D"/>
    <w:rsid w:val="00A90987"/>
    <w:rsid w:val="00A90A29"/>
    <w:rsid w:val="00A90B09"/>
    <w:rsid w:val="00A90CBE"/>
    <w:rsid w:val="00A910DD"/>
    <w:rsid w:val="00A91120"/>
    <w:rsid w:val="00A91685"/>
    <w:rsid w:val="00A916E9"/>
    <w:rsid w:val="00A91985"/>
    <w:rsid w:val="00A91AFD"/>
    <w:rsid w:val="00A91D13"/>
    <w:rsid w:val="00A91DBC"/>
    <w:rsid w:val="00A91F0E"/>
    <w:rsid w:val="00A92019"/>
    <w:rsid w:val="00A92172"/>
    <w:rsid w:val="00A92481"/>
    <w:rsid w:val="00A929C1"/>
    <w:rsid w:val="00A92CA8"/>
    <w:rsid w:val="00A9333C"/>
    <w:rsid w:val="00A933F8"/>
    <w:rsid w:val="00A9340A"/>
    <w:rsid w:val="00A93557"/>
    <w:rsid w:val="00A935E0"/>
    <w:rsid w:val="00A9395D"/>
    <w:rsid w:val="00A93BCB"/>
    <w:rsid w:val="00A93D05"/>
    <w:rsid w:val="00A93F5A"/>
    <w:rsid w:val="00A9409B"/>
    <w:rsid w:val="00A9448F"/>
    <w:rsid w:val="00A94500"/>
    <w:rsid w:val="00A94972"/>
    <w:rsid w:val="00A95120"/>
    <w:rsid w:val="00A95430"/>
    <w:rsid w:val="00A95510"/>
    <w:rsid w:val="00A95636"/>
    <w:rsid w:val="00A95733"/>
    <w:rsid w:val="00A9579E"/>
    <w:rsid w:val="00A95856"/>
    <w:rsid w:val="00A9587A"/>
    <w:rsid w:val="00A95F29"/>
    <w:rsid w:val="00A95FB4"/>
    <w:rsid w:val="00A95FF6"/>
    <w:rsid w:val="00A964FA"/>
    <w:rsid w:val="00A965E1"/>
    <w:rsid w:val="00A96A50"/>
    <w:rsid w:val="00A96C6A"/>
    <w:rsid w:val="00A96DBD"/>
    <w:rsid w:val="00A96E87"/>
    <w:rsid w:val="00A97069"/>
    <w:rsid w:val="00A9721A"/>
    <w:rsid w:val="00A972B5"/>
    <w:rsid w:val="00A97401"/>
    <w:rsid w:val="00A97443"/>
    <w:rsid w:val="00A97726"/>
    <w:rsid w:val="00A9796D"/>
    <w:rsid w:val="00A97A66"/>
    <w:rsid w:val="00A97F80"/>
    <w:rsid w:val="00AA0168"/>
    <w:rsid w:val="00AA028B"/>
    <w:rsid w:val="00AA0709"/>
    <w:rsid w:val="00AA0FC0"/>
    <w:rsid w:val="00AA127F"/>
    <w:rsid w:val="00AA1365"/>
    <w:rsid w:val="00AA15ED"/>
    <w:rsid w:val="00AA16DC"/>
    <w:rsid w:val="00AA19EE"/>
    <w:rsid w:val="00AA1A0E"/>
    <w:rsid w:val="00AA1A8B"/>
    <w:rsid w:val="00AA1B1B"/>
    <w:rsid w:val="00AA1DE5"/>
    <w:rsid w:val="00AA1E06"/>
    <w:rsid w:val="00AA208D"/>
    <w:rsid w:val="00AA225D"/>
    <w:rsid w:val="00AA22B4"/>
    <w:rsid w:val="00AA2341"/>
    <w:rsid w:val="00AA25F4"/>
    <w:rsid w:val="00AA2822"/>
    <w:rsid w:val="00AA2E4B"/>
    <w:rsid w:val="00AA30E8"/>
    <w:rsid w:val="00AA35CD"/>
    <w:rsid w:val="00AA36EF"/>
    <w:rsid w:val="00AA390F"/>
    <w:rsid w:val="00AA399D"/>
    <w:rsid w:val="00AA3B66"/>
    <w:rsid w:val="00AA3BB4"/>
    <w:rsid w:val="00AA4166"/>
    <w:rsid w:val="00AA423E"/>
    <w:rsid w:val="00AA427A"/>
    <w:rsid w:val="00AA4CEC"/>
    <w:rsid w:val="00AA4DF6"/>
    <w:rsid w:val="00AA4ECE"/>
    <w:rsid w:val="00AA4F82"/>
    <w:rsid w:val="00AA5035"/>
    <w:rsid w:val="00AA549F"/>
    <w:rsid w:val="00AA54DB"/>
    <w:rsid w:val="00AA5722"/>
    <w:rsid w:val="00AA592D"/>
    <w:rsid w:val="00AA5C03"/>
    <w:rsid w:val="00AA5C17"/>
    <w:rsid w:val="00AA5C66"/>
    <w:rsid w:val="00AA5CE8"/>
    <w:rsid w:val="00AA617A"/>
    <w:rsid w:val="00AA6241"/>
    <w:rsid w:val="00AA62E8"/>
    <w:rsid w:val="00AA64D7"/>
    <w:rsid w:val="00AA65E4"/>
    <w:rsid w:val="00AA6665"/>
    <w:rsid w:val="00AA67E0"/>
    <w:rsid w:val="00AA6B46"/>
    <w:rsid w:val="00AA6DDF"/>
    <w:rsid w:val="00AA75DD"/>
    <w:rsid w:val="00AA793B"/>
    <w:rsid w:val="00AA79D2"/>
    <w:rsid w:val="00AA7A16"/>
    <w:rsid w:val="00AA7A75"/>
    <w:rsid w:val="00AA7C22"/>
    <w:rsid w:val="00AA7D63"/>
    <w:rsid w:val="00AA7EA5"/>
    <w:rsid w:val="00AB05D8"/>
    <w:rsid w:val="00AB07F7"/>
    <w:rsid w:val="00AB0C97"/>
    <w:rsid w:val="00AB0E5C"/>
    <w:rsid w:val="00AB1293"/>
    <w:rsid w:val="00AB1341"/>
    <w:rsid w:val="00AB135D"/>
    <w:rsid w:val="00AB188C"/>
    <w:rsid w:val="00AB18D2"/>
    <w:rsid w:val="00AB2314"/>
    <w:rsid w:val="00AB2416"/>
    <w:rsid w:val="00AB24A7"/>
    <w:rsid w:val="00AB267D"/>
    <w:rsid w:val="00AB2833"/>
    <w:rsid w:val="00AB295E"/>
    <w:rsid w:val="00AB29C4"/>
    <w:rsid w:val="00AB29CC"/>
    <w:rsid w:val="00AB2AC8"/>
    <w:rsid w:val="00AB2D06"/>
    <w:rsid w:val="00AB3220"/>
    <w:rsid w:val="00AB346E"/>
    <w:rsid w:val="00AB3C6F"/>
    <w:rsid w:val="00AB3F4D"/>
    <w:rsid w:val="00AB3F9C"/>
    <w:rsid w:val="00AB3FB5"/>
    <w:rsid w:val="00AB3FF2"/>
    <w:rsid w:val="00AB4071"/>
    <w:rsid w:val="00AB4093"/>
    <w:rsid w:val="00AB40F3"/>
    <w:rsid w:val="00AB4120"/>
    <w:rsid w:val="00AB421A"/>
    <w:rsid w:val="00AB4296"/>
    <w:rsid w:val="00AB4297"/>
    <w:rsid w:val="00AB481D"/>
    <w:rsid w:val="00AB4F05"/>
    <w:rsid w:val="00AB513F"/>
    <w:rsid w:val="00AB5231"/>
    <w:rsid w:val="00AB5453"/>
    <w:rsid w:val="00AB56E0"/>
    <w:rsid w:val="00AB592F"/>
    <w:rsid w:val="00AB61DF"/>
    <w:rsid w:val="00AB637B"/>
    <w:rsid w:val="00AB6508"/>
    <w:rsid w:val="00AB6522"/>
    <w:rsid w:val="00AB68B2"/>
    <w:rsid w:val="00AB6991"/>
    <w:rsid w:val="00AB6AD3"/>
    <w:rsid w:val="00AB6CE8"/>
    <w:rsid w:val="00AB6D8D"/>
    <w:rsid w:val="00AB6DE8"/>
    <w:rsid w:val="00AB6F6D"/>
    <w:rsid w:val="00AB713F"/>
    <w:rsid w:val="00AB727A"/>
    <w:rsid w:val="00AB72BA"/>
    <w:rsid w:val="00AB7351"/>
    <w:rsid w:val="00AB7792"/>
    <w:rsid w:val="00AB7895"/>
    <w:rsid w:val="00AB791C"/>
    <w:rsid w:val="00AB7ECC"/>
    <w:rsid w:val="00AC06FE"/>
    <w:rsid w:val="00AC0CA3"/>
    <w:rsid w:val="00AC0ED9"/>
    <w:rsid w:val="00AC0F53"/>
    <w:rsid w:val="00AC0F8E"/>
    <w:rsid w:val="00AC1037"/>
    <w:rsid w:val="00AC10CF"/>
    <w:rsid w:val="00AC121A"/>
    <w:rsid w:val="00AC1327"/>
    <w:rsid w:val="00AC1361"/>
    <w:rsid w:val="00AC1BA2"/>
    <w:rsid w:val="00AC1FDC"/>
    <w:rsid w:val="00AC2429"/>
    <w:rsid w:val="00AC246C"/>
    <w:rsid w:val="00AC28B1"/>
    <w:rsid w:val="00AC2AA3"/>
    <w:rsid w:val="00AC2AAD"/>
    <w:rsid w:val="00AC2BEB"/>
    <w:rsid w:val="00AC2C27"/>
    <w:rsid w:val="00AC2C37"/>
    <w:rsid w:val="00AC2D77"/>
    <w:rsid w:val="00AC32F1"/>
    <w:rsid w:val="00AC333C"/>
    <w:rsid w:val="00AC3730"/>
    <w:rsid w:val="00AC37FD"/>
    <w:rsid w:val="00AC3F30"/>
    <w:rsid w:val="00AC4443"/>
    <w:rsid w:val="00AC48BC"/>
    <w:rsid w:val="00AC4A95"/>
    <w:rsid w:val="00AC4BF3"/>
    <w:rsid w:val="00AC4D58"/>
    <w:rsid w:val="00AC5674"/>
    <w:rsid w:val="00AC574D"/>
    <w:rsid w:val="00AC58A1"/>
    <w:rsid w:val="00AC5A42"/>
    <w:rsid w:val="00AC5B2F"/>
    <w:rsid w:val="00AC5FE9"/>
    <w:rsid w:val="00AC6257"/>
    <w:rsid w:val="00AC6416"/>
    <w:rsid w:val="00AC684C"/>
    <w:rsid w:val="00AC6928"/>
    <w:rsid w:val="00AC6DB5"/>
    <w:rsid w:val="00AC6E2F"/>
    <w:rsid w:val="00AC6F0A"/>
    <w:rsid w:val="00AC6FC9"/>
    <w:rsid w:val="00AC741A"/>
    <w:rsid w:val="00AC76FA"/>
    <w:rsid w:val="00AC77CC"/>
    <w:rsid w:val="00AC7890"/>
    <w:rsid w:val="00AD01FC"/>
    <w:rsid w:val="00AD0542"/>
    <w:rsid w:val="00AD082F"/>
    <w:rsid w:val="00AD09D0"/>
    <w:rsid w:val="00AD0CA5"/>
    <w:rsid w:val="00AD0EDA"/>
    <w:rsid w:val="00AD13EA"/>
    <w:rsid w:val="00AD1963"/>
    <w:rsid w:val="00AD19E4"/>
    <w:rsid w:val="00AD1A29"/>
    <w:rsid w:val="00AD1A64"/>
    <w:rsid w:val="00AD1AF7"/>
    <w:rsid w:val="00AD1D69"/>
    <w:rsid w:val="00AD2180"/>
    <w:rsid w:val="00AD22AA"/>
    <w:rsid w:val="00AD25EA"/>
    <w:rsid w:val="00AD28C9"/>
    <w:rsid w:val="00AD2980"/>
    <w:rsid w:val="00AD2DC2"/>
    <w:rsid w:val="00AD2EBC"/>
    <w:rsid w:val="00AD2FB1"/>
    <w:rsid w:val="00AD33B7"/>
    <w:rsid w:val="00AD3496"/>
    <w:rsid w:val="00AD37D2"/>
    <w:rsid w:val="00AD3AF2"/>
    <w:rsid w:val="00AD3B38"/>
    <w:rsid w:val="00AD3FC4"/>
    <w:rsid w:val="00AD4111"/>
    <w:rsid w:val="00AD42ED"/>
    <w:rsid w:val="00AD44AB"/>
    <w:rsid w:val="00AD49A1"/>
    <w:rsid w:val="00AD4BA1"/>
    <w:rsid w:val="00AD4E17"/>
    <w:rsid w:val="00AD5393"/>
    <w:rsid w:val="00AD5C47"/>
    <w:rsid w:val="00AD5C4B"/>
    <w:rsid w:val="00AD5C73"/>
    <w:rsid w:val="00AD5E37"/>
    <w:rsid w:val="00AD601B"/>
    <w:rsid w:val="00AD6114"/>
    <w:rsid w:val="00AD61E0"/>
    <w:rsid w:val="00AD660E"/>
    <w:rsid w:val="00AD6630"/>
    <w:rsid w:val="00AD67F8"/>
    <w:rsid w:val="00AD6A81"/>
    <w:rsid w:val="00AD6BBA"/>
    <w:rsid w:val="00AD6D19"/>
    <w:rsid w:val="00AD6DA9"/>
    <w:rsid w:val="00AD6DAF"/>
    <w:rsid w:val="00AD703E"/>
    <w:rsid w:val="00AD7088"/>
    <w:rsid w:val="00AD7095"/>
    <w:rsid w:val="00AD733C"/>
    <w:rsid w:val="00AD74F7"/>
    <w:rsid w:val="00AD7528"/>
    <w:rsid w:val="00AD75EF"/>
    <w:rsid w:val="00AD7A60"/>
    <w:rsid w:val="00AD7B02"/>
    <w:rsid w:val="00AE0080"/>
    <w:rsid w:val="00AE05FF"/>
    <w:rsid w:val="00AE06CF"/>
    <w:rsid w:val="00AE0A68"/>
    <w:rsid w:val="00AE0B58"/>
    <w:rsid w:val="00AE0F1B"/>
    <w:rsid w:val="00AE115C"/>
    <w:rsid w:val="00AE12B2"/>
    <w:rsid w:val="00AE15AB"/>
    <w:rsid w:val="00AE168C"/>
    <w:rsid w:val="00AE181C"/>
    <w:rsid w:val="00AE18E1"/>
    <w:rsid w:val="00AE196B"/>
    <w:rsid w:val="00AE1A14"/>
    <w:rsid w:val="00AE1DAC"/>
    <w:rsid w:val="00AE1F85"/>
    <w:rsid w:val="00AE2524"/>
    <w:rsid w:val="00AE27DA"/>
    <w:rsid w:val="00AE2806"/>
    <w:rsid w:val="00AE287D"/>
    <w:rsid w:val="00AE28B2"/>
    <w:rsid w:val="00AE2BA2"/>
    <w:rsid w:val="00AE30F9"/>
    <w:rsid w:val="00AE3106"/>
    <w:rsid w:val="00AE3363"/>
    <w:rsid w:val="00AE34FB"/>
    <w:rsid w:val="00AE3661"/>
    <w:rsid w:val="00AE36DC"/>
    <w:rsid w:val="00AE38D3"/>
    <w:rsid w:val="00AE39F6"/>
    <w:rsid w:val="00AE3BCA"/>
    <w:rsid w:val="00AE3FF9"/>
    <w:rsid w:val="00AE4148"/>
    <w:rsid w:val="00AE44DB"/>
    <w:rsid w:val="00AE4631"/>
    <w:rsid w:val="00AE496E"/>
    <w:rsid w:val="00AE496F"/>
    <w:rsid w:val="00AE4C97"/>
    <w:rsid w:val="00AE4E83"/>
    <w:rsid w:val="00AE4F6F"/>
    <w:rsid w:val="00AE558C"/>
    <w:rsid w:val="00AE58F2"/>
    <w:rsid w:val="00AE5B0D"/>
    <w:rsid w:val="00AE5DE2"/>
    <w:rsid w:val="00AE5E8D"/>
    <w:rsid w:val="00AE6271"/>
    <w:rsid w:val="00AE63C4"/>
    <w:rsid w:val="00AE6447"/>
    <w:rsid w:val="00AE6604"/>
    <w:rsid w:val="00AE66AC"/>
    <w:rsid w:val="00AE67C8"/>
    <w:rsid w:val="00AE68CF"/>
    <w:rsid w:val="00AE6930"/>
    <w:rsid w:val="00AE6E0C"/>
    <w:rsid w:val="00AE70B3"/>
    <w:rsid w:val="00AE70FF"/>
    <w:rsid w:val="00AE7580"/>
    <w:rsid w:val="00AE75E1"/>
    <w:rsid w:val="00AE75E8"/>
    <w:rsid w:val="00AE7637"/>
    <w:rsid w:val="00AE7743"/>
    <w:rsid w:val="00AE77A6"/>
    <w:rsid w:val="00AE7D82"/>
    <w:rsid w:val="00AE7DD3"/>
    <w:rsid w:val="00AE7DF5"/>
    <w:rsid w:val="00AE7EE0"/>
    <w:rsid w:val="00AF04F5"/>
    <w:rsid w:val="00AF0594"/>
    <w:rsid w:val="00AF05C2"/>
    <w:rsid w:val="00AF05C3"/>
    <w:rsid w:val="00AF05DD"/>
    <w:rsid w:val="00AF0631"/>
    <w:rsid w:val="00AF08C8"/>
    <w:rsid w:val="00AF0CC0"/>
    <w:rsid w:val="00AF135A"/>
    <w:rsid w:val="00AF1413"/>
    <w:rsid w:val="00AF1727"/>
    <w:rsid w:val="00AF17D5"/>
    <w:rsid w:val="00AF1D2B"/>
    <w:rsid w:val="00AF1EA0"/>
    <w:rsid w:val="00AF22F0"/>
    <w:rsid w:val="00AF2347"/>
    <w:rsid w:val="00AF2568"/>
    <w:rsid w:val="00AF259E"/>
    <w:rsid w:val="00AF25EE"/>
    <w:rsid w:val="00AF2718"/>
    <w:rsid w:val="00AF28D6"/>
    <w:rsid w:val="00AF2FA0"/>
    <w:rsid w:val="00AF30AB"/>
    <w:rsid w:val="00AF3118"/>
    <w:rsid w:val="00AF325E"/>
    <w:rsid w:val="00AF3658"/>
    <w:rsid w:val="00AF37F7"/>
    <w:rsid w:val="00AF3DE6"/>
    <w:rsid w:val="00AF3F89"/>
    <w:rsid w:val="00AF40F1"/>
    <w:rsid w:val="00AF41DD"/>
    <w:rsid w:val="00AF4364"/>
    <w:rsid w:val="00AF4A69"/>
    <w:rsid w:val="00AF4B64"/>
    <w:rsid w:val="00AF4C7D"/>
    <w:rsid w:val="00AF4CEF"/>
    <w:rsid w:val="00AF4F6A"/>
    <w:rsid w:val="00AF4FFE"/>
    <w:rsid w:val="00AF501E"/>
    <w:rsid w:val="00AF52A8"/>
    <w:rsid w:val="00AF5320"/>
    <w:rsid w:val="00AF5395"/>
    <w:rsid w:val="00AF575B"/>
    <w:rsid w:val="00AF594E"/>
    <w:rsid w:val="00AF5B31"/>
    <w:rsid w:val="00AF5D0F"/>
    <w:rsid w:val="00AF5FF9"/>
    <w:rsid w:val="00AF640A"/>
    <w:rsid w:val="00AF66BB"/>
    <w:rsid w:val="00AF67DA"/>
    <w:rsid w:val="00AF6845"/>
    <w:rsid w:val="00AF6975"/>
    <w:rsid w:val="00AF6A46"/>
    <w:rsid w:val="00AF6A90"/>
    <w:rsid w:val="00AF6AC3"/>
    <w:rsid w:val="00AF6BEC"/>
    <w:rsid w:val="00AF6CA8"/>
    <w:rsid w:val="00AF6D44"/>
    <w:rsid w:val="00AF6E66"/>
    <w:rsid w:val="00AF6EB2"/>
    <w:rsid w:val="00AF6FD4"/>
    <w:rsid w:val="00AF71B6"/>
    <w:rsid w:val="00AF71B8"/>
    <w:rsid w:val="00AF72BB"/>
    <w:rsid w:val="00AF742A"/>
    <w:rsid w:val="00AF760D"/>
    <w:rsid w:val="00AF7C38"/>
    <w:rsid w:val="00AF7CAA"/>
    <w:rsid w:val="00AF7FA8"/>
    <w:rsid w:val="00AF7FF5"/>
    <w:rsid w:val="00B0015F"/>
    <w:rsid w:val="00B001AF"/>
    <w:rsid w:val="00B001C5"/>
    <w:rsid w:val="00B001FE"/>
    <w:rsid w:val="00B0034A"/>
    <w:rsid w:val="00B004FD"/>
    <w:rsid w:val="00B006F9"/>
    <w:rsid w:val="00B007EC"/>
    <w:rsid w:val="00B009A8"/>
    <w:rsid w:val="00B009E2"/>
    <w:rsid w:val="00B00B14"/>
    <w:rsid w:val="00B00D53"/>
    <w:rsid w:val="00B00DEA"/>
    <w:rsid w:val="00B01450"/>
    <w:rsid w:val="00B014D3"/>
    <w:rsid w:val="00B0153A"/>
    <w:rsid w:val="00B01564"/>
    <w:rsid w:val="00B01694"/>
    <w:rsid w:val="00B019C9"/>
    <w:rsid w:val="00B01A47"/>
    <w:rsid w:val="00B01A78"/>
    <w:rsid w:val="00B01D6F"/>
    <w:rsid w:val="00B01FAC"/>
    <w:rsid w:val="00B02146"/>
    <w:rsid w:val="00B023FD"/>
    <w:rsid w:val="00B026A6"/>
    <w:rsid w:val="00B02AA5"/>
    <w:rsid w:val="00B02EBC"/>
    <w:rsid w:val="00B0325D"/>
    <w:rsid w:val="00B03E48"/>
    <w:rsid w:val="00B0400F"/>
    <w:rsid w:val="00B04441"/>
    <w:rsid w:val="00B046AD"/>
    <w:rsid w:val="00B04821"/>
    <w:rsid w:val="00B04846"/>
    <w:rsid w:val="00B04B34"/>
    <w:rsid w:val="00B04BA5"/>
    <w:rsid w:val="00B04BE7"/>
    <w:rsid w:val="00B04CC3"/>
    <w:rsid w:val="00B04DE8"/>
    <w:rsid w:val="00B04E35"/>
    <w:rsid w:val="00B04E8A"/>
    <w:rsid w:val="00B04EEE"/>
    <w:rsid w:val="00B04F10"/>
    <w:rsid w:val="00B04FED"/>
    <w:rsid w:val="00B0536F"/>
    <w:rsid w:val="00B05541"/>
    <w:rsid w:val="00B05569"/>
    <w:rsid w:val="00B05951"/>
    <w:rsid w:val="00B05964"/>
    <w:rsid w:val="00B059A9"/>
    <w:rsid w:val="00B05B88"/>
    <w:rsid w:val="00B05D6B"/>
    <w:rsid w:val="00B05ED3"/>
    <w:rsid w:val="00B06035"/>
    <w:rsid w:val="00B062C7"/>
    <w:rsid w:val="00B0646C"/>
    <w:rsid w:val="00B06543"/>
    <w:rsid w:val="00B06D67"/>
    <w:rsid w:val="00B06FCF"/>
    <w:rsid w:val="00B073F6"/>
    <w:rsid w:val="00B0752E"/>
    <w:rsid w:val="00B07964"/>
    <w:rsid w:val="00B07AEC"/>
    <w:rsid w:val="00B07FCF"/>
    <w:rsid w:val="00B1007D"/>
    <w:rsid w:val="00B1012C"/>
    <w:rsid w:val="00B10522"/>
    <w:rsid w:val="00B10596"/>
    <w:rsid w:val="00B10607"/>
    <w:rsid w:val="00B106AD"/>
    <w:rsid w:val="00B10742"/>
    <w:rsid w:val="00B108D9"/>
    <w:rsid w:val="00B10913"/>
    <w:rsid w:val="00B10D70"/>
    <w:rsid w:val="00B10D8B"/>
    <w:rsid w:val="00B10EF1"/>
    <w:rsid w:val="00B10FE9"/>
    <w:rsid w:val="00B1135F"/>
    <w:rsid w:val="00B11385"/>
    <w:rsid w:val="00B11482"/>
    <w:rsid w:val="00B118F7"/>
    <w:rsid w:val="00B11982"/>
    <w:rsid w:val="00B11D5D"/>
    <w:rsid w:val="00B11DEB"/>
    <w:rsid w:val="00B11FD9"/>
    <w:rsid w:val="00B1219F"/>
    <w:rsid w:val="00B12600"/>
    <w:rsid w:val="00B12E91"/>
    <w:rsid w:val="00B134FE"/>
    <w:rsid w:val="00B13759"/>
    <w:rsid w:val="00B13AB0"/>
    <w:rsid w:val="00B13F74"/>
    <w:rsid w:val="00B14062"/>
    <w:rsid w:val="00B140DE"/>
    <w:rsid w:val="00B14298"/>
    <w:rsid w:val="00B142DA"/>
    <w:rsid w:val="00B145F0"/>
    <w:rsid w:val="00B147C5"/>
    <w:rsid w:val="00B14C48"/>
    <w:rsid w:val="00B14D82"/>
    <w:rsid w:val="00B14E23"/>
    <w:rsid w:val="00B14E33"/>
    <w:rsid w:val="00B15835"/>
    <w:rsid w:val="00B15BBC"/>
    <w:rsid w:val="00B16425"/>
    <w:rsid w:val="00B16526"/>
    <w:rsid w:val="00B16657"/>
    <w:rsid w:val="00B16996"/>
    <w:rsid w:val="00B16A6C"/>
    <w:rsid w:val="00B17306"/>
    <w:rsid w:val="00B1784C"/>
    <w:rsid w:val="00B17FB1"/>
    <w:rsid w:val="00B17FDE"/>
    <w:rsid w:val="00B200F3"/>
    <w:rsid w:val="00B20316"/>
    <w:rsid w:val="00B207F2"/>
    <w:rsid w:val="00B2093E"/>
    <w:rsid w:val="00B20D3D"/>
    <w:rsid w:val="00B21022"/>
    <w:rsid w:val="00B2121A"/>
    <w:rsid w:val="00B213D6"/>
    <w:rsid w:val="00B21419"/>
    <w:rsid w:val="00B2181F"/>
    <w:rsid w:val="00B21871"/>
    <w:rsid w:val="00B21903"/>
    <w:rsid w:val="00B21A38"/>
    <w:rsid w:val="00B21E93"/>
    <w:rsid w:val="00B21FA5"/>
    <w:rsid w:val="00B222CD"/>
    <w:rsid w:val="00B2230B"/>
    <w:rsid w:val="00B22414"/>
    <w:rsid w:val="00B22434"/>
    <w:rsid w:val="00B226ED"/>
    <w:rsid w:val="00B22715"/>
    <w:rsid w:val="00B228D0"/>
    <w:rsid w:val="00B228DF"/>
    <w:rsid w:val="00B22AAD"/>
    <w:rsid w:val="00B22C21"/>
    <w:rsid w:val="00B22FC2"/>
    <w:rsid w:val="00B22FDF"/>
    <w:rsid w:val="00B23004"/>
    <w:rsid w:val="00B23047"/>
    <w:rsid w:val="00B232B2"/>
    <w:rsid w:val="00B233CB"/>
    <w:rsid w:val="00B23641"/>
    <w:rsid w:val="00B239F4"/>
    <w:rsid w:val="00B23A0E"/>
    <w:rsid w:val="00B23A6C"/>
    <w:rsid w:val="00B23A80"/>
    <w:rsid w:val="00B23B4F"/>
    <w:rsid w:val="00B23C2F"/>
    <w:rsid w:val="00B23EB3"/>
    <w:rsid w:val="00B240F6"/>
    <w:rsid w:val="00B24143"/>
    <w:rsid w:val="00B24348"/>
    <w:rsid w:val="00B245B1"/>
    <w:rsid w:val="00B2477A"/>
    <w:rsid w:val="00B24836"/>
    <w:rsid w:val="00B249ED"/>
    <w:rsid w:val="00B24C11"/>
    <w:rsid w:val="00B24D14"/>
    <w:rsid w:val="00B24FC6"/>
    <w:rsid w:val="00B250F2"/>
    <w:rsid w:val="00B25118"/>
    <w:rsid w:val="00B2524F"/>
    <w:rsid w:val="00B2529C"/>
    <w:rsid w:val="00B254BF"/>
    <w:rsid w:val="00B255FB"/>
    <w:rsid w:val="00B260EC"/>
    <w:rsid w:val="00B264A1"/>
    <w:rsid w:val="00B26E88"/>
    <w:rsid w:val="00B27153"/>
    <w:rsid w:val="00B276CF"/>
    <w:rsid w:val="00B27C15"/>
    <w:rsid w:val="00B27C7A"/>
    <w:rsid w:val="00B27CD5"/>
    <w:rsid w:val="00B27DB7"/>
    <w:rsid w:val="00B27E8C"/>
    <w:rsid w:val="00B30060"/>
    <w:rsid w:val="00B30508"/>
    <w:rsid w:val="00B30551"/>
    <w:rsid w:val="00B307AD"/>
    <w:rsid w:val="00B3080E"/>
    <w:rsid w:val="00B30D51"/>
    <w:rsid w:val="00B30F3D"/>
    <w:rsid w:val="00B3101B"/>
    <w:rsid w:val="00B31212"/>
    <w:rsid w:val="00B31766"/>
    <w:rsid w:val="00B31768"/>
    <w:rsid w:val="00B317A1"/>
    <w:rsid w:val="00B318F7"/>
    <w:rsid w:val="00B31D25"/>
    <w:rsid w:val="00B31DB8"/>
    <w:rsid w:val="00B32167"/>
    <w:rsid w:val="00B3251E"/>
    <w:rsid w:val="00B32A92"/>
    <w:rsid w:val="00B32C80"/>
    <w:rsid w:val="00B3305B"/>
    <w:rsid w:val="00B33250"/>
    <w:rsid w:val="00B332CB"/>
    <w:rsid w:val="00B335E7"/>
    <w:rsid w:val="00B3368A"/>
    <w:rsid w:val="00B33A56"/>
    <w:rsid w:val="00B33CC8"/>
    <w:rsid w:val="00B33E7C"/>
    <w:rsid w:val="00B346F4"/>
    <w:rsid w:val="00B347F3"/>
    <w:rsid w:val="00B34FCF"/>
    <w:rsid w:val="00B3509A"/>
    <w:rsid w:val="00B350BE"/>
    <w:rsid w:val="00B350F2"/>
    <w:rsid w:val="00B351BE"/>
    <w:rsid w:val="00B351CE"/>
    <w:rsid w:val="00B352D4"/>
    <w:rsid w:val="00B355F4"/>
    <w:rsid w:val="00B356EF"/>
    <w:rsid w:val="00B358FF"/>
    <w:rsid w:val="00B35A6F"/>
    <w:rsid w:val="00B35A97"/>
    <w:rsid w:val="00B35D28"/>
    <w:rsid w:val="00B35D6A"/>
    <w:rsid w:val="00B35DB3"/>
    <w:rsid w:val="00B36097"/>
    <w:rsid w:val="00B360D9"/>
    <w:rsid w:val="00B361C0"/>
    <w:rsid w:val="00B361F3"/>
    <w:rsid w:val="00B363F3"/>
    <w:rsid w:val="00B36600"/>
    <w:rsid w:val="00B3665B"/>
    <w:rsid w:val="00B36767"/>
    <w:rsid w:val="00B367C1"/>
    <w:rsid w:val="00B36877"/>
    <w:rsid w:val="00B36A1A"/>
    <w:rsid w:val="00B36EA7"/>
    <w:rsid w:val="00B370E5"/>
    <w:rsid w:val="00B37AB0"/>
    <w:rsid w:val="00B37C09"/>
    <w:rsid w:val="00B37C29"/>
    <w:rsid w:val="00B37D1E"/>
    <w:rsid w:val="00B40296"/>
    <w:rsid w:val="00B402C0"/>
    <w:rsid w:val="00B40529"/>
    <w:rsid w:val="00B406D5"/>
    <w:rsid w:val="00B40D83"/>
    <w:rsid w:val="00B40DD4"/>
    <w:rsid w:val="00B4106D"/>
    <w:rsid w:val="00B414BB"/>
    <w:rsid w:val="00B415E6"/>
    <w:rsid w:val="00B41764"/>
    <w:rsid w:val="00B41835"/>
    <w:rsid w:val="00B41AE7"/>
    <w:rsid w:val="00B41E2F"/>
    <w:rsid w:val="00B41F60"/>
    <w:rsid w:val="00B41F9F"/>
    <w:rsid w:val="00B42344"/>
    <w:rsid w:val="00B42371"/>
    <w:rsid w:val="00B4244C"/>
    <w:rsid w:val="00B42560"/>
    <w:rsid w:val="00B4262C"/>
    <w:rsid w:val="00B42832"/>
    <w:rsid w:val="00B42C14"/>
    <w:rsid w:val="00B42C8B"/>
    <w:rsid w:val="00B42F44"/>
    <w:rsid w:val="00B42F67"/>
    <w:rsid w:val="00B433E7"/>
    <w:rsid w:val="00B43404"/>
    <w:rsid w:val="00B434D9"/>
    <w:rsid w:val="00B43502"/>
    <w:rsid w:val="00B4358B"/>
    <w:rsid w:val="00B43624"/>
    <w:rsid w:val="00B43627"/>
    <w:rsid w:val="00B43BA6"/>
    <w:rsid w:val="00B43CB2"/>
    <w:rsid w:val="00B43D8B"/>
    <w:rsid w:val="00B4405D"/>
    <w:rsid w:val="00B44378"/>
    <w:rsid w:val="00B44765"/>
    <w:rsid w:val="00B447B8"/>
    <w:rsid w:val="00B44806"/>
    <w:rsid w:val="00B4486F"/>
    <w:rsid w:val="00B449AA"/>
    <w:rsid w:val="00B44F29"/>
    <w:rsid w:val="00B4547A"/>
    <w:rsid w:val="00B454C4"/>
    <w:rsid w:val="00B454D1"/>
    <w:rsid w:val="00B4550D"/>
    <w:rsid w:val="00B45B5E"/>
    <w:rsid w:val="00B45EC8"/>
    <w:rsid w:val="00B45FCC"/>
    <w:rsid w:val="00B4626F"/>
    <w:rsid w:val="00B4636E"/>
    <w:rsid w:val="00B4675D"/>
    <w:rsid w:val="00B46776"/>
    <w:rsid w:val="00B46790"/>
    <w:rsid w:val="00B46C87"/>
    <w:rsid w:val="00B47144"/>
    <w:rsid w:val="00B472DE"/>
    <w:rsid w:val="00B4740B"/>
    <w:rsid w:val="00B47526"/>
    <w:rsid w:val="00B47803"/>
    <w:rsid w:val="00B479FD"/>
    <w:rsid w:val="00B47EC5"/>
    <w:rsid w:val="00B47FE9"/>
    <w:rsid w:val="00B5012C"/>
    <w:rsid w:val="00B505AA"/>
    <w:rsid w:val="00B5067D"/>
    <w:rsid w:val="00B50A6E"/>
    <w:rsid w:val="00B50B2E"/>
    <w:rsid w:val="00B50CA4"/>
    <w:rsid w:val="00B50E42"/>
    <w:rsid w:val="00B512E7"/>
    <w:rsid w:val="00B5159C"/>
    <w:rsid w:val="00B51820"/>
    <w:rsid w:val="00B5191E"/>
    <w:rsid w:val="00B51A67"/>
    <w:rsid w:val="00B51B1F"/>
    <w:rsid w:val="00B52024"/>
    <w:rsid w:val="00B52297"/>
    <w:rsid w:val="00B526D5"/>
    <w:rsid w:val="00B531D9"/>
    <w:rsid w:val="00B533CC"/>
    <w:rsid w:val="00B53992"/>
    <w:rsid w:val="00B53A0D"/>
    <w:rsid w:val="00B53B2F"/>
    <w:rsid w:val="00B53B9F"/>
    <w:rsid w:val="00B53C45"/>
    <w:rsid w:val="00B53D82"/>
    <w:rsid w:val="00B53E3C"/>
    <w:rsid w:val="00B53ED2"/>
    <w:rsid w:val="00B543FA"/>
    <w:rsid w:val="00B544B6"/>
    <w:rsid w:val="00B5460C"/>
    <w:rsid w:val="00B54665"/>
    <w:rsid w:val="00B5466C"/>
    <w:rsid w:val="00B54889"/>
    <w:rsid w:val="00B548DF"/>
    <w:rsid w:val="00B54BE3"/>
    <w:rsid w:val="00B54D40"/>
    <w:rsid w:val="00B55036"/>
    <w:rsid w:val="00B55045"/>
    <w:rsid w:val="00B55073"/>
    <w:rsid w:val="00B554E4"/>
    <w:rsid w:val="00B561D9"/>
    <w:rsid w:val="00B56492"/>
    <w:rsid w:val="00B56741"/>
    <w:rsid w:val="00B56924"/>
    <w:rsid w:val="00B56AEA"/>
    <w:rsid w:val="00B56D0C"/>
    <w:rsid w:val="00B56D89"/>
    <w:rsid w:val="00B56EA4"/>
    <w:rsid w:val="00B5709E"/>
    <w:rsid w:val="00B57214"/>
    <w:rsid w:val="00B57928"/>
    <w:rsid w:val="00B57DED"/>
    <w:rsid w:val="00B57F13"/>
    <w:rsid w:val="00B60218"/>
    <w:rsid w:val="00B6030C"/>
    <w:rsid w:val="00B603F0"/>
    <w:rsid w:val="00B6041C"/>
    <w:rsid w:val="00B605F0"/>
    <w:rsid w:val="00B606F7"/>
    <w:rsid w:val="00B608FE"/>
    <w:rsid w:val="00B60A71"/>
    <w:rsid w:val="00B60C90"/>
    <w:rsid w:val="00B60D31"/>
    <w:rsid w:val="00B60DEC"/>
    <w:rsid w:val="00B60EBF"/>
    <w:rsid w:val="00B610B7"/>
    <w:rsid w:val="00B6124F"/>
    <w:rsid w:val="00B6197C"/>
    <w:rsid w:val="00B61C94"/>
    <w:rsid w:val="00B61F3B"/>
    <w:rsid w:val="00B62584"/>
    <w:rsid w:val="00B625DF"/>
    <w:rsid w:val="00B6261B"/>
    <w:rsid w:val="00B6263C"/>
    <w:rsid w:val="00B62C6E"/>
    <w:rsid w:val="00B62E50"/>
    <w:rsid w:val="00B62F4A"/>
    <w:rsid w:val="00B631D8"/>
    <w:rsid w:val="00B63460"/>
    <w:rsid w:val="00B634C2"/>
    <w:rsid w:val="00B6369D"/>
    <w:rsid w:val="00B636D4"/>
    <w:rsid w:val="00B63746"/>
    <w:rsid w:val="00B638DC"/>
    <w:rsid w:val="00B63BC9"/>
    <w:rsid w:val="00B63C4F"/>
    <w:rsid w:val="00B63F65"/>
    <w:rsid w:val="00B63FBE"/>
    <w:rsid w:val="00B64512"/>
    <w:rsid w:val="00B646EF"/>
    <w:rsid w:val="00B6492E"/>
    <w:rsid w:val="00B64953"/>
    <w:rsid w:val="00B649A1"/>
    <w:rsid w:val="00B64A6B"/>
    <w:rsid w:val="00B64C84"/>
    <w:rsid w:val="00B6505F"/>
    <w:rsid w:val="00B650F4"/>
    <w:rsid w:val="00B65484"/>
    <w:rsid w:val="00B655C3"/>
    <w:rsid w:val="00B65741"/>
    <w:rsid w:val="00B657CB"/>
    <w:rsid w:val="00B658D1"/>
    <w:rsid w:val="00B65BFD"/>
    <w:rsid w:val="00B66019"/>
    <w:rsid w:val="00B662B4"/>
    <w:rsid w:val="00B6637B"/>
    <w:rsid w:val="00B66480"/>
    <w:rsid w:val="00B668A2"/>
    <w:rsid w:val="00B669E5"/>
    <w:rsid w:val="00B66A17"/>
    <w:rsid w:val="00B66B77"/>
    <w:rsid w:val="00B66E1A"/>
    <w:rsid w:val="00B66FEC"/>
    <w:rsid w:val="00B674B6"/>
    <w:rsid w:val="00B678FA"/>
    <w:rsid w:val="00B67B73"/>
    <w:rsid w:val="00B67F2C"/>
    <w:rsid w:val="00B701A8"/>
    <w:rsid w:val="00B704F6"/>
    <w:rsid w:val="00B708B9"/>
    <w:rsid w:val="00B7094A"/>
    <w:rsid w:val="00B70AEE"/>
    <w:rsid w:val="00B70E95"/>
    <w:rsid w:val="00B70EFA"/>
    <w:rsid w:val="00B7112B"/>
    <w:rsid w:val="00B712D3"/>
    <w:rsid w:val="00B71523"/>
    <w:rsid w:val="00B71807"/>
    <w:rsid w:val="00B71D67"/>
    <w:rsid w:val="00B71E73"/>
    <w:rsid w:val="00B71ED8"/>
    <w:rsid w:val="00B71F32"/>
    <w:rsid w:val="00B72093"/>
    <w:rsid w:val="00B720D8"/>
    <w:rsid w:val="00B7231D"/>
    <w:rsid w:val="00B723C1"/>
    <w:rsid w:val="00B72806"/>
    <w:rsid w:val="00B72B82"/>
    <w:rsid w:val="00B72CFB"/>
    <w:rsid w:val="00B72ED2"/>
    <w:rsid w:val="00B730D3"/>
    <w:rsid w:val="00B73686"/>
    <w:rsid w:val="00B737C1"/>
    <w:rsid w:val="00B738A4"/>
    <w:rsid w:val="00B73B23"/>
    <w:rsid w:val="00B73B69"/>
    <w:rsid w:val="00B73DEA"/>
    <w:rsid w:val="00B73EF8"/>
    <w:rsid w:val="00B740CD"/>
    <w:rsid w:val="00B741A2"/>
    <w:rsid w:val="00B741BA"/>
    <w:rsid w:val="00B743A3"/>
    <w:rsid w:val="00B744F3"/>
    <w:rsid w:val="00B7476C"/>
    <w:rsid w:val="00B7479B"/>
    <w:rsid w:val="00B74915"/>
    <w:rsid w:val="00B74F1E"/>
    <w:rsid w:val="00B74F46"/>
    <w:rsid w:val="00B75007"/>
    <w:rsid w:val="00B75010"/>
    <w:rsid w:val="00B751CE"/>
    <w:rsid w:val="00B75514"/>
    <w:rsid w:val="00B759F3"/>
    <w:rsid w:val="00B75ABF"/>
    <w:rsid w:val="00B75C23"/>
    <w:rsid w:val="00B75C80"/>
    <w:rsid w:val="00B75E8C"/>
    <w:rsid w:val="00B75F87"/>
    <w:rsid w:val="00B7619D"/>
    <w:rsid w:val="00B7623C"/>
    <w:rsid w:val="00B7635F"/>
    <w:rsid w:val="00B763EF"/>
    <w:rsid w:val="00B76D5D"/>
    <w:rsid w:val="00B771AC"/>
    <w:rsid w:val="00B77208"/>
    <w:rsid w:val="00B7721E"/>
    <w:rsid w:val="00B77533"/>
    <w:rsid w:val="00B77808"/>
    <w:rsid w:val="00B77A61"/>
    <w:rsid w:val="00B77BD5"/>
    <w:rsid w:val="00B77C6B"/>
    <w:rsid w:val="00B77C94"/>
    <w:rsid w:val="00B77DD1"/>
    <w:rsid w:val="00B77EF1"/>
    <w:rsid w:val="00B800EE"/>
    <w:rsid w:val="00B8041F"/>
    <w:rsid w:val="00B804B2"/>
    <w:rsid w:val="00B8076A"/>
    <w:rsid w:val="00B80A48"/>
    <w:rsid w:val="00B80A7B"/>
    <w:rsid w:val="00B80C8C"/>
    <w:rsid w:val="00B80FCA"/>
    <w:rsid w:val="00B81319"/>
    <w:rsid w:val="00B814BC"/>
    <w:rsid w:val="00B81824"/>
    <w:rsid w:val="00B81834"/>
    <w:rsid w:val="00B8191C"/>
    <w:rsid w:val="00B81A4A"/>
    <w:rsid w:val="00B81AA9"/>
    <w:rsid w:val="00B81D16"/>
    <w:rsid w:val="00B820E6"/>
    <w:rsid w:val="00B82144"/>
    <w:rsid w:val="00B821B1"/>
    <w:rsid w:val="00B821DD"/>
    <w:rsid w:val="00B82357"/>
    <w:rsid w:val="00B824C9"/>
    <w:rsid w:val="00B825FF"/>
    <w:rsid w:val="00B82902"/>
    <w:rsid w:val="00B82D6C"/>
    <w:rsid w:val="00B83283"/>
    <w:rsid w:val="00B832EF"/>
    <w:rsid w:val="00B835BD"/>
    <w:rsid w:val="00B83AFF"/>
    <w:rsid w:val="00B840AE"/>
    <w:rsid w:val="00B84338"/>
    <w:rsid w:val="00B8455B"/>
    <w:rsid w:val="00B848E2"/>
    <w:rsid w:val="00B84ABC"/>
    <w:rsid w:val="00B84AC9"/>
    <w:rsid w:val="00B84C7C"/>
    <w:rsid w:val="00B850B8"/>
    <w:rsid w:val="00B850E6"/>
    <w:rsid w:val="00B85240"/>
    <w:rsid w:val="00B8548D"/>
    <w:rsid w:val="00B85BDB"/>
    <w:rsid w:val="00B85FD8"/>
    <w:rsid w:val="00B86087"/>
    <w:rsid w:val="00B86245"/>
    <w:rsid w:val="00B86319"/>
    <w:rsid w:val="00B863FD"/>
    <w:rsid w:val="00B86557"/>
    <w:rsid w:val="00B867E1"/>
    <w:rsid w:val="00B86DAF"/>
    <w:rsid w:val="00B879AE"/>
    <w:rsid w:val="00B87A28"/>
    <w:rsid w:val="00B87DC0"/>
    <w:rsid w:val="00B90193"/>
    <w:rsid w:val="00B90348"/>
    <w:rsid w:val="00B904A5"/>
    <w:rsid w:val="00B90576"/>
    <w:rsid w:val="00B90582"/>
    <w:rsid w:val="00B905CF"/>
    <w:rsid w:val="00B905EF"/>
    <w:rsid w:val="00B90612"/>
    <w:rsid w:val="00B906F2"/>
    <w:rsid w:val="00B90C5D"/>
    <w:rsid w:val="00B90D61"/>
    <w:rsid w:val="00B90D8F"/>
    <w:rsid w:val="00B9100E"/>
    <w:rsid w:val="00B9102F"/>
    <w:rsid w:val="00B91249"/>
    <w:rsid w:val="00B91322"/>
    <w:rsid w:val="00B91368"/>
    <w:rsid w:val="00B9142E"/>
    <w:rsid w:val="00B914E2"/>
    <w:rsid w:val="00B916FF"/>
    <w:rsid w:val="00B91888"/>
    <w:rsid w:val="00B91FA9"/>
    <w:rsid w:val="00B923AD"/>
    <w:rsid w:val="00B926DA"/>
    <w:rsid w:val="00B927BD"/>
    <w:rsid w:val="00B92AC8"/>
    <w:rsid w:val="00B92D9D"/>
    <w:rsid w:val="00B92E15"/>
    <w:rsid w:val="00B92EF1"/>
    <w:rsid w:val="00B93512"/>
    <w:rsid w:val="00B9361F"/>
    <w:rsid w:val="00B93A2D"/>
    <w:rsid w:val="00B93B4A"/>
    <w:rsid w:val="00B93D7E"/>
    <w:rsid w:val="00B9408D"/>
    <w:rsid w:val="00B94521"/>
    <w:rsid w:val="00B94763"/>
    <w:rsid w:val="00B94783"/>
    <w:rsid w:val="00B948CA"/>
    <w:rsid w:val="00B948EA"/>
    <w:rsid w:val="00B94A06"/>
    <w:rsid w:val="00B95527"/>
    <w:rsid w:val="00B95720"/>
    <w:rsid w:val="00B958D0"/>
    <w:rsid w:val="00B959C8"/>
    <w:rsid w:val="00B95CEA"/>
    <w:rsid w:val="00B95EFF"/>
    <w:rsid w:val="00B95FDD"/>
    <w:rsid w:val="00B96796"/>
    <w:rsid w:val="00B96BF7"/>
    <w:rsid w:val="00B96D15"/>
    <w:rsid w:val="00B96ECF"/>
    <w:rsid w:val="00B9726E"/>
    <w:rsid w:val="00B97959"/>
    <w:rsid w:val="00B979D3"/>
    <w:rsid w:val="00B97D0F"/>
    <w:rsid w:val="00BA0081"/>
    <w:rsid w:val="00BA0163"/>
    <w:rsid w:val="00BA0441"/>
    <w:rsid w:val="00BA0788"/>
    <w:rsid w:val="00BA0A1D"/>
    <w:rsid w:val="00BA0A84"/>
    <w:rsid w:val="00BA0DD6"/>
    <w:rsid w:val="00BA105B"/>
    <w:rsid w:val="00BA158F"/>
    <w:rsid w:val="00BA1628"/>
    <w:rsid w:val="00BA1767"/>
    <w:rsid w:val="00BA180B"/>
    <w:rsid w:val="00BA1B02"/>
    <w:rsid w:val="00BA1B26"/>
    <w:rsid w:val="00BA1BF3"/>
    <w:rsid w:val="00BA1E17"/>
    <w:rsid w:val="00BA21F7"/>
    <w:rsid w:val="00BA2368"/>
    <w:rsid w:val="00BA23AA"/>
    <w:rsid w:val="00BA2483"/>
    <w:rsid w:val="00BA2906"/>
    <w:rsid w:val="00BA2B1A"/>
    <w:rsid w:val="00BA2E2C"/>
    <w:rsid w:val="00BA2F65"/>
    <w:rsid w:val="00BA334C"/>
    <w:rsid w:val="00BA34A4"/>
    <w:rsid w:val="00BA36F9"/>
    <w:rsid w:val="00BA3706"/>
    <w:rsid w:val="00BA3930"/>
    <w:rsid w:val="00BA3C6A"/>
    <w:rsid w:val="00BA4601"/>
    <w:rsid w:val="00BA489B"/>
    <w:rsid w:val="00BA4A93"/>
    <w:rsid w:val="00BA50E2"/>
    <w:rsid w:val="00BA539F"/>
    <w:rsid w:val="00BA5491"/>
    <w:rsid w:val="00BA59A6"/>
    <w:rsid w:val="00BA5A18"/>
    <w:rsid w:val="00BA5A7D"/>
    <w:rsid w:val="00BA5D6C"/>
    <w:rsid w:val="00BA5DC2"/>
    <w:rsid w:val="00BA5F86"/>
    <w:rsid w:val="00BA6209"/>
    <w:rsid w:val="00BA6271"/>
    <w:rsid w:val="00BA63E7"/>
    <w:rsid w:val="00BA68BD"/>
    <w:rsid w:val="00BA6EBE"/>
    <w:rsid w:val="00BA7035"/>
    <w:rsid w:val="00BA7169"/>
    <w:rsid w:val="00BA7343"/>
    <w:rsid w:val="00BA73AA"/>
    <w:rsid w:val="00BA73C3"/>
    <w:rsid w:val="00BA755C"/>
    <w:rsid w:val="00BA772A"/>
    <w:rsid w:val="00BA7A66"/>
    <w:rsid w:val="00BA7E9C"/>
    <w:rsid w:val="00BA7EF4"/>
    <w:rsid w:val="00BB003B"/>
    <w:rsid w:val="00BB022A"/>
    <w:rsid w:val="00BB0253"/>
    <w:rsid w:val="00BB035F"/>
    <w:rsid w:val="00BB073B"/>
    <w:rsid w:val="00BB0888"/>
    <w:rsid w:val="00BB0975"/>
    <w:rsid w:val="00BB0A57"/>
    <w:rsid w:val="00BB0A74"/>
    <w:rsid w:val="00BB0B97"/>
    <w:rsid w:val="00BB0D9F"/>
    <w:rsid w:val="00BB0EEC"/>
    <w:rsid w:val="00BB1B8B"/>
    <w:rsid w:val="00BB1BC4"/>
    <w:rsid w:val="00BB1C68"/>
    <w:rsid w:val="00BB1E1B"/>
    <w:rsid w:val="00BB2296"/>
    <w:rsid w:val="00BB25A7"/>
    <w:rsid w:val="00BB2AE1"/>
    <w:rsid w:val="00BB2BD2"/>
    <w:rsid w:val="00BB2D8E"/>
    <w:rsid w:val="00BB3085"/>
    <w:rsid w:val="00BB311D"/>
    <w:rsid w:val="00BB33FD"/>
    <w:rsid w:val="00BB399F"/>
    <w:rsid w:val="00BB3D3A"/>
    <w:rsid w:val="00BB3DDF"/>
    <w:rsid w:val="00BB44B4"/>
    <w:rsid w:val="00BB46D3"/>
    <w:rsid w:val="00BB4773"/>
    <w:rsid w:val="00BB47FF"/>
    <w:rsid w:val="00BB4BA1"/>
    <w:rsid w:val="00BB4BEF"/>
    <w:rsid w:val="00BB4C05"/>
    <w:rsid w:val="00BB50EA"/>
    <w:rsid w:val="00BB513D"/>
    <w:rsid w:val="00BB51A1"/>
    <w:rsid w:val="00BB5372"/>
    <w:rsid w:val="00BB548E"/>
    <w:rsid w:val="00BB54B1"/>
    <w:rsid w:val="00BB566A"/>
    <w:rsid w:val="00BB5937"/>
    <w:rsid w:val="00BB5C9D"/>
    <w:rsid w:val="00BB68BD"/>
    <w:rsid w:val="00BB6B29"/>
    <w:rsid w:val="00BB6BE8"/>
    <w:rsid w:val="00BB7132"/>
    <w:rsid w:val="00BB7321"/>
    <w:rsid w:val="00BB751A"/>
    <w:rsid w:val="00BB75EC"/>
    <w:rsid w:val="00BB7691"/>
    <w:rsid w:val="00BB76E4"/>
    <w:rsid w:val="00BB7750"/>
    <w:rsid w:val="00BB7C89"/>
    <w:rsid w:val="00BB7CC6"/>
    <w:rsid w:val="00BB7D68"/>
    <w:rsid w:val="00BC02C4"/>
    <w:rsid w:val="00BC02EA"/>
    <w:rsid w:val="00BC0385"/>
    <w:rsid w:val="00BC0501"/>
    <w:rsid w:val="00BC06A1"/>
    <w:rsid w:val="00BC0C4C"/>
    <w:rsid w:val="00BC0D3D"/>
    <w:rsid w:val="00BC1009"/>
    <w:rsid w:val="00BC13B3"/>
    <w:rsid w:val="00BC1420"/>
    <w:rsid w:val="00BC1507"/>
    <w:rsid w:val="00BC16B1"/>
    <w:rsid w:val="00BC1A0C"/>
    <w:rsid w:val="00BC1A76"/>
    <w:rsid w:val="00BC1C26"/>
    <w:rsid w:val="00BC202E"/>
    <w:rsid w:val="00BC20F2"/>
    <w:rsid w:val="00BC20F8"/>
    <w:rsid w:val="00BC2444"/>
    <w:rsid w:val="00BC2745"/>
    <w:rsid w:val="00BC27D2"/>
    <w:rsid w:val="00BC2880"/>
    <w:rsid w:val="00BC2ED4"/>
    <w:rsid w:val="00BC3092"/>
    <w:rsid w:val="00BC33ED"/>
    <w:rsid w:val="00BC34CF"/>
    <w:rsid w:val="00BC3600"/>
    <w:rsid w:val="00BC376B"/>
    <w:rsid w:val="00BC38C5"/>
    <w:rsid w:val="00BC3A10"/>
    <w:rsid w:val="00BC40B1"/>
    <w:rsid w:val="00BC40C2"/>
    <w:rsid w:val="00BC4346"/>
    <w:rsid w:val="00BC4462"/>
    <w:rsid w:val="00BC45D9"/>
    <w:rsid w:val="00BC46AD"/>
    <w:rsid w:val="00BC4A8B"/>
    <w:rsid w:val="00BC4AC6"/>
    <w:rsid w:val="00BC4ECF"/>
    <w:rsid w:val="00BC4F67"/>
    <w:rsid w:val="00BC50C5"/>
    <w:rsid w:val="00BC5241"/>
    <w:rsid w:val="00BC54A3"/>
    <w:rsid w:val="00BC5748"/>
    <w:rsid w:val="00BC5751"/>
    <w:rsid w:val="00BC5E20"/>
    <w:rsid w:val="00BC5E29"/>
    <w:rsid w:val="00BC60F9"/>
    <w:rsid w:val="00BC623C"/>
    <w:rsid w:val="00BC6485"/>
    <w:rsid w:val="00BC650D"/>
    <w:rsid w:val="00BC685D"/>
    <w:rsid w:val="00BC68C4"/>
    <w:rsid w:val="00BC7105"/>
    <w:rsid w:val="00BC72A1"/>
    <w:rsid w:val="00BC7324"/>
    <w:rsid w:val="00BC737D"/>
    <w:rsid w:val="00BC73C0"/>
    <w:rsid w:val="00BC79DA"/>
    <w:rsid w:val="00BC7AA7"/>
    <w:rsid w:val="00BC7D77"/>
    <w:rsid w:val="00BC7DB5"/>
    <w:rsid w:val="00BC7EE7"/>
    <w:rsid w:val="00BD0074"/>
    <w:rsid w:val="00BD059A"/>
    <w:rsid w:val="00BD067F"/>
    <w:rsid w:val="00BD082A"/>
    <w:rsid w:val="00BD0CF1"/>
    <w:rsid w:val="00BD0DE6"/>
    <w:rsid w:val="00BD0EC7"/>
    <w:rsid w:val="00BD11D1"/>
    <w:rsid w:val="00BD12C8"/>
    <w:rsid w:val="00BD13FB"/>
    <w:rsid w:val="00BD1724"/>
    <w:rsid w:val="00BD1986"/>
    <w:rsid w:val="00BD200B"/>
    <w:rsid w:val="00BD27A7"/>
    <w:rsid w:val="00BD2B69"/>
    <w:rsid w:val="00BD2CBE"/>
    <w:rsid w:val="00BD2DD8"/>
    <w:rsid w:val="00BD2E01"/>
    <w:rsid w:val="00BD2EE1"/>
    <w:rsid w:val="00BD3C06"/>
    <w:rsid w:val="00BD3E21"/>
    <w:rsid w:val="00BD3F82"/>
    <w:rsid w:val="00BD402C"/>
    <w:rsid w:val="00BD412C"/>
    <w:rsid w:val="00BD4283"/>
    <w:rsid w:val="00BD4649"/>
    <w:rsid w:val="00BD4686"/>
    <w:rsid w:val="00BD4716"/>
    <w:rsid w:val="00BD471C"/>
    <w:rsid w:val="00BD4915"/>
    <w:rsid w:val="00BD50EE"/>
    <w:rsid w:val="00BD5350"/>
    <w:rsid w:val="00BD5419"/>
    <w:rsid w:val="00BD56B4"/>
    <w:rsid w:val="00BD5825"/>
    <w:rsid w:val="00BD665B"/>
    <w:rsid w:val="00BD66D5"/>
    <w:rsid w:val="00BD66E3"/>
    <w:rsid w:val="00BD6877"/>
    <w:rsid w:val="00BD69F0"/>
    <w:rsid w:val="00BD6C0D"/>
    <w:rsid w:val="00BD6C1B"/>
    <w:rsid w:val="00BD6ED4"/>
    <w:rsid w:val="00BD717C"/>
    <w:rsid w:val="00BD7182"/>
    <w:rsid w:val="00BD736A"/>
    <w:rsid w:val="00BD748C"/>
    <w:rsid w:val="00BD7705"/>
    <w:rsid w:val="00BD7712"/>
    <w:rsid w:val="00BD78F9"/>
    <w:rsid w:val="00BD7EE1"/>
    <w:rsid w:val="00BE02AA"/>
    <w:rsid w:val="00BE0835"/>
    <w:rsid w:val="00BE0842"/>
    <w:rsid w:val="00BE0AC8"/>
    <w:rsid w:val="00BE0AF8"/>
    <w:rsid w:val="00BE0B3E"/>
    <w:rsid w:val="00BE0CD3"/>
    <w:rsid w:val="00BE0D1B"/>
    <w:rsid w:val="00BE0D85"/>
    <w:rsid w:val="00BE0E4E"/>
    <w:rsid w:val="00BE1261"/>
    <w:rsid w:val="00BE12E4"/>
    <w:rsid w:val="00BE1397"/>
    <w:rsid w:val="00BE142E"/>
    <w:rsid w:val="00BE1489"/>
    <w:rsid w:val="00BE15AF"/>
    <w:rsid w:val="00BE1625"/>
    <w:rsid w:val="00BE1683"/>
    <w:rsid w:val="00BE17AB"/>
    <w:rsid w:val="00BE18A5"/>
    <w:rsid w:val="00BE1930"/>
    <w:rsid w:val="00BE19F4"/>
    <w:rsid w:val="00BE2073"/>
    <w:rsid w:val="00BE232B"/>
    <w:rsid w:val="00BE273B"/>
    <w:rsid w:val="00BE29C1"/>
    <w:rsid w:val="00BE2AF5"/>
    <w:rsid w:val="00BE2B6E"/>
    <w:rsid w:val="00BE2FC2"/>
    <w:rsid w:val="00BE3039"/>
    <w:rsid w:val="00BE33D4"/>
    <w:rsid w:val="00BE3716"/>
    <w:rsid w:val="00BE37ED"/>
    <w:rsid w:val="00BE39A0"/>
    <w:rsid w:val="00BE3A32"/>
    <w:rsid w:val="00BE3A7C"/>
    <w:rsid w:val="00BE3AD5"/>
    <w:rsid w:val="00BE3B05"/>
    <w:rsid w:val="00BE3B16"/>
    <w:rsid w:val="00BE3B4F"/>
    <w:rsid w:val="00BE3B80"/>
    <w:rsid w:val="00BE3BB7"/>
    <w:rsid w:val="00BE3C71"/>
    <w:rsid w:val="00BE3E6A"/>
    <w:rsid w:val="00BE3E7D"/>
    <w:rsid w:val="00BE402E"/>
    <w:rsid w:val="00BE409C"/>
    <w:rsid w:val="00BE40B5"/>
    <w:rsid w:val="00BE421C"/>
    <w:rsid w:val="00BE43AD"/>
    <w:rsid w:val="00BE4591"/>
    <w:rsid w:val="00BE4DDF"/>
    <w:rsid w:val="00BE4E8B"/>
    <w:rsid w:val="00BE50BF"/>
    <w:rsid w:val="00BE5162"/>
    <w:rsid w:val="00BE51E5"/>
    <w:rsid w:val="00BE5544"/>
    <w:rsid w:val="00BE56F1"/>
    <w:rsid w:val="00BE5965"/>
    <w:rsid w:val="00BE5C93"/>
    <w:rsid w:val="00BE654B"/>
    <w:rsid w:val="00BE67BA"/>
    <w:rsid w:val="00BE68DF"/>
    <w:rsid w:val="00BE69BC"/>
    <w:rsid w:val="00BE6A07"/>
    <w:rsid w:val="00BE6A29"/>
    <w:rsid w:val="00BE6AF7"/>
    <w:rsid w:val="00BE6BAA"/>
    <w:rsid w:val="00BE6DA1"/>
    <w:rsid w:val="00BE7185"/>
    <w:rsid w:val="00BE71C1"/>
    <w:rsid w:val="00BE73DC"/>
    <w:rsid w:val="00BE7654"/>
    <w:rsid w:val="00BE7742"/>
    <w:rsid w:val="00BE7755"/>
    <w:rsid w:val="00BE781C"/>
    <w:rsid w:val="00BE7901"/>
    <w:rsid w:val="00BE79E6"/>
    <w:rsid w:val="00BE7DD9"/>
    <w:rsid w:val="00BE7EBD"/>
    <w:rsid w:val="00BF0071"/>
    <w:rsid w:val="00BF0234"/>
    <w:rsid w:val="00BF0275"/>
    <w:rsid w:val="00BF0374"/>
    <w:rsid w:val="00BF04FF"/>
    <w:rsid w:val="00BF0C4C"/>
    <w:rsid w:val="00BF0DC1"/>
    <w:rsid w:val="00BF0FC4"/>
    <w:rsid w:val="00BF12A1"/>
    <w:rsid w:val="00BF1470"/>
    <w:rsid w:val="00BF152E"/>
    <w:rsid w:val="00BF15C3"/>
    <w:rsid w:val="00BF15EE"/>
    <w:rsid w:val="00BF19B5"/>
    <w:rsid w:val="00BF1B25"/>
    <w:rsid w:val="00BF1C86"/>
    <w:rsid w:val="00BF2163"/>
    <w:rsid w:val="00BF23AB"/>
    <w:rsid w:val="00BF243E"/>
    <w:rsid w:val="00BF2534"/>
    <w:rsid w:val="00BF2552"/>
    <w:rsid w:val="00BF263B"/>
    <w:rsid w:val="00BF2A1A"/>
    <w:rsid w:val="00BF2A83"/>
    <w:rsid w:val="00BF2D05"/>
    <w:rsid w:val="00BF3036"/>
    <w:rsid w:val="00BF308A"/>
    <w:rsid w:val="00BF30B6"/>
    <w:rsid w:val="00BF3174"/>
    <w:rsid w:val="00BF34F3"/>
    <w:rsid w:val="00BF3724"/>
    <w:rsid w:val="00BF37D1"/>
    <w:rsid w:val="00BF37DF"/>
    <w:rsid w:val="00BF3CA8"/>
    <w:rsid w:val="00BF3D11"/>
    <w:rsid w:val="00BF3D2F"/>
    <w:rsid w:val="00BF3F8C"/>
    <w:rsid w:val="00BF4216"/>
    <w:rsid w:val="00BF4232"/>
    <w:rsid w:val="00BF42B8"/>
    <w:rsid w:val="00BF44FC"/>
    <w:rsid w:val="00BF4565"/>
    <w:rsid w:val="00BF4698"/>
    <w:rsid w:val="00BF47C9"/>
    <w:rsid w:val="00BF484B"/>
    <w:rsid w:val="00BF4AD1"/>
    <w:rsid w:val="00BF4B3E"/>
    <w:rsid w:val="00BF4B6E"/>
    <w:rsid w:val="00BF4E52"/>
    <w:rsid w:val="00BF4EC0"/>
    <w:rsid w:val="00BF4EFA"/>
    <w:rsid w:val="00BF50F0"/>
    <w:rsid w:val="00BF52A4"/>
    <w:rsid w:val="00BF55E0"/>
    <w:rsid w:val="00BF5974"/>
    <w:rsid w:val="00BF59A3"/>
    <w:rsid w:val="00BF5D38"/>
    <w:rsid w:val="00BF5E29"/>
    <w:rsid w:val="00BF65BB"/>
    <w:rsid w:val="00BF67DC"/>
    <w:rsid w:val="00BF6AF9"/>
    <w:rsid w:val="00BF6D23"/>
    <w:rsid w:val="00BF6D3D"/>
    <w:rsid w:val="00BF7102"/>
    <w:rsid w:val="00BF714A"/>
    <w:rsid w:val="00BF71AB"/>
    <w:rsid w:val="00BF72D3"/>
    <w:rsid w:val="00BF7410"/>
    <w:rsid w:val="00BF75DB"/>
    <w:rsid w:val="00BF7894"/>
    <w:rsid w:val="00BF78B3"/>
    <w:rsid w:val="00BF7A9C"/>
    <w:rsid w:val="00BF7B1E"/>
    <w:rsid w:val="00C00023"/>
    <w:rsid w:val="00C00288"/>
    <w:rsid w:val="00C003ED"/>
    <w:rsid w:val="00C00FF2"/>
    <w:rsid w:val="00C011FB"/>
    <w:rsid w:val="00C012D7"/>
    <w:rsid w:val="00C0141D"/>
    <w:rsid w:val="00C01512"/>
    <w:rsid w:val="00C015E8"/>
    <w:rsid w:val="00C0179C"/>
    <w:rsid w:val="00C01A12"/>
    <w:rsid w:val="00C01B6E"/>
    <w:rsid w:val="00C01D5E"/>
    <w:rsid w:val="00C01E55"/>
    <w:rsid w:val="00C01F09"/>
    <w:rsid w:val="00C01F59"/>
    <w:rsid w:val="00C0210B"/>
    <w:rsid w:val="00C021BF"/>
    <w:rsid w:val="00C02923"/>
    <w:rsid w:val="00C02A28"/>
    <w:rsid w:val="00C02B7F"/>
    <w:rsid w:val="00C02C04"/>
    <w:rsid w:val="00C02CDE"/>
    <w:rsid w:val="00C031F1"/>
    <w:rsid w:val="00C0323D"/>
    <w:rsid w:val="00C032E4"/>
    <w:rsid w:val="00C03367"/>
    <w:rsid w:val="00C0371B"/>
    <w:rsid w:val="00C03829"/>
    <w:rsid w:val="00C03C55"/>
    <w:rsid w:val="00C03E8C"/>
    <w:rsid w:val="00C040A4"/>
    <w:rsid w:val="00C04688"/>
    <w:rsid w:val="00C04BB9"/>
    <w:rsid w:val="00C04BF1"/>
    <w:rsid w:val="00C04C74"/>
    <w:rsid w:val="00C04DBA"/>
    <w:rsid w:val="00C04E1E"/>
    <w:rsid w:val="00C04EC1"/>
    <w:rsid w:val="00C04FD1"/>
    <w:rsid w:val="00C05039"/>
    <w:rsid w:val="00C054EF"/>
    <w:rsid w:val="00C05776"/>
    <w:rsid w:val="00C05842"/>
    <w:rsid w:val="00C05B71"/>
    <w:rsid w:val="00C05C94"/>
    <w:rsid w:val="00C05DCC"/>
    <w:rsid w:val="00C05EC2"/>
    <w:rsid w:val="00C05F53"/>
    <w:rsid w:val="00C05F5B"/>
    <w:rsid w:val="00C06123"/>
    <w:rsid w:val="00C06162"/>
    <w:rsid w:val="00C0626F"/>
    <w:rsid w:val="00C06395"/>
    <w:rsid w:val="00C067BF"/>
    <w:rsid w:val="00C068E9"/>
    <w:rsid w:val="00C06960"/>
    <w:rsid w:val="00C06AE9"/>
    <w:rsid w:val="00C06B8B"/>
    <w:rsid w:val="00C06D53"/>
    <w:rsid w:val="00C06E12"/>
    <w:rsid w:val="00C06E5A"/>
    <w:rsid w:val="00C07209"/>
    <w:rsid w:val="00C0727C"/>
    <w:rsid w:val="00C073E4"/>
    <w:rsid w:val="00C07660"/>
    <w:rsid w:val="00C0781B"/>
    <w:rsid w:val="00C0782B"/>
    <w:rsid w:val="00C07B12"/>
    <w:rsid w:val="00C07B49"/>
    <w:rsid w:val="00C07C3F"/>
    <w:rsid w:val="00C07F97"/>
    <w:rsid w:val="00C10255"/>
    <w:rsid w:val="00C103E4"/>
    <w:rsid w:val="00C10568"/>
    <w:rsid w:val="00C10815"/>
    <w:rsid w:val="00C10AFA"/>
    <w:rsid w:val="00C10BA0"/>
    <w:rsid w:val="00C10C5F"/>
    <w:rsid w:val="00C10F3A"/>
    <w:rsid w:val="00C1133A"/>
    <w:rsid w:val="00C117C9"/>
    <w:rsid w:val="00C11CF4"/>
    <w:rsid w:val="00C11ED7"/>
    <w:rsid w:val="00C12036"/>
    <w:rsid w:val="00C12038"/>
    <w:rsid w:val="00C12041"/>
    <w:rsid w:val="00C12062"/>
    <w:rsid w:val="00C1221A"/>
    <w:rsid w:val="00C1263A"/>
    <w:rsid w:val="00C12985"/>
    <w:rsid w:val="00C12BA4"/>
    <w:rsid w:val="00C12C76"/>
    <w:rsid w:val="00C12DC9"/>
    <w:rsid w:val="00C12EF7"/>
    <w:rsid w:val="00C13586"/>
    <w:rsid w:val="00C13D87"/>
    <w:rsid w:val="00C1436A"/>
    <w:rsid w:val="00C14377"/>
    <w:rsid w:val="00C14687"/>
    <w:rsid w:val="00C14A4F"/>
    <w:rsid w:val="00C14B44"/>
    <w:rsid w:val="00C14D3E"/>
    <w:rsid w:val="00C14DDF"/>
    <w:rsid w:val="00C1526B"/>
    <w:rsid w:val="00C155A4"/>
    <w:rsid w:val="00C15BC7"/>
    <w:rsid w:val="00C160B2"/>
    <w:rsid w:val="00C1658E"/>
    <w:rsid w:val="00C168CF"/>
    <w:rsid w:val="00C16C73"/>
    <w:rsid w:val="00C16D32"/>
    <w:rsid w:val="00C16ED4"/>
    <w:rsid w:val="00C16FED"/>
    <w:rsid w:val="00C17125"/>
    <w:rsid w:val="00C17418"/>
    <w:rsid w:val="00C17488"/>
    <w:rsid w:val="00C17570"/>
    <w:rsid w:val="00C1797B"/>
    <w:rsid w:val="00C17B27"/>
    <w:rsid w:val="00C17C30"/>
    <w:rsid w:val="00C17CD7"/>
    <w:rsid w:val="00C17E76"/>
    <w:rsid w:val="00C200E6"/>
    <w:rsid w:val="00C201A5"/>
    <w:rsid w:val="00C2023E"/>
    <w:rsid w:val="00C20512"/>
    <w:rsid w:val="00C206BC"/>
    <w:rsid w:val="00C20937"/>
    <w:rsid w:val="00C20AE3"/>
    <w:rsid w:val="00C20DB0"/>
    <w:rsid w:val="00C21287"/>
    <w:rsid w:val="00C212E1"/>
    <w:rsid w:val="00C215C8"/>
    <w:rsid w:val="00C2170B"/>
    <w:rsid w:val="00C217A1"/>
    <w:rsid w:val="00C217EE"/>
    <w:rsid w:val="00C218A4"/>
    <w:rsid w:val="00C21A97"/>
    <w:rsid w:val="00C21FFE"/>
    <w:rsid w:val="00C220E9"/>
    <w:rsid w:val="00C22198"/>
    <w:rsid w:val="00C225B1"/>
    <w:rsid w:val="00C229DA"/>
    <w:rsid w:val="00C22CB5"/>
    <w:rsid w:val="00C2314E"/>
    <w:rsid w:val="00C2344B"/>
    <w:rsid w:val="00C237D4"/>
    <w:rsid w:val="00C23845"/>
    <w:rsid w:val="00C23928"/>
    <w:rsid w:val="00C23C0E"/>
    <w:rsid w:val="00C23F27"/>
    <w:rsid w:val="00C23FC9"/>
    <w:rsid w:val="00C24701"/>
    <w:rsid w:val="00C2490A"/>
    <w:rsid w:val="00C24ABB"/>
    <w:rsid w:val="00C25D8E"/>
    <w:rsid w:val="00C2645D"/>
    <w:rsid w:val="00C26E4A"/>
    <w:rsid w:val="00C2704F"/>
    <w:rsid w:val="00C273E0"/>
    <w:rsid w:val="00C273F5"/>
    <w:rsid w:val="00C2758E"/>
    <w:rsid w:val="00C27681"/>
    <w:rsid w:val="00C2770C"/>
    <w:rsid w:val="00C27A10"/>
    <w:rsid w:val="00C27F45"/>
    <w:rsid w:val="00C3009C"/>
    <w:rsid w:val="00C304B6"/>
    <w:rsid w:val="00C3050A"/>
    <w:rsid w:val="00C30513"/>
    <w:rsid w:val="00C30594"/>
    <w:rsid w:val="00C30785"/>
    <w:rsid w:val="00C307FF"/>
    <w:rsid w:val="00C30C4B"/>
    <w:rsid w:val="00C30DD7"/>
    <w:rsid w:val="00C30FE3"/>
    <w:rsid w:val="00C3116D"/>
    <w:rsid w:val="00C314DE"/>
    <w:rsid w:val="00C319A3"/>
    <w:rsid w:val="00C31BDC"/>
    <w:rsid w:val="00C31C3B"/>
    <w:rsid w:val="00C31C41"/>
    <w:rsid w:val="00C31C8E"/>
    <w:rsid w:val="00C31F58"/>
    <w:rsid w:val="00C32043"/>
    <w:rsid w:val="00C324CF"/>
    <w:rsid w:val="00C32554"/>
    <w:rsid w:val="00C32979"/>
    <w:rsid w:val="00C32ED9"/>
    <w:rsid w:val="00C3301A"/>
    <w:rsid w:val="00C3342D"/>
    <w:rsid w:val="00C33444"/>
    <w:rsid w:val="00C33546"/>
    <w:rsid w:val="00C33560"/>
    <w:rsid w:val="00C336B8"/>
    <w:rsid w:val="00C33797"/>
    <w:rsid w:val="00C3387E"/>
    <w:rsid w:val="00C339B4"/>
    <w:rsid w:val="00C33ABE"/>
    <w:rsid w:val="00C33DF2"/>
    <w:rsid w:val="00C340A9"/>
    <w:rsid w:val="00C34134"/>
    <w:rsid w:val="00C34470"/>
    <w:rsid w:val="00C344BC"/>
    <w:rsid w:val="00C3450B"/>
    <w:rsid w:val="00C34637"/>
    <w:rsid w:val="00C347E1"/>
    <w:rsid w:val="00C349C4"/>
    <w:rsid w:val="00C349DD"/>
    <w:rsid w:val="00C34D3A"/>
    <w:rsid w:val="00C34F45"/>
    <w:rsid w:val="00C354A2"/>
    <w:rsid w:val="00C3568E"/>
    <w:rsid w:val="00C359C9"/>
    <w:rsid w:val="00C35BD4"/>
    <w:rsid w:val="00C35C0D"/>
    <w:rsid w:val="00C362E0"/>
    <w:rsid w:val="00C363BB"/>
    <w:rsid w:val="00C363EB"/>
    <w:rsid w:val="00C368A2"/>
    <w:rsid w:val="00C36D10"/>
    <w:rsid w:val="00C36DC0"/>
    <w:rsid w:val="00C3712A"/>
    <w:rsid w:val="00C37334"/>
    <w:rsid w:val="00C3749C"/>
    <w:rsid w:val="00C3769B"/>
    <w:rsid w:val="00C37865"/>
    <w:rsid w:val="00C379BE"/>
    <w:rsid w:val="00C379DD"/>
    <w:rsid w:val="00C37CC3"/>
    <w:rsid w:val="00C37E00"/>
    <w:rsid w:val="00C40974"/>
    <w:rsid w:val="00C40B25"/>
    <w:rsid w:val="00C40B4B"/>
    <w:rsid w:val="00C40C9B"/>
    <w:rsid w:val="00C40CC4"/>
    <w:rsid w:val="00C41054"/>
    <w:rsid w:val="00C417FB"/>
    <w:rsid w:val="00C41C1C"/>
    <w:rsid w:val="00C41C89"/>
    <w:rsid w:val="00C41C96"/>
    <w:rsid w:val="00C41D47"/>
    <w:rsid w:val="00C41EBA"/>
    <w:rsid w:val="00C41EBB"/>
    <w:rsid w:val="00C42421"/>
    <w:rsid w:val="00C4246D"/>
    <w:rsid w:val="00C42787"/>
    <w:rsid w:val="00C4278B"/>
    <w:rsid w:val="00C42B71"/>
    <w:rsid w:val="00C42E70"/>
    <w:rsid w:val="00C42EEC"/>
    <w:rsid w:val="00C43057"/>
    <w:rsid w:val="00C432A0"/>
    <w:rsid w:val="00C43329"/>
    <w:rsid w:val="00C43497"/>
    <w:rsid w:val="00C435B8"/>
    <w:rsid w:val="00C43600"/>
    <w:rsid w:val="00C43D88"/>
    <w:rsid w:val="00C44080"/>
    <w:rsid w:val="00C4479D"/>
    <w:rsid w:val="00C44A5C"/>
    <w:rsid w:val="00C44AD8"/>
    <w:rsid w:val="00C44B91"/>
    <w:rsid w:val="00C44BBC"/>
    <w:rsid w:val="00C4537D"/>
    <w:rsid w:val="00C454A5"/>
    <w:rsid w:val="00C456F3"/>
    <w:rsid w:val="00C45C69"/>
    <w:rsid w:val="00C45CC5"/>
    <w:rsid w:val="00C45D77"/>
    <w:rsid w:val="00C45D79"/>
    <w:rsid w:val="00C4635D"/>
    <w:rsid w:val="00C466D6"/>
    <w:rsid w:val="00C46BF5"/>
    <w:rsid w:val="00C46DC8"/>
    <w:rsid w:val="00C47017"/>
    <w:rsid w:val="00C471C4"/>
    <w:rsid w:val="00C47969"/>
    <w:rsid w:val="00C47E21"/>
    <w:rsid w:val="00C47EED"/>
    <w:rsid w:val="00C47FAE"/>
    <w:rsid w:val="00C50144"/>
    <w:rsid w:val="00C50614"/>
    <w:rsid w:val="00C50EC0"/>
    <w:rsid w:val="00C5112D"/>
    <w:rsid w:val="00C5134F"/>
    <w:rsid w:val="00C513A5"/>
    <w:rsid w:val="00C5146E"/>
    <w:rsid w:val="00C514F1"/>
    <w:rsid w:val="00C51A93"/>
    <w:rsid w:val="00C51DEE"/>
    <w:rsid w:val="00C5220B"/>
    <w:rsid w:val="00C5222D"/>
    <w:rsid w:val="00C52325"/>
    <w:rsid w:val="00C52359"/>
    <w:rsid w:val="00C52480"/>
    <w:rsid w:val="00C524DB"/>
    <w:rsid w:val="00C52796"/>
    <w:rsid w:val="00C5280B"/>
    <w:rsid w:val="00C52A76"/>
    <w:rsid w:val="00C52DBF"/>
    <w:rsid w:val="00C53003"/>
    <w:rsid w:val="00C53409"/>
    <w:rsid w:val="00C536A2"/>
    <w:rsid w:val="00C53B3E"/>
    <w:rsid w:val="00C53B45"/>
    <w:rsid w:val="00C53D38"/>
    <w:rsid w:val="00C53E00"/>
    <w:rsid w:val="00C53E53"/>
    <w:rsid w:val="00C53F08"/>
    <w:rsid w:val="00C541BB"/>
    <w:rsid w:val="00C542E6"/>
    <w:rsid w:val="00C544C9"/>
    <w:rsid w:val="00C548C7"/>
    <w:rsid w:val="00C549CC"/>
    <w:rsid w:val="00C54B13"/>
    <w:rsid w:val="00C54ECE"/>
    <w:rsid w:val="00C550BD"/>
    <w:rsid w:val="00C5540B"/>
    <w:rsid w:val="00C557C3"/>
    <w:rsid w:val="00C55918"/>
    <w:rsid w:val="00C55A60"/>
    <w:rsid w:val="00C55A9F"/>
    <w:rsid w:val="00C55B5C"/>
    <w:rsid w:val="00C55DD6"/>
    <w:rsid w:val="00C5625D"/>
    <w:rsid w:val="00C56D97"/>
    <w:rsid w:val="00C56E1D"/>
    <w:rsid w:val="00C56F2C"/>
    <w:rsid w:val="00C56FBA"/>
    <w:rsid w:val="00C574D2"/>
    <w:rsid w:val="00C575BE"/>
    <w:rsid w:val="00C577E5"/>
    <w:rsid w:val="00C57972"/>
    <w:rsid w:val="00C57BDA"/>
    <w:rsid w:val="00C57C58"/>
    <w:rsid w:val="00C57D87"/>
    <w:rsid w:val="00C57E1B"/>
    <w:rsid w:val="00C60082"/>
    <w:rsid w:val="00C605AF"/>
    <w:rsid w:val="00C608B8"/>
    <w:rsid w:val="00C60943"/>
    <w:rsid w:val="00C609B3"/>
    <w:rsid w:val="00C60BA5"/>
    <w:rsid w:val="00C60DD7"/>
    <w:rsid w:val="00C6139D"/>
    <w:rsid w:val="00C616D3"/>
    <w:rsid w:val="00C6171F"/>
    <w:rsid w:val="00C61750"/>
    <w:rsid w:val="00C61C8D"/>
    <w:rsid w:val="00C61D49"/>
    <w:rsid w:val="00C61DE0"/>
    <w:rsid w:val="00C61F27"/>
    <w:rsid w:val="00C61F4E"/>
    <w:rsid w:val="00C62248"/>
    <w:rsid w:val="00C624F2"/>
    <w:rsid w:val="00C625B1"/>
    <w:rsid w:val="00C62A13"/>
    <w:rsid w:val="00C62CF2"/>
    <w:rsid w:val="00C62D0E"/>
    <w:rsid w:val="00C631CE"/>
    <w:rsid w:val="00C63253"/>
    <w:rsid w:val="00C633ED"/>
    <w:rsid w:val="00C637A7"/>
    <w:rsid w:val="00C637CC"/>
    <w:rsid w:val="00C6380E"/>
    <w:rsid w:val="00C638AE"/>
    <w:rsid w:val="00C638F1"/>
    <w:rsid w:val="00C63907"/>
    <w:rsid w:val="00C639F4"/>
    <w:rsid w:val="00C63C78"/>
    <w:rsid w:val="00C63D20"/>
    <w:rsid w:val="00C63F18"/>
    <w:rsid w:val="00C63F6D"/>
    <w:rsid w:val="00C640C5"/>
    <w:rsid w:val="00C6431C"/>
    <w:rsid w:val="00C643AC"/>
    <w:rsid w:val="00C6478D"/>
    <w:rsid w:val="00C64896"/>
    <w:rsid w:val="00C64906"/>
    <w:rsid w:val="00C64B96"/>
    <w:rsid w:val="00C653B8"/>
    <w:rsid w:val="00C654F9"/>
    <w:rsid w:val="00C655DD"/>
    <w:rsid w:val="00C6578D"/>
    <w:rsid w:val="00C65EE3"/>
    <w:rsid w:val="00C65F69"/>
    <w:rsid w:val="00C66158"/>
    <w:rsid w:val="00C662D8"/>
    <w:rsid w:val="00C664AE"/>
    <w:rsid w:val="00C66909"/>
    <w:rsid w:val="00C6698F"/>
    <w:rsid w:val="00C669EE"/>
    <w:rsid w:val="00C66C64"/>
    <w:rsid w:val="00C674B7"/>
    <w:rsid w:val="00C677DB"/>
    <w:rsid w:val="00C67820"/>
    <w:rsid w:val="00C67865"/>
    <w:rsid w:val="00C678E1"/>
    <w:rsid w:val="00C67AFA"/>
    <w:rsid w:val="00C7008F"/>
    <w:rsid w:val="00C700F4"/>
    <w:rsid w:val="00C7019B"/>
    <w:rsid w:val="00C702E5"/>
    <w:rsid w:val="00C7031E"/>
    <w:rsid w:val="00C704A7"/>
    <w:rsid w:val="00C70A15"/>
    <w:rsid w:val="00C70BB8"/>
    <w:rsid w:val="00C70D51"/>
    <w:rsid w:val="00C71380"/>
    <w:rsid w:val="00C71A30"/>
    <w:rsid w:val="00C71B4A"/>
    <w:rsid w:val="00C71D1A"/>
    <w:rsid w:val="00C71D6F"/>
    <w:rsid w:val="00C71F80"/>
    <w:rsid w:val="00C71FD0"/>
    <w:rsid w:val="00C71FFF"/>
    <w:rsid w:val="00C72175"/>
    <w:rsid w:val="00C72218"/>
    <w:rsid w:val="00C72881"/>
    <w:rsid w:val="00C728AC"/>
    <w:rsid w:val="00C729EE"/>
    <w:rsid w:val="00C72C5D"/>
    <w:rsid w:val="00C72C9A"/>
    <w:rsid w:val="00C72D87"/>
    <w:rsid w:val="00C72E17"/>
    <w:rsid w:val="00C72F16"/>
    <w:rsid w:val="00C72F9D"/>
    <w:rsid w:val="00C732E4"/>
    <w:rsid w:val="00C73B80"/>
    <w:rsid w:val="00C73BE3"/>
    <w:rsid w:val="00C73F60"/>
    <w:rsid w:val="00C73F94"/>
    <w:rsid w:val="00C74333"/>
    <w:rsid w:val="00C74852"/>
    <w:rsid w:val="00C74A67"/>
    <w:rsid w:val="00C74A79"/>
    <w:rsid w:val="00C74C7D"/>
    <w:rsid w:val="00C74E49"/>
    <w:rsid w:val="00C74FEF"/>
    <w:rsid w:val="00C754ED"/>
    <w:rsid w:val="00C758A4"/>
    <w:rsid w:val="00C75ABA"/>
    <w:rsid w:val="00C75C1B"/>
    <w:rsid w:val="00C75C28"/>
    <w:rsid w:val="00C75CA6"/>
    <w:rsid w:val="00C75DB7"/>
    <w:rsid w:val="00C76006"/>
    <w:rsid w:val="00C7600A"/>
    <w:rsid w:val="00C76254"/>
    <w:rsid w:val="00C76332"/>
    <w:rsid w:val="00C76508"/>
    <w:rsid w:val="00C765C2"/>
    <w:rsid w:val="00C76843"/>
    <w:rsid w:val="00C76888"/>
    <w:rsid w:val="00C76A92"/>
    <w:rsid w:val="00C76D3D"/>
    <w:rsid w:val="00C77131"/>
    <w:rsid w:val="00C7731A"/>
    <w:rsid w:val="00C7749D"/>
    <w:rsid w:val="00C774A6"/>
    <w:rsid w:val="00C77773"/>
    <w:rsid w:val="00C800A3"/>
    <w:rsid w:val="00C800B8"/>
    <w:rsid w:val="00C8048C"/>
    <w:rsid w:val="00C8065B"/>
    <w:rsid w:val="00C8068D"/>
    <w:rsid w:val="00C8086F"/>
    <w:rsid w:val="00C80877"/>
    <w:rsid w:val="00C80A78"/>
    <w:rsid w:val="00C80B98"/>
    <w:rsid w:val="00C80D85"/>
    <w:rsid w:val="00C81068"/>
    <w:rsid w:val="00C8128B"/>
    <w:rsid w:val="00C8168F"/>
    <w:rsid w:val="00C819E1"/>
    <w:rsid w:val="00C81E92"/>
    <w:rsid w:val="00C821B5"/>
    <w:rsid w:val="00C823FA"/>
    <w:rsid w:val="00C82704"/>
    <w:rsid w:val="00C82992"/>
    <w:rsid w:val="00C82B4E"/>
    <w:rsid w:val="00C82B5F"/>
    <w:rsid w:val="00C82C50"/>
    <w:rsid w:val="00C82CA2"/>
    <w:rsid w:val="00C82CC3"/>
    <w:rsid w:val="00C82CD1"/>
    <w:rsid w:val="00C82EA8"/>
    <w:rsid w:val="00C83020"/>
    <w:rsid w:val="00C833FD"/>
    <w:rsid w:val="00C83766"/>
    <w:rsid w:val="00C837C2"/>
    <w:rsid w:val="00C83A30"/>
    <w:rsid w:val="00C83C55"/>
    <w:rsid w:val="00C83D04"/>
    <w:rsid w:val="00C83D09"/>
    <w:rsid w:val="00C83D84"/>
    <w:rsid w:val="00C83E77"/>
    <w:rsid w:val="00C840A0"/>
    <w:rsid w:val="00C84178"/>
    <w:rsid w:val="00C845B7"/>
    <w:rsid w:val="00C846C8"/>
    <w:rsid w:val="00C846E6"/>
    <w:rsid w:val="00C84A3E"/>
    <w:rsid w:val="00C84FC9"/>
    <w:rsid w:val="00C85094"/>
    <w:rsid w:val="00C85884"/>
    <w:rsid w:val="00C85ADF"/>
    <w:rsid w:val="00C85F10"/>
    <w:rsid w:val="00C86241"/>
    <w:rsid w:val="00C86555"/>
    <w:rsid w:val="00C86867"/>
    <w:rsid w:val="00C86898"/>
    <w:rsid w:val="00C86D0A"/>
    <w:rsid w:val="00C86F2F"/>
    <w:rsid w:val="00C86FAD"/>
    <w:rsid w:val="00C8705F"/>
    <w:rsid w:val="00C87134"/>
    <w:rsid w:val="00C871D8"/>
    <w:rsid w:val="00C87220"/>
    <w:rsid w:val="00C87597"/>
    <w:rsid w:val="00C875EF"/>
    <w:rsid w:val="00C876A8"/>
    <w:rsid w:val="00C87A1B"/>
    <w:rsid w:val="00C87A1C"/>
    <w:rsid w:val="00C87A23"/>
    <w:rsid w:val="00C87B58"/>
    <w:rsid w:val="00C87D28"/>
    <w:rsid w:val="00C90165"/>
    <w:rsid w:val="00C9036B"/>
    <w:rsid w:val="00C90438"/>
    <w:rsid w:val="00C905A4"/>
    <w:rsid w:val="00C90BE9"/>
    <w:rsid w:val="00C90CF7"/>
    <w:rsid w:val="00C90E8E"/>
    <w:rsid w:val="00C91124"/>
    <w:rsid w:val="00C91618"/>
    <w:rsid w:val="00C91799"/>
    <w:rsid w:val="00C91965"/>
    <w:rsid w:val="00C92188"/>
    <w:rsid w:val="00C921FD"/>
    <w:rsid w:val="00C924E6"/>
    <w:rsid w:val="00C92627"/>
    <w:rsid w:val="00C927CC"/>
    <w:rsid w:val="00C92867"/>
    <w:rsid w:val="00C92ADE"/>
    <w:rsid w:val="00C92EA2"/>
    <w:rsid w:val="00C93012"/>
    <w:rsid w:val="00C93CF2"/>
    <w:rsid w:val="00C93E7C"/>
    <w:rsid w:val="00C940F0"/>
    <w:rsid w:val="00C942A5"/>
    <w:rsid w:val="00C942D5"/>
    <w:rsid w:val="00C9449B"/>
    <w:rsid w:val="00C945BD"/>
    <w:rsid w:val="00C9497B"/>
    <w:rsid w:val="00C94A2C"/>
    <w:rsid w:val="00C94B1E"/>
    <w:rsid w:val="00C94F81"/>
    <w:rsid w:val="00C95124"/>
    <w:rsid w:val="00C95434"/>
    <w:rsid w:val="00C95598"/>
    <w:rsid w:val="00C95691"/>
    <w:rsid w:val="00C95783"/>
    <w:rsid w:val="00C957D3"/>
    <w:rsid w:val="00C95BB2"/>
    <w:rsid w:val="00C95CF9"/>
    <w:rsid w:val="00C95DEF"/>
    <w:rsid w:val="00C95F0C"/>
    <w:rsid w:val="00C960A2"/>
    <w:rsid w:val="00C96309"/>
    <w:rsid w:val="00C968E6"/>
    <w:rsid w:val="00C96B02"/>
    <w:rsid w:val="00C96D8F"/>
    <w:rsid w:val="00C96F57"/>
    <w:rsid w:val="00C97058"/>
    <w:rsid w:val="00C971B2"/>
    <w:rsid w:val="00C97315"/>
    <w:rsid w:val="00C974C1"/>
    <w:rsid w:val="00C97570"/>
    <w:rsid w:val="00C975CC"/>
    <w:rsid w:val="00C97724"/>
    <w:rsid w:val="00C97987"/>
    <w:rsid w:val="00C97A68"/>
    <w:rsid w:val="00C97B25"/>
    <w:rsid w:val="00C97B2F"/>
    <w:rsid w:val="00C97B88"/>
    <w:rsid w:val="00C97F3B"/>
    <w:rsid w:val="00CA0038"/>
    <w:rsid w:val="00CA00ED"/>
    <w:rsid w:val="00CA00EF"/>
    <w:rsid w:val="00CA01A6"/>
    <w:rsid w:val="00CA0285"/>
    <w:rsid w:val="00CA05DF"/>
    <w:rsid w:val="00CA05F5"/>
    <w:rsid w:val="00CA0A74"/>
    <w:rsid w:val="00CA0AF4"/>
    <w:rsid w:val="00CA0C60"/>
    <w:rsid w:val="00CA0E62"/>
    <w:rsid w:val="00CA0FCA"/>
    <w:rsid w:val="00CA125A"/>
    <w:rsid w:val="00CA13BB"/>
    <w:rsid w:val="00CA1441"/>
    <w:rsid w:val="00CA151F"/>
    <w:rsid w:val="00CA1628"/>
    <w:rsid w:val="00CA1678"/>
    <w:rsid w:val="00CA16F4"/>
    <w:rsid w:val="00CA1F02"/>
    <w:rsid w:val="00CA225A"/>
    <w:rsid w:val="00CA22F3"/>
    <w:rsid w:val="00CA23C2"/>
    <w:rsid w:val="00CA23F1"/>
    <w:rsid w:val="00CA2760"/>
    <w:rsid w:val="00CA27B4"/>
    <w:rsid w:val="00CA290E"/>
    <w:rsid w:val="00CA2D88"/>
    <w:rsid w:val="00CA2DF3"/>
    <w:rsid w:val="00CA2E6B"/>
    <w:rsid w:val="00CA303A"/>
    <w:rsid w:val="00CA33BF"/>
    <w:rsid w:val="00CA3923"/>
    <w:rsid w:val="00CA3946"/>
    <w:rsid w:val="00CA3A6E"/>
    <w:rsid w:val="00CA4033"/>
    <w:rsid w:val="00CA4690"/>
    <w:rsid w:val="00CA46E5"/>
    <w:rsid w:val="00CA4E64"/>
    <w:rsid w:val="00CA4F2F"/>
    <w:rsid w:val="00CA514A"/>
    <w:rsid w:val="00CA51E8"/>
    <w:rsid w:val="00CA520B"/>
    <w:rsid w:val="00CA5250"/>
    <w:rsid w:val="00CA541F"/>
    <w:rsid w:val="00CA555F"/>
    <w:rsid w:val="00CA5715"/>
    <w:rsid w:val="00CA593B"/>
    <w:rsid w:val="00CA5AC0"/>
    <w:rsid w:val="00CA5C06"/>
    <w:rsid w:val="00CA5C5F"/>
    <w:rsid w:val="00CA5F6A"/>
    <w:rsid w:val="00CA5FBB"/>
    <w:rsid w:val="00CA62CB"/>
    <w:rsid w:val="00CA6521"/>
    <w:rsid w:val="00CA652E"/>
    <w:rsid w:val="00CA65DD"/>
    <w:rsid w:val="00CA6731"/>
    <w:rsid w:val="00CA67DD"/>
    <w:rsid w:val="00CA6AE4"/>
    <w:rsid w:val="00CA6B1D"/>
    <w:rsid w:val="00CA6E77"/>
    <w:rsid w:val="00CA72EC"/>
    <w:rsid w:val="00CA7314"/>
    <w:rsid w:val="00CA7726"/>
    <w:rsid w:val="00CA7B60"/>
    <w:rsid w:val="00CA7EE6"/>
    <w:rsid w:val="00CB0085"/>
    <w:rsid w:val="00CB00C3"/>
    <w:rsid w:val="00CB020D"/>
    <w:rsid w:val="00CB05A9"/>
    <w:rsid w:val="00CB0831"/>
    <w:rsid w:val="00CB0B29"/>
    <w:rsid w:val="00CB0E02"/>
    <w:rsid w:val="00CB0E77"/>
    <w:rsid w:val="00CB1036"/>
    <w:rsid w:val="00CB11E7"/>
    <w:rsid w:val="00CB1346"/>
    <w:rsid w:val="00CB13C9"/>
    <w:rsid w:val="00CB151F"/>
    <w:rsid w:val="00CB1817"/>
    <w:rsid w:val="00CB1DCF"/>
    <w:rsid w:val="00CB1E45"/>
    <w:rsid w:val="00CB1E9A"/>
    <w:rsid w:val="00CB204F"/>
    <w:rsid w:val="00CB20AE"/>
    <w:rsid w:val="00CB22E0"/>
    <w:rsid w:val="00CB2312"/>
    <w:rsid w:val="00CB2381"/>
    <w:rsid w:val="00CB26C8"/>
    <w:rsid w:val="00CB2952"/>
    <w:rsid w:val="00CB2973"/>
    <w:rsid w:val="00CB29BE"/>
    <w:rsid w:val="00CB2A64"/>
    <w:rsid w:val="00CB3227"/>
    <w:rsid w:val="00CB3374"/>
    <w:rsid w:val="00CB3400"/>
    <w:rsid w:val="00CB35BC"/>
    <w:rsid w:val="00CB35FE"/>
    <w:rsid w:val="00CB363E"/>
    <w:rsid w:val="00CB3984"/>
    <w:rsid w:val="00CB3D1E"/>
    <w:rsid w:val="00CB4392"/>
    <w:rsid w:val="00CB46E3"/>
    <w:rsid w:val="00CB479B"/>
    <w:rsid w:val="00CB4D18"/>
    <w:rsid w:val="00CB4EB7"/>
    <w:rsid w:val="00CB5000"/>
    <w:rsid w:val="00CB5441"/>
    <w:rsid w:val="00CB58E8"/>
    <w:rsid w:val="00CB5C73"/>
    <w:rsid w:val="00CB5C86"/>
    <w:rsid w:val="00CB630A"/>
    <w:rsid w:val="00CB684D"/>
    <w:rsid w:val="00CB6855"/>
    <w:rsid w:val="00CB6B63"/>
    <w:rsid w:val="00CB6F23"/>
    <w:rsid w:val="00CB708A"/>
    <w:rsid w:val="00CB71A3"/>
    <w:rsid w:val="00CB7422"/>
    <w:rsid w:val="00CB77DE"/>
    <w:rsid w:val="00CB77E6"/>
    <w:rsid w:val="00CB7BE5"/>
    <w:rsid w:val="00CC00F0"/>
    <w:rsid w:val="00CC02AC"/>
    <w:rsid w:val="00CC04F6"/>
    <w:rsid w:val="00CC04F8"/>
    <w:rsid w:val="00CC0984"/>
    <w:rsid w:val="00CC0AC4"/>
    <w:rsid w:val="00CC0AE1"/>
    <w:rsid w:val="00CC0C13"/>
    <w:rsid w:val="00CC10B2"/>
    <w:rsid w:val="00CC12B1"/>
    <w:rsid w:val="00CC13AD"/>
    <w:rsid w:val="00CC1781"/>
    <w:rsid w:val="00CC1881"/>
    <w:rsid w:val="00CC18F9"/>
    <w:rsid w:val="00CC1CF0"/>
    <w:rsid w:val="00CC1D72"/>
    <w:rsid w:val="00CC22C0"/>
    <w:rsid w:val="00CC2410"/>
    <w:rsid w:val="00CC2532"/>
    <w:rsid w:val="00CC2640"/>
    <w:rsid w:val="00CC268B"/>
    <w:rsid w:val="00CC2B4F"/>
    <w:rsid w:val="00CC2F6E"/>
    <w:rsid w:val="00CC3053"/>
    <w:rsid w:val="00CC3805"/>
    <w:rsid w:val="00CC39A1"/>
    <w:rsid w:val="00CC3B2C"/>
    <w:rsid w:val="00CC3D03"/>
    <w:rsid w:val="00CC3D20"/>
    <w:rsid w:val="00CC3EAA"/>
    <w:rsid w:val="00CC448E"/>
    <w:rsid w:val="00CC4495"/>
    <w:rsid w:val="00CC4765"/>
    <w:rsid w:val="00CC48AE"/>
    <w:rsid w:val="00CC4C52"/>
    <w:rsid w:val="00CC56B6"/>
    <w:rsid w:val="00CC56BF"/>
    <w:rsid w:val="00CC5813"/>
    <w:rsid w:val="00CC6061"/>
    <w:rsid w:val="00CC6298"/>
    <w:rsid w:val="00CC6394"/>
    <w:rsid w:val="00CC686D"/>
    <w:rsid w:val="00CC695A"/>
    <w:rsid w:val="00CC6BED"/>
    <w:rsid w:val="00CC6CD6"/>
    <w:rsid w:val="00CC7084"/>
    <w:rsid w:val="00CC70BD"/>
    <w:rsid w:val="00CC7584"/>
    <w:rsid w:val="00CC7A67"/>
    <w:rsid w:val="00CC7DD0"/>
    <w:rsid w:val="00CD0192"/>
    <w:rsid w:val="00CD0276"/>
    <w:rsid w:val="00CD034C"/>
    <w:rsid w:val="00CD03BE"/>
    <w:rsid w:val="00CD0442"/>
    <w:rsid w:val="00CD04A4"/>
    <w:rsid w:val="00CD0874"/>
    <w:rsid w:val="00CD0BE1"/>
    <w:rsid w:val="00CD1202"/>
    <w:rsid w:val="00CD1232"/>
    <w:rsid w:val="00CD12B2"/>
    <w:rsid w:val="00CD14B6"/>
    <w:rsid w:val="00CD159E"/>
    <w:rsid w:val="00CD199C"/>
    <w:rsid w:val="00CD1A23"/>
    <w:rsid w:val="00CD1B33"/>
    <w:rsid w:val="00CD1C46"/>
    <w:rsid w:val="00CD1CF8"/>
    <w:rsid w:val="00CD1DD4"/>
    <w:rsid w:val="00CD1EAE"/>
    <w:rsid w:val="00CD1F3E"/>
    <w:rsid w:val="00CD235A"/>
    <w:rsid w:val="00CD23C1"/>
    <w:rsid w:val="00CD248A"/>
    <w:rsid w:val="00CD25EE"/>
    <w:rsid w:val="00CD29D2"/>
    <w:rsid w:val="00CD2D50"/>
    <w:rsid w:val="00CD2DE1"/>
    <w:rsid w:val="00CD2F29"/>
    <w:rsid w:val="00CD3218"/>
    <w:rsid w:val="00CD33D3"/>
    <w:rsid w:val="00CD33EB"/>
    <w:rsid w:val="00CD3A24"/>
    <w:rsid w:val="00CD3A71"/>
    <w:rsid w:val="00CD3B06"/>
    <w:rsid w:val="00CD3BAA"/>
    <w:rsid w:val="00CD4091"/>
    <w:rsid w:val="00CD42FC"/>
    <w:rsid w:val="00CD44CC"/>
    <w:rsid w:val="00CD45BC"/>
    <w:rsid w:val="00CD464F"/>
    <w:rsid w:val="00CD4910"/>
    <w:rsid w:val="00CD49F4"/>
    <w:rsid w:val="00CD4C85"/>
    <w:rsid w:val="00CD4CF1"/>
    <w:rsid w:val="00CD4EB5"/>
    <w:rsid w:val="00CD5041"/>
    <w:rsid w:val="00CD517D"/>
    <w:rsid w:val="00CD5451"/>
    <w:rsid w:val="00CD5533"/>
    <w:rsid w:val="00CD5975"/>
    <w:rsid w:val="00CD5AB0"/>
    <w:rsid w:val="00CD5AE1"/>
    <w:rsid w:val="00CD5C46"/>
    <w:rsid w:val="00CD5D8A"/>
    <w:rsid w:val="00CD5D98"/>
    <w:rsid w:val="00CD60AF"/>
    <w:rsid w:val="00CD60DE"/>
    <w:rsid w:val="00CD63A2"/>
    <w:rsid w:val="00CD64E8"/>
    <w:rsid w:val="00CD673D"/>
    <w:rsid w:val="00CD69A8"/>
    <w:rsid w:val="00CD6E15"/>
    <w:rsid w:val="00CD6FF3"/>
    <w:rsid w:val="00CD742E"/>
    <w:rsid w:val="00CD75AC"/>
    <w:rsid w:val="00CD7674"/>
    <w:rsid w:val="00CD772F"/>
    <w:rsid w:val="00CD77D9"/>
    <w:rsid w:val="00CD7906"/>
    <w:rsid w:val="00CD7A48"/>
    <w:rsid w:val="00CD7ABD"/>
    <w:rsid w:val="00CD7C34"/>
    <w:rsid w:val="00CD7CB7"/>
    <w:rsid w:val="00CD7F1E"/>
    <w:rsid w:val="00CE00A5"/>
    <w:rsid w:val="00CE0138"/>
    <w:rsid w:val="00CE01FA"/>
    <w:rsid w:val="00CE058D"/>
    <w:rsid w:val="00CE05B5"/>
    <w:rsid w:val="00CE08F6"/>
    <w:rsid w:val="00CE0BAB"/>
    <w:rsid w:val="00CE0C5D"/>
    <w:rsid w:val="00CE0DAA"/>
    <w:rsid w:val="00CE0DF7"/>
    <w:rsid w:val="00CE12C0"/>
    <w:rsid w:val="00CE1577"/>
    <w:rsid w:val="00CE17B3"/>
    <w:rsid w:val="00CE19CD"/>
    <w:rsid w:val="00CE1BA5"/>
    <w:rsid w:val="00CE1C81"/>
    <w:rsid w:val="00CE1CAB"/>
    <w:rsid w:val="00CE1E31"/>
    <w:rsid w:val="00CE2152"/>
    <w:rsid w:val="00CE2177"/>
    <w:rsid w:val="00CE250F"/>
    <w:rsid w:val="00CE2544"/>
    <w:rsid w:val="00CE29C8"/>
    <w:rsid w:val="00CE3066"/>
    <w:rsid w:val="00CE309E"/>
    <w:rsid w:val="00CE348B"/>
    <w:rsid w:val="00CE34AC"/>
    <w:rsid w:val="00CE389A"/>
    <w:rsid w:val="00CE3CE4"/>
    <w:rsid w:val="00CE40C9"/>
    <w:rsid w:val="00CE4707"/>
    <w:rsid w:val="00CE4779"/>
    <w:rsid w:val="00CE4C5C"/>
    <w:rsid w:val="00CE50B3"/>
    <w:rsid w:val="00CE5203"/>
    <w:rsid w:val="00CE559E"/>
    <w:rsid w:val="00CE560F"/>
    <w:rsid w:val="00CE57EA"/>
    <w:rsid w:val="00CE5A9C"/>
    <w:rsid w:val="00CE638A"/>
    <w:rsid w:val="00CE63B1"/>
    <w:rsid w:val="00CE6A2B"/>
    <w:rsid w:val="00CE6B5C"/>
    <w:rsid w:val="00CE7215"/>
    <w:rsid w:val="00CE7301"/>
    <w:rsid w:val="00CE745F"/>
    <w:rsid w:val="00CE75CE"/>
    <w:rsid w:val="00CE7708"/>
    <w:rsid w:val="00CE777C"/>
    <w:rsid w:val="00CE78A5"/>
    <w:rsid w:val="00CE7A1F"/>
    <w:rsid w:val="00CE7B6D"/>
    <w:rsid w:val="00CF002C"/>
    <w:rsid w:val="00CF02C2"/>
    <w:rsid w:val="00CF0431"/>
    <w:rsid w:val="00CF04E0"/>
    <w:rsid w:val="00CF0543"/>
    <w:rsid w:val="00CF0BFE"/>
    <w:rsid w:val="00CF0D65"/>
    <w:rsid w:val="00CF0FC8"/>
    <w:rsid w:val="00CF10AA"/>
    <w:rsid w:val="00CF10FC"/>
    <w:rsid w:val="00CF1209"/>
    <w:rsid w:val="00CF13CE"/>
    <w:rsid w:val="00CF1458"/>
    <w:rsid w:val="00CF1741"/>
    <w:rsid w:val="00CF1754"/>
    <w:rsid w:val="00CF1B88"/>
    <w:rsid w:val="00CF1F81"/>
    <w:rsid w:val="00CF20BA"/>
    <w:rsid w:val="00CF2503"/>
    <w:rsid w:val="00CF250D"/>
    <w:rsid w:val="00CF26AE"/>
    <w:rsid w:val="00CF2ACD"/>
    <w:rsid w:val="00CF2CE4"/>
    <w:rsid w:val="00CF35B3"/>
    <w:rsid w:val="00CF389D"/>
    <w:rsid w:val="00CF38E1"/>
    <w:rsid w:val="00CF3B74"/>
    <w:rsid w:val="00CF3BAB"/>
    <w:rsid w:val="00CF3C7F"/>
    <w:rsid w:val="00CF3D79"/>
    <w:rsid w:val="00CF427E"/>
    <w:rsid w:val="00CF46E3"/>
    <w:rsid w:val="00CF4ABC"/>
    <w:rsid w:val="00CF4AFE"/>
    <w:rsid w:val="00CF4F4D"/>
    <w:rsid w:val="00CF4FA0"/>
    <w:rsid w:val="00CF4FBF"/>
    <w:rsid w:val="00CF51F7"/>
    <w:rsid w:val="00CF531C"/>
    <w:rsid w:val="00CF531D"/>
    <w:rsid w:val="00CF5471"/>
    <w:rsid w:val="00CF56D9"/>
    <w:rsid w:val="00CF571A"/>
    <w:rsid w:val="00CF5B1C"/>
    <w:rsid w:val="00CF6175"/>
    <w:rsid w:val="00CF6239"/>
    <w:rsid w:val="00CF6436"/>
    <w:rsid w:val="00CF6624"/>
    <w:rsid w:val="00CF6657"/>
    <w:rsid w:val="00CF6665"/>
    <w:rsid w:val="00CF6674"/>
    <w:rsid w:val="00CF694C"/>
    <w:rsid w:val="00CF69E0"/>
    <w:rsid w:val="00CF6A99"/>
    <w:rsid w:val="00CF6C2E"/>
    <w:rsid w:val="00CF715E"/>
    <w:rsid w:val="00CF7701"/>
    <w:rsid w:val="00CF7A29"/>
    <w:rsid w:val="00CF7A95"/>
    <w:rsid w:val="00CF7D6D"/>
    <w:rsid w:val="00D0041E"/>
    <w:rsid w:val="00D00500"/>
    <w:rsid w:val="00D00A55"/>
    <w:rsid w:val="00D00B81"/>
    <w:rsid w:val="00D00DAA"/>
    <w:rsid w:val="00D00EF7"/>
    <w:rsid w:val="00D0104F"/>
    <w:rsid w:val="00D015A6"/>
    <w:rsid w:val="00D019F9"/>
    <w:rsid w:val="00D01A16"/>
    <w:rsid w:val="00D01A40"/>
    <w:rsid w:val="00D01B67"/>
    <w:rsid w:val="00D01BEA"/>
    <w:rsid w:val="00D01D86"/>
    <w:rsid w:val="00D01E4C"/>
    <w:rsid w:val="00D01E66"/>
    <w:rsid w:val="00D020BF"/>
    <w:rsid w:val="00D025B9"/>
    <w:rsid w:val="00D02651"/>
    <w:rsid w:val="00D02C1D"/>
    <w:rsid w:val="00D02CCD"/>
    <w:rsid w:val="00D02CDD"/>
    <w:rsid w:val="00D02FA2"/>
    <w:rsid w:val="00D0326D"/>
    <w:rsid w:val="00D0362B"/>
    <w:rsid w:val="00D036A8"/>
    <w:rsid w:val="00D03A77"/>
    <w:rsid w:val="00D03BA2"/>
    <w:rsid w:val="00D04082"/>
    <w:rsid w:val="00D0416F"/>
    <w:rsid w:val="00D044CB"/>
    <w:rsid w:val="00D04680"/>
    <w:rsid w:val="00D047A5"/>
    <w:rsid w:val="00D048D4"/>
    <w:rsid w:val="00D04C9A"/>
    <w:rsid w:val="00D05047"/>
    <w:rsid w:val="00D05556"/>
    <w:rsid w:val="00D0557B"/>
    <w:rsid w:val="00D0569E"/>
    <w:rsid w:val="00D05730"/>
    <w:rsid w:val="00D05772"/>
    <w:rsid w:val="00D06368"/>
    <w:rsid w:val="00D06474"/>
    <w:rsid w:val="00D064EE"/>
    <w:rsid w:val="00D0658F"/>
    <w:rsid w:val="00D0668A"/>
    <w:rsid w:val="00D06AA7"/>
    <w:rsid w:val="00D06B77"/>
    <w:rsid w:val="00D06EC7"/>
    <w:rsid w:val="00D07119"/>
    <w:rsid w:val="00D071ED"/>
    <w:rsid w:val="00D0722A"/>
    <w:rsid w:val="00D072D8"/>
    <w:rsid w:val="00D0773F"/>
    <w:rsid w:val="00D077D6"/>
    <w:rsid w:val="00D07A52"/>
    <w:rsid w:val="00D07C1D"/>
    <w:rsid w:val="00D100C4"/>
    <w:rsid w:val="00D101B8"/>
    <w:rsid w:val="00D10410"/>
    <w:rsid w:val="00D104EE"/>
    <w:rsid w:val="00D10696"/>
    <w:rsid w:val="00D1085C"/>
    <w:rsid w:val="00D10980"/>
    <w:rsid w:val="00D10E7D"/>
    <w:rsid w:val="00D11262"/>
    <w:rsid w:val="00D11373"/>
    <w:rsid w:val="00D114E7"/>
    <w:rsid w:val="00D119E3"/>
    <w:rsid w:val="00D11D1F"/>
    <w:rsid w:val="00D120DA"/>
    <w:rsid w:val="00D12451"/>
    <w:rsid w:val="00D1275D"/>
    <w:rsid w:val="00D1288B"/>
    <w:rsid w:val="00D12A2C"/>
    <w:rsid w:val="00D12A6A"/>
    <w:rsid w:val="00D12CD7"/>
    <w:rsid w:val="00D12DE4"/>
    <w:rsid w:val="00D12F98"/>
    <w:rsid w:val="00D13230"/>
    <w:rsid w:val="00D13478"/>
    <w:rsid w:val="00D13857"/>
    <w:rsid w:val="00D13889"/>
    <w:rsid w:val="00D138A3"/>
    <w:rsid w:val="00D13B61"/>
    <w:rsid w:val="00D13C1B"/>
    <w:rsid w:val="00D143A3"/>
    <w:rsid w:val="00D143D1"/>
    <w:rsid w:val="00D147E1"/>
    <w:rsid w:val="00D14986"/>
    <w:rsid w:val="00D14AB2"/>
    <w:rsid w:val="00D15139"/>
    <w:rsid w:val="00D15205"/>
    <w:rsid w:val="00D15797"/>
    <w:rsid w:val="00D15948"/>
    <w:rsid w:val="00D15B08"/>
    <w:rsid w:val="00D15F29"/>
    <w:rsid w:val="00D15F6A"/>
    <w:rsid w:val="00D15F9C"/>
    <w:rsid w:val="00D166F9"/>
    <w:rsid w:val="00D1691A"/>
    <w:rsid w:val="00D16F39"/>
    <w:rsid w:val="00D1703D"/>
    <w:rsid w:val="00D17176"/>
    <w:rsid w:val="00D178AB"/>
    <w:rsid w:val="00D17D2A"/>
    <w:rsid w:val="00D17EB2"/>
    <w:rsid w:val="00D200AD"/>
    <w:rsid w:val="00D206AD"/>
    <w:rsid w:val="00D21556"/>
    <w:rsid w:val="00D2158E"/>
    <w:rsid w:val="00D2166E"/>
    <w:rsid w:val="00D216F3"/>
    <w:rsid w:val="00D2195A"/>
    <w:rsid w:val="00D21B39"/>
    <w:rsid w:val="00D21BDB"/>
    <w:rsid w:val="00D21C53"/>
    <w:rsid w:val="00D21C6C"/>
    <w:rsid w:val="00D222C3"/>
    <w:rsid w:val="00D22482"/>
    <w:rsid w:val="00D229F6"/>
    <w:rsid w:val="00D22DBE"/>
    <w:rsid w:val="00D22E08"/>
    <w:rsid w:val="00D231E9"/>
    <w:rsid w:val="00D23727"/>
    <w:rsid w:val="00D23942"/>
    <w:rsid w:val="00D23BBC"/>
    <w:rsid w:val="00D244BD"/>
    <w:rsid w:val="00D24B4C"/>
    <w:rsid w:val="00D24B82"/>
    <w:rsid w:val="00D24BCA"/>
    <w:rsid w:val="00D24CA7"/>
    <w:rsid w:val="00D250E2"/>
    <w:rsid w:val="00D25363"/>
    <w:rsid w:val="00D254E1"/>
    <w:rsid w:val="00D254EF"/>
    <w:rsid w:val="00D25948"/>
    <w:rsid w:val="00D25AB2"/>
    <w:rsid w:val="00D25DDB"/>
    <w:rsid w:val="00D25E7B"/>
    <w:rsid w:val="00D25EEC"/>
    <w:rsid w:val="00D25F41"/>
    <w:rsid w:val="00D26044"/>
    <w:rsid w:val="00D26514"/>
    <w:rsid w:val="00D2672B"/>
    <w:rsid w:val="00D269E3"/>
    <w:rsid w:val="00D26CE9"/>
    <w:rsid w:val="00D2700C"/>
    <w:rsid w:val="00D270A8"/>
    <w:rsid w:val="00D271C0"/>
    <w:rsid w:val="00D27213"/>
    <w:rsid w:val="00D273AB"/>
    <w:rsid w:val="00D27574"/>
    <w:rsid w:val="00D277CC"/>
    <w:rsid w:val="00D27833"/>
    <w:rsid w:val="00D307B4"/>
    <w:rsid w:val="00D3099B"/>
    <w:rsid w:val="00D30B56"/>
    <w:rsid w:val="00D30C19"/>
    <w:rsid w:val="00D310C0"/>
    <w:rsid w:val="00D31327"/>
    <w:rsid w:val="00D317F1"/>
    <w:rsid w:val="00D318EA"/>
    <w:rsid w:val="00D31AEB"/>
    <w:rsid w:val="00D31C89"/>
    <w:rsid w:val="00D31E93"/>
    <w:rsid w:val="00D322E6"/>
    <w:rsid w:val="00D32609"/>
    <w:rsid w:val="00D32761"/>
    <w:rsid w:val="00D328FF"/>
    <w:rsid w:val="00D32915"/>
    <w:rsid w:val="00D329CC"/>
    <w:rsid w:val="00D32ACB"/>
    <w:rsid w:val="00D32B3D"/>
    <w:rsid w:val="00D32DA2"/>
    <w:rsid w:val="00D3333F"/>
    <w:rsid w:val="00D33454"/>
    <w:rsid w:val="00D3390D"/>
    <w:rsid w:val="00D33ABF"/>
    <w:rsid w:val="00D33C45"/>
    <w:rsid w:val="00D33C74"/>
    <w:rsid w:val="00D33CA4"/>
    <w:rsid w:val="00D3475B"/>
    <w:rsid w:val="00D347F6"/>
    <w:rsid w:val="00D34877"/>
    <w:rsid w:val="00D34B3C"/>
    <w:rsid w:val="00D34BB9"/>
    <w:rsid w:val="00D34BBA"/>
    <w:rsid w:val="00D34D19"/>
    <w:rsid w:val="00D350B6"/>
    <w:rsid w:val="00D35138"/>
    <w:rsid w:val="00D3564B"/>
    <w:rsid w:val="00D356E3"/>
    <w:rsid w:val="00D35F29"/>
    <w:rsid w:val="00D35F97"/>
    <w:rsid w:val="00D36074"/>
    <w:rsid w:val="00D3633C"/>
    <w:rsid w:val="00D366FE"/>
    <w:rsid w:val="00D3684A"/>
    <w:rsid w:val="00D36B35"/>
    <w:rsid w:val="00D36B87"/>
    <w:rsid w:val="00D374FD"/>
    <w:rsid w:val="00D37D07"/>
    <w:rsid w:val="00D37F0D"/>
    <w:rsid w:val="00D40068"/>
    <w:rsid w:val="00D402BD"/>
    <w:rsid w:val="00D405B5"/>
    <w:rsid w:val="00D4093C"/>
    <w:rsid w:val="00D40A13"/>
    <w:rsid w:val="00D40A43"/>
    <w:rsid w:val="00D40DCA"/>
    <w:rsid w:val="00D40F11"/>
    <w:rsid w:val="00D4103B"/>
    <w:rsid w:val="00D410CD"/>
    <w:rsid w:val="00D41118"/>
    <w:rsid w:val="00D41204"/>
    <w:rsid w:val="00D4126B"/>
    <w:rsid w:val="00D412B4"/>
    <w:rsid w:val="00D412F2"/>
    <w:rsid w:val="00D41D42"/>
    <w:rsid w:val="00D41D52"/>
    <w:rsid w:val="00D41D7A"/>
    <w:rsid w:val="00D41E07"/>
    <w:rsid w:val="00D41E99"/>
    <w:rsid w:val="00D420C7"/>
    <w:rsid w:val="00D420F0"/>
    <w:rsid w:val="00D42506"/>
    <w:rsid w:val="00D426AA"/>
    <w:rsid w:val="00D42749"/>
    <w:rsid w:val="00D42A4F"/>
    <w:rsid w:val="00D42AF9"/>
    <w:rsid w:val="00D4303F"/>
    <w:rsid w:val="00D43127"/>
    <w:rsid w:val="00D43538"/>
    <w:rsid w:val="00D43752"/>
    <w:rsid w:val="00D43791"/>
    <w:rsid w:val="00D437E2"/>
    <w:rsid w:val="00D437FB"/>
    <w:rsid w:val="00D44236"/>
    <w:rsid w:val="00D4434E"/>
    <w:rsid w:val="00D4447E"/>
    <w:rsid w:val="00D4449B"/>
    <w:rsid w:val="00D448D9"/>
    <w:rsid w:val="00D4497D"/>
    <w:rsid w:val="00D449BA"/>
    <w:rsid w:val="00D449FB"/>
    <w:rsid w:val="00D4509E"/>
    <w:rsid w:val="00D45154"/>
    <w:rsid w:val="00D45238"/>
    <w:rsid w:val="00D45304"/>
    <w:rsid w:val="00D453DD"/>
    <w:rsid w:val="00D45854"/>
    <w:rsid w:val="00D45922"/>
    <w:rsid w:val="00D45B79"/>
    <w:rsid w:val="00D45B91"/>
    <w:rsid w:val="00D45FDA"/>
    <w:rsid w:val="00D462C5"/>
    <w:rsid w:val="00D4633C"/>
    <w:rsid w:val="00D46698"/>
    <w:rsid w:val="00D4674E"/>
    <w:rsid w:val="00D46B3F"/>
    <w:rsid w:val="00D46C1B"/>
    <w:rsid w:val="00D46CDD"/>
    <w:rsid w:val="00D46EA1"/>
    <w:rsid w:val="00D4704E"/>
    <w:rsid w:val="00D470D8"/>
    <w:rsid w:val="00D47199"/>
    <w:rsid w:val="00D4721E"/>
    <w:rsid w:val="00D47309"/>
    <w:rsid w:val="00D4730D"/>
    <w:rsid w:val="00D4734B"/>
    <w:rsid w:val="00D473CD"/>
    <w:rsid w:val="00D47521"/>
    <w:rsid w:val="00D476DC"/>
    <w:rsid w:val="00D478C6"/>
    <w:rsid w:val="00D47AB3"/>
    <w:rsid w:val="00D47D3B"/>
    <w:rsid w:val="00D501F5"/>
    <w:rsid w:val="00D50B94"/>
    <w:rsid w:val="00D50EB1"/>
    <w:rsid w:val="00D51120"/>
    <w:rsid w:val="00D511DF"/>
    <w:rsid w:val="00D51697"/>
    <w:rsid w:val="00D51A18"/>
    <w:rsid w:val="00D51AE0"/>
    <w:rsid w:val="00D51B2C"/>
    <w:rsid w:val="00D51CAF"/>
    <w:rsid w:val="00D51F31"/>
    <w:rsid w:val="00D524F7"/>
    <w:rsid w:val="00D52928"/>
    <w:rsid w:val="00D52BF3"/>
    <w:rsid w:val="00D52DE4"/>
    <w:rsid w:val="00D530A1"/>
    <w:rsid w:val="00D53225"/>
    <w:rsid w:val="00D53637"/>
    <w:rsid w:val="00D53A6E"/>
    <w:rsid w:val="00D53C75"/>
    <w:rsid w:val="00D53EBE"/>
    <w:rsid w:val="00D53EC8"/>
    <w:rsid w:val="00D545D1"/>
    <w:rsid w:val="00D549BD"/>
    <w:rsid w:val="00D54A3A"/>
    <w:rsid w:val="00D54B07"/>
    <w:rsid w:val="00D54B2E"/>
    <w:rsid w:val="00D54BB4"/>
    <w:rsid w:val="00D54BE4"/>
    <w:rsid w:val="00D54E4F"/>
    <w:rsid w:val="00D55158"/>
    <w:rsid w:val="00D55345"/>
    <w:rsid w:val="00D55500"/>
    <w:rsid w:val="00D55E12"/>
    <w:rsid w:val="00D56178"/>
    <w:rsid w:val="00D5617E"/>
    <w:rsid w:val="00D5635D"/>
    <w:rsid w:val="00D56766"/>
    <w:rsid w:val="00D567F5"/>
    <w:rsid w:val="00D568FA"/>
    <w:rsid w:val="00D56B6B"/>
    <w:rsid w:val="00D56C5C"/>
    <w:rsid w:val="00D56D1D"/>
    <w:rsid w:val="00D56D84"/>
    <w:rsid w:val="00D56EE0"/>
    <w:rsid w:val="00D57269"/>
    <w:rsid w:val="00D5749B"/>
    <w:rsid w:val="00D57551"/>
    <w:rsid w:val="00D57627"/>
    <w:rsid w:val="00D57648"/>
    <w:rsid w:val="00D576ED"/>
    <w:rsid w:val="00D579F5"/>
    <w:rsid w:val="00D6018A"/>
    <w:rsid w:val="00D60254"/>
    <w:rsid w:val="00D60368"/>
    <w:rsid w:val="00D604A9"/>
    <w:rsid w:val="00D604B5"/>
    <w:rsid w:val="00D604FD"/>
    <w:rsid w:val="00D6055D"/>
    <w:rsid w:val="00D608CD"/>
    <w:rsid w:val="00D60B93"/>
    <w:rsid w:val="00D60D51"/>
    <w:rsid w:val="00D60E71"/>
    <w:rsid w:val="00D61037"/>
    <w:rsid w:val="00D6123B"/>
    <w:rsid w:val="00D6125D"/>
    <w:rsid w:val="00D612D5"/>
    <w:rsid w:val="00D61343"/>
    <w:rsid w:val="00D61349"/>
    <w:rsid w:val="00D61409"/>
    <w:rsid w:val="00D61D75"/>
    <w:rsid w:val="00D61F16"/>
    <w:rsid w:val="00D61FC2"/>
    <w:rsid w:val="00D6209B"/>
    <w:rsid w:val="00D6251A"/>
    <w:rsid w:val="00D62535"/>
    <w:rsid w:val="00D626ED"/>
    <w:rsid w:val="00D627BC"/>
    <w:rsid w:val="00D627FB"/>
    <w:rsid w:val="00D62860"/>
    <w:rsid w:val="00D62C1C"/>
    <w:rsid w:val="00D62F0D"/>
    <w:rsid w:val="00D62FF0"/>
    <w:rsid w:val="00D63041"/>
    <w:rsid w:val="00D63696"/>
    <w:rsid w:val="00D63849"/>
    <w:rsid w:val="00D63DCA"/>
    <w:rsid w:val="00D63EFC"/>
    <w:rsid w:val="00D63FD1"/>
    <w:rsid w:val="00D640C5"/>
    <w:rsid w:val="00D643A8"/>
    <w:rsid w:val="00D64611"/>
    <w:rsid w:val="00D6481E"/>
    <w:rsid w:val="00D649E5"/>
    <w:rsid w:val="00D64E8B"/>
    <w:rsid w:val="00D64ED1"/>
    <w:rsid w:val="00D64FBE"/>
    <w:rsid w:val="00D64FFE"/>
    <w:rsid w:val="00D6504D"/>
    <w:rsid w:val="00D6517E"/>
    <w:rsid w:val="00D653CC"/>
    <w:rsid w:val="00D65517"/>
    <w:rsid w:val="00D65592"/>
    <w:rsid w:val="00D65664"/>
    <w:rsid w:val="00D65AEB"/>
    <w:rsid w:val="00D65B37"/>
    <w:rsid w:val="00D65DA9"/>
    <w:rsid w:val="00D6606B"/>
    <w:rsid w:val="00D660C8"/>
    <w:rsid w:val="00D6611B"/>
    <w:rsid w:val="00D6641D"/>
    <w:rsid w:val="00D66BA5"/>
    <w:rsid w:val="00D66BD6"/>
    <w:rsid w:val="00D67093"/>
    <w:rsid w:val="00D6710B"/>
    <w:rsid w:val="00D6732F"/>
    <w:rsid w:val="00D67382"/>
    <w:rsid w:val="00D67505"/>
    <w:rsid w:val="00D677EA"/>
    <w:rsid w:val="00D67B1C"/>
    <w:rsid w:val="00D67BA8"/>
    <w:rsid w:val="00D67E4C"/>
    <w:rsid w:val="00D67E79"/>
    <w:rsid w:val="00D7012E"/>
    <w:rsid w:val="00D7098F"/>
    <w:rsid w:val="00D709BC"/>
    <w:rsid w:val="00D70CCD"/>
    <w:rsid w:val="00D70FA1"/>
    <w:rsid w:val="00D711C6"/>
    <w:rsid w:val="00D71268"/>
    <w:rsid w:val="00D7147B"/>
    <w:rsid w:val="00D71525"/>
    <w:rsid w:val="00D715BB"/>
    <w:rsid w:val="00D7188C"/>
    <w:rsid w:val="00D71B16"/>
    <w:rsid w:val="00D71CC0"/>
    <w:rsid w:val="00D71D3A"/>
    <w:rsid w:val="00D7212E"/>
    <w:rsid w:val="00D72481"/>
    <w:rsid w:val="00D72556"/>
    <w:rsid w:val="00D72BC8"/>
    <w:rsid w:val="00D72E47"/>
    <w:rsid w:val="00D72F19"/>
    <w:rsid w:val="00D7349A"/>
    <w:rsid w:val="00D7383E"/>
    <w:rsid w:val="00D73BFA"/>
    <w:rsid w:val="00D73DA4"/>
    <w:rsid w:val="00D74147"/>
    <w:rsid w:val="00D742DE"/>
    <w:rsid w:val="00D742F1"/>
    <w:rsid w:val="00D74482"/>
    <w:rsid w:val="00D7457F"/>
    <w:rsid w:val="00D74A05"/>
    <w:rsid w:val="00D74A25"/>
    <w:rsid w:val="00D74FF8"/>
    <w:rsid w:val="00D75288"/>
    <w:rsid w:val="00D752BE"/>
    <w:rsid w:val="00D7561B"/>
    <w:rsid w:val="00D75658"/>
    <w:rsid w:val="00D756FD"/>
    <w:rsid w:val="00D757BF"/>
    <w:rsid w:val="00D7581F"/>
    <w:rsid w:val="00D75A3D"/>
    <w:rsid w:val="00D75BE7"/>
    <w:rsid w:val="00D75E1F"/>
    <w:rsid w:val="00D75ECD"/>
    <w:rsid w:val="00D76477"/>
    <w:rsid w:val="00D7682C"/>
    <w:rsid w:val="00D769C3"/>
    <w:rsid w:val="00D76B4E"/>
    <w:rsid w:val="00D76D8C"/>
    <w:rsid w:val="00D76FA5"/>
    <w:rsid w:val="00D772C5"/>
    <w:rsid w:val="00D773BD"/>
    <w:rsid w:val="00D775C5"/>
    <w:rsid w:val="00D777DC"/>
    <w:rsid w:val="00D77890"/>
    <w:rsid w:val="00D77AD4"/>
    <w:rsid w:val="00D77B03"/>
    <w:rsid w:val="00D77DB8"/>
    <w:rsid w:val="00D77F70"/>
    <w:rsid w:val="00D80075"/>
    <w:rsid w:val="00D800AA"/>
    <w:rsid w:val="00D801BF"/>
    <w:rsid w:val="00D8022F"/>
    <w:rsid w:val="00D8034F"/>
    <w:rsid w:val="00D80408"/>
    <w:rsid w:val="00D80DAB"/>
    <w:rsid w:val="00D80FFF"/>
    <w:rsid w:val="00D810A5"/>
    <w:rsid w:val="00D811D8"/>
    <w:rsid w:val="00D81387"/>
    <w:rsid w:val="00D81469"/>
    <w:rsid w:val="00D81741"/>
    <w:rsid w:val="00D81B1D"/>
    <w:rsid w:val="00D81C31"/>
    <w:rsid w:val="00D81FE8"/>
    <w:rsid w:val="00D8202F"/>
    <w:rsid w:val="00D822F0"/>
    <w:rsid w:val="00D823D7"/>
    <w:rsid w:val="00D8242F"/>
    <w:rsid w:val="00D8252C"/>
    <w:rsid w:val="00D82560"/>
    <w:rsid w:val="00D825D8"/>
    <w:rsid w:val="00D82752"/>
    <w:rsid w:val="00D8288B"/>
    <w:rsid w:val="00D82A5C"/>
    <w:rsid w:val="00D82E45"/>
    <w:rsid w:val="00D82F00"/>
    <w:rsid w:val="00D82FD4"/>
    <w:rsid w:val="00D8355B"/>
    <w:rsid w:val="00D83A8C"/>
    <w:rsid w:val="00D83AFE"/>
    <w:rsid w:val="00D83C86"/>
    <w:rsid w:val="00D83F5E"/>
    <w:rsid w:val="00D8413A"/>
    <w:rsid w:val="00D845BC"/>
    <w:rsid w:val="00D84651"/>
    <w:rsid w:val="00D8495F"/>
    <w:rsid w:val="00D8497F"/>
    <w:rsid w:val="00D84C18"/>
    <w:rsid w:val="00D84C37"/>
    <w:rsid w:val="00D852CF"/>
    <w:rsid w:val="00D85783"/>
    <w:rsid w:val="00D85C07"/>
    <w:rsid w:val="00D85C79"/>
    <w:rsid w:val="00D85F19"/>
    <w:rsid w:val="00D86488"/>
    <w:rsid w:val="00D86AE4"/>
    <w:rsid w:val="00D86F0A"/>
    <w:rsid w:val="00D86FA6"/>
    <w:rsid w:val="00D87264"/>
    <w:rsid w:val="00D872FA"/>
    <w:rsid w:val="00D87539"/>
    <w:rsid w:val="00D87700"/>
    <w:rsid w:val="00D87753"/>
    <w:rsid w:val="00D878FF"/>
    <w:rsid w:val="00D87A42"/>
    <w:rsid w:val="00D87EE6"/>
    <w:rsid w:val="00D87F11"/>
    <w:rsid w:val="00D87F4B"/>
    <w:rsid w:val="00D87FAA"/>
    <w:rsid w:val="00D90268"/>
    <w:rsid w:val="00D90478"/>
    <w:rsid w:val="00D90B8C"/>
    <w:rsid w:val="00D90D15"/>
    <w:rsid w:val="00D90D26"/>
    <w:rsid w:val="00D9134C"/>
    <w:rsid w:val="00D91796"/>
    <w:rsid w:val="00D917D0"/>
    <w:rsid w:val="00D917EB"/>
    <w:rsid w:val="00D91805"/>
    <w:rsid w:val="00D91C2C"/>
    <w:rsid w:val="00D91CB1"/>
    <w:rsid w:val="00D91CBE"/>
    <w:rsid w:val="00D91E43"/>
    <w:rsid w:val="00D923FF"/>
    <w:rsid w:val="00D92582"/>
    <w:rsid w:val="00D927BB"/>
    <w:rsid w:val="00D92919"/>
    <w:rsid w:val="00D92AE5"/>
    <w:rsid w:val="00D92BB1"/>
    <w:rsid w:val="00D92DF2"/>
    <w:rsid w:val="00D92FFA"/>
    <w:rsid w:val="00D936E6"/>
    <w:rsid w:val="00D93E37"/>
    <w:rsid w:val="00D93E63"/>
    <w:rsid w:val="00D93EBF"/>
    <w:rsid w:val="00D93FD6"/>
    <w:rsid w:val="00D94236"/>
    <w:rsid w:val="00D94441"/>
    <w:rsid w:val="00D946ED"/>
    <w:rsid w:val="00D946FF"/>
    <w:rsid w:val="00D94770"/>
    <w:rsid w:val="00D94906"/>
    <w:rsid w:val="00D94A99"/>
    <w:rsid w:val="00D94AAC"/>
    <w:rsid w:val="00D94B01"/>
    <w:rsid w:val="00D95144"/>
    <w:rsid w:val="00D95478"/>
    <w:rsid w:val="00D9567E"/>
    <w:rsid w:val="00D95883"/>
    <w:rsid w:val="00D95A49"/>
    <w:rsid w:val="00D95C68"/>
    <w:rsid w:val="00D95C6D"/>
    <w:rsid w:val="00D9610B"/>
    <w:rsid w:val="00D96337"/>
    <w:rsid w:val="00D96862"/>
    <w:rsid w:val="00D96BFF"/>
    <w:rsid w:val="00D96D97"/>
    <w:rsid w:val="00D96F8F"/>
    <w:rsid w:val="00D97150"/>
    <w:rsid w:val="00D971FD"/>
    <w:rsid w:val="00D9734A"/>
    <w:rsid w:val="00D976BB"/>
    <w:rsid w:val="00D9777D"/>
    <w:rsid w:val="00D9778B"/>
    <w:rsid w:val="00D978AC"/>
    <w:rsid w:val="00D979C2"/>
    <w:rsid w:val="00D97F3D"/>
    <w:rsid w:val="00DA0500"/>
    <w:rsid w:val="00DA05DC"/>
    <w:rsid w:val="00DA080E"/>
    <w:rsid w:val="00DA086D"/>
    <w:rsid w:val="00DA08EE"/>
    <w:rsid w:val="00DA08FC"/>
    <w:rsid w:val="00DA0D3B"/>
    <w:rsid w:val="00DA0F67"/>
    <w:rsid w:val="00DA10EF"/>
    <w:rsid w:val="00DA10FB"/>
    <w:rsid w:val="00DA11E7"/>
    <w:rsid w:val="00DA125D"/>
    <w:rsid w:val="00DA129B"/>
    <w:rsid w:val="00DA148B"/>
    <w:rsid w:val="00DA16EF"/>
    <w:rsid w:val="00DA1A33"/>
    <w:rsid w:val="00DA1AE3"/>
    <w:rsid w:val="00DA1FCE"/>
    <w:rsid w:val="00DA21A8"/>
    <w:rsid w:val="00DA21D1"/>
    <w:rsid w:val="00DA27D4"/>
    <w:rsid w:val="00DA2AAE"/>
    <w:rsid w:val="00DA2AC6"/>
    <w:rsid w:val="00DA2C08"/>
    <w:rsid w:val="00DA2D9B"/>
    <w:rsid w:val="00DA30A1"/>
    <w:rsid w:val="00DA3276"/>
    <w:rsid w:val="00DA3333"/>
    <w:rsid w:val="00DA33C6"/>
    <w:rsid w:val="00DA359A"/>
    <w:rsid w:val="00DA3607"/>
    <w:rsid w:val="00DA3626"/>
    <w:rsid w:val="00DA3BE5"/>
    <w:rsid w:val="00DA3BEE"/>
    <w:rsid w:val="00DA3C6A"/>
    <w:rsid w:val="00DA3CB3"/>
    <w:rsid w:val="00DA3CF5"/>
    <w:rsid w:val="00DA3F14"/>
    <w:rsid w:val="00DA4236"/>
    <w:rsid w:val="00DA459B"/>
    <w:rsid w:val="00DA4793"/>
    <w:rsid w:val="00DA4960"/>
    <w:rsid w:val="00DA49CD"/>
    <w:rsid w:val="00DA4C7B"/>
    <w:rsid w:val="00DA521F"/>
    <w:rsid w:val="00DA568C"/>
    <w:rsid w:val="00DA5B83"/>
    <w:rsid w:val="00DA5BB7"/>
    <w:rsid w:val="00DA5C82"/>
    <w:rsid w:val="00DA5F11"/>
    <w:rsid w:val="00DA60D6"/>
    <w:rsid w:val="00DA61F2"/>
    <w:rsid w:val="00DA64D8"/>
    <w:rsid w:val="00DA6504"/>
    <w:rsid w:val="00DA66E7"/>
    <w:rsid w:val="00DA6865"/>
    <w:rsid w:val="00DA6868"/>
    <w:rsid w:val="00DA68DD"/>
    <w:rsid w:val="00DA6C0C"/>
    <w:rsid w:val="00DA6C18"/>
    <w:rsid w:val="00DA6C94"/>
    <w:rsid w:val="00DA6EF2"/>
    <w:rsid w:val="00DA708B"/>
    <w:rsid w:val="00DA7357"/>
    <w:rsid w:val="00DA738A"/>
    <w:rsid w:val="00DA7A02"/>
    <w:rsid w:val="00DA7B73"/>
    <w:rsid w:val="00DA7BB9"/>
    <w:rsid w:val="00DB0059"/>
    <w:rsid w:val="00DB036A"/>
    <w:rsid w:val="00DB053C"/>
    <w:rsid w:val="00DB0743"/>
    <w:rsid w:val="00DB07C3"/>
    <w:rsid w:val="00DB07EB"/>
    <w:rsid w:val="00DB08D6"/>
    <w:rsid w:val="00DB0AF9"/>
    <w:rsid w:val="00DB0D87"/>
    <w:rsid w:val="00DB0DBE"/>
    <w:rsid w:val="00DB10A2"/>
    <w:rsid w:val="00DB1167"/>
    <w:rsid w:val="00DB118B"/>
    <w:rsid w:val="00DB11A7"/>
    <w:rsid w:val="00DB1675"/>
    <w:rsid w:val="00DB18F6"/>
    <w:rsid w:val="00DB1BF2"/>
    <w:rsid w:val="00DB1DBC"/>
    <w:rsid w:val="00DB1EB7"/>
    <w:rsid w:val="00DB271C"/>
    <w:rsid w:val="00DB272D"/>
    <w:rsid w:val="00DB27F0"/>
    <w:rsid w:val="00DB28AE"/>
    <w:rsid w:val="00DB2D21"/>
    <w:rsid w:val="00DB2EBE"/>
    <w:rsid w:val="00DB32E8"/>
    <w:rsid w:val="00DB336C"/>
    <w:rsid w:val="00DB38C8"/>
    <w:rsid w:val="00DB3AD0"/>
    <w:rsid w:val="00DB40DE"/>
    <w:rsid w:val="00DB444D"/>
    <w:rsid w:val="00DB4C4A"/>
    <w:rsid w:val="00DB4CBE"/>
    <w:rsid w:val="00DB4D74"/>
    <w:rsid w:val="00DB4EAC"/>
    <w:rsid w:val="00DB50F7"/>
    <w:rsid w:val="00DB522B"/>
    <w:rsid w:val="00DB52BE"/>
    <w:rsid w:val="00DB5824"/>
    <w:rsid w:val="00DB589F"/>
    <w:rsid w:val="00DB594E"/>
    <w:rsid w:val="00DB5DA4"/>
    <w:rsid w:val="00DB61A7"/>
    <w:rsid w:val="00DB62E5"/>
    <w:rsid w:val="00DB646C"/>
    <w:rsid w:val="00DB64D4"/>
    <w:rsid w:val="00DB6576"/>
    <w:rsid w:val="00DB67B9"/>
    <w:rsid w:val="00DB6B1F"/>
    <w:rsid w:val="00DB6B68"/>
    <w:rsid w:val="00DB6E31"/>
    <w:rsid w:val="00DB6E6B"/>
    <w:rsid w:val="00DB6F15"/>
    <w:rsid w:val="00DB70A5"/>
    <w:rsid w:val="00DB70E0"/>
    <w:rsid w:val="00DB7362"/>
    <w:rsid w:val="00DB77E1"/>
    <w:rsid w:val="00DB7ADD"/>
    <w:rsid w:val="00DB7B2A"/>
    <w:rsid w:val="00DB7E11"/>
    <w:rsid w:val="00DC0700"/>
    <w:rsid w:val="00DC083A"/>
    <w:rsid w:val="00DC0C24"/>
    <w:rsid w:val="00DC0FA5"/>
    <w:rsid w:val="00DC1182"/>
    <w:rsid w:val="00DC1271"/>
    <w:rsid w:val="00DC152A"/>
    <w:rsid w:val="00DC158D"/>
    <w:rsid w:val="00DC197E"/>
    <w:rsid w:val="00DC1D04"/>
    <w:rsid w:val="00DC1F13"/>
    <w:rsid w:val="00DC205E"/>
    <w:rsid w:val="00DC2078"/>
    <w:rsid w:val="00DC2160"/>
    <w:rsid w:val="00DC25A0"/>
    <w:rsid w:val="00DC2709"/>
    <w:rsid w:val="00DC277B"/>
    <w:rsid w:val="00DC2796"/>
    <w:rsid w:val="00DC2B08"/>
    <w:rsid w:val="00DC2B36"/>
    <w:rsid w:val="00DC2CA0"/>
    <w:rsid w:val="00DC2CAF"/>
    <w:rsid w:val="00DC2E8B"/>
    <w:rsid w:val="00DC3126"/>
    <w:rsid w:val="00DC3240"/>
    <w:rsid w:val="00DC329A"/>
    <w:rsid w:val="00DC3333"/>
    <w:rsid w:val="00DC3413"/>
    <w:rsid w:val="00DC382E"/>
    <w:rsid w:val="00DC3C54"/>
    <w:rsid w:val="00DC4378"/>
    <w:rsid w:val="00DC4771"/>
    <w:rsid w:val="00DC4C20"/>
    <w:rsid w:val="00DC4D6B"/>
    <w:rsid w:val="00DC534D"/>
    <w:rsid w:val="00DC56E9"/>
    <w:rsid w:val="00DC5A81"/>
    <w:rsid w:val="00DC5DD6"/>
    <w:rsid w:val="00DC644D"/>
    <w:rsid w:val="00DC6580"/>
    <w:rsid w:val="00DC68F6"/>
    <w:rsid w:val="00DC696D"/>
    <w:rsid w:val="00DC6F52"/>
    <w:rsid w:val="00DC6F92"/>
    <w:rsid w:val="00DC7101"/>
    <w:rsid w:val="00DC74AE"/>
    <w:rsid w:val="00DC75D9"/>
    <w:rsid w:val="00DC77D8"/>
    <w:rsid w:val="00DC7B5D"/>
    <w:rsid w:val="00DC7C93"/>
    <w:rsid w:val="00DC7FA8"/>
    <w:rsid w:val="00DD01A4"/>
    <w:rsid w:val="00DD024D"/>
    <w:rsid w:val="00DD0570"/>
    <w:rsid w:val="00DD06A7"/>
    <w:rsid w:val="00DD0710"/>
    <w:rsid w:val="00DD07F5"/>
    <w:rsid w:val="00DD0AC2"/>
    <w:rsid w:val="00DD0DFD"/>
    <w:rsid w:val="00DD123A"/>
    <w:rsid w:val="00DD13AE"/>
    <w:rsid w:val="00DD1932"/>
    <w:rsid w:val="00DD1AD4"/>
    <w:rsid w:val="00DD1AF9"/>
    <w:rsid w:val="00DD1B25"/>
    <w:rsid w:val="00DD1D59"/>
    <w:rsid w:val="00DD1E9A"/>
    <w:rsid w:val="00DD2102"/>
    <w:rsid w:val="00DD2760"/>
    <w:rsid w:val="00DD294A"/>
    <w:rsid w:val="00DD2A69"/>
    <w:rsid w:val="00DD2AD0"/>
    <w:rsid w:val="00DD2B43"/>
    <w:rsid w:val="00DD2C7F"/>
    <w:rsid w:val="00DD2E35"/>
    <w:rsid w:val="00DD2F93"/>
    <w:rsid w:val="00DD31B5"/>
    <w:rsid w:val="00DD3292"/>
    <w:rsid w:val="00DD359E"/>
    <w:rsid w:val="00DD37AA"/>
    <w:rsid w:val="00DD3810"/>
    <w:rsid w:val="00DD3A4A"/>
    <w:rsid w:val="00DD3BED"/>
    <w:rsid w:val="00DD3CF5"/>
    <w:rsid w:val="00DD3E36"/>
    <w:rsid w:val="00DD40C0"/>
    <w:rsid w:val="00DD4899"/>
    <w:rsid w:val="00DD48A1"/>
    <w:rsid w:val="00DD4A67"/>
    <w:rsid w:val="00DD4BF1"/>
    <w:rsid w:val="00DD4D5F"/>
    <w:rsid w:val="00DD4F4D"/>
    <w:rsid w:val="00DD5204"/>
    <w:rsid w:val="00DD535B"/>
    <w:rsid w:val="00DD5653"/>
    <w:rsid w:val="00DD56B2"/>
    <w:rsid w:val="00DD57E9"/>
    <w:rsid w:val="00DD57EF"/>
    <w:rsid w:val="00DD5AD9"/>
    <w:rsid w:val="00DD5D84"/>
    <w:rsid w:val="00DD5FD4"/>
    <w:rsid w:val="00DD60E5"/>
    <w:rsid w:val="00DD666F"/>
    <w:rsid w:val="00DD66F4"/>
    <w:rsid w:val="00DD6832"/>
    <w:rsid w:val="00DD69B7"/>
    <w:rsid w:val="00DD6C5B"/>
    <w:rsid w:val="00DD6E68"/>
    <w:rsid w:val="00DD6EA1"/>
    <w:rsid w:val="00DD6EB3"/>
    <w:rsid w:val="00DD733C"/>
    <w:rsid w:val="00DD7355"/>
    <w:rsid w:val="00DD7697"/>
    <w:rsid w:val="00DE0140"/>
    <w:rsid w:val="00DE03F2"/>
    <w:rsid w:val="00DE040A"/>
    <w:rsid w:val="00DE0596"/>
    <w:rsid w:val="00DE099B"/>
    <w:rsid w:val="00DE0B10"/>
    <w:rsid w:val="00DE0E06"/>
    <w:rsid w:val="00DE156B"/>
    <w:rsid w:val="00DE1645"/>
    <w:rsid w:val="00DE23BA"/>
    <w:rsid w:val="00DE271E"/>
    <w:rsid w:val="00DE2736"/>
    <w:rsid w:val="00DE2A03"/>
    <w:rsid w:val="00DE2A1E"/>
    <w:rsid w:val="00DE2AF7"/>
    <w:rsid w:val="00DE2BBF"/>
    <w:rsid w:val="00DE2FC7"/>
    <w:rsid w:val="00DE310B"/>
    <w:rsid w:val="00DE3641"/>
    <w:rsid w:val="00DE38F4"/>
    <w:rsid w:val="00DE390B"/>
    <w:rsid w:val="00DE3BB3"/>
    <w:rsid w:val="00DE3E99"/>
    <w:rsid w:val="00DE407B"/>
    <w:rsid w:val="00DE41EB"/>
    <w:rsid w:val="00DE42A2"/>
    <w:rsid w:val="00DE42BC"/>
    <w:rsid w:val="00DE454C"/>
    <w:rsid w:val="00DE4686"/>
    <w:rsid w:val="00DE4910"/>
    <w:rsid w:val="00DE49DF"/>
    <w:rsid w:val="00DE4E9B"/>
    <w:rsid w:val="00DE50C1"/>
    <w:rsid w:val="00DE583F"/>
    <w:rsid w:val="00DE58AD"/>
    <w:rsid w:val="00DE5AE5"/>
    <w:rsid w:val="00DE5B45"/>
    <w:rsid w:val="00DE5C18"/>
    <w:rsid w:val="00DE5D6C"/>
    <w:rsid w:val="00DE5DF4"/>
    <w:rsid w:val="00DE60B6"/>
    <w:rsid w:val="00DE6188"/>
    <w:rsid w:val="00DE62EB"/>
    <w:rsid w:val="00DE65AC"/>
    <w:rsid w:val="00DE6AF8"/>
    <w:rsid w:val="00DE6C91"/>
    <w:rsid w:val="00DE6EF9"/>
    <w:rsid w:val="00DE6F0B"/>
    <w:rsid w:val="00DE7524"/>
    <w:rsid w:val="00DE7793"/>
    <w:rsid w:val="00DE7845"/>
    <w:rsid w:val="00DE7B00"/>
    <w:rsid w:val="00DE7D92"/>
    <w:rsid w:val="00DF012F"/>
    <w:rsid w:val="00DF02D1"/>
    <w:rsid w:val="00DF0344"/>
    <w:rsid w:val="00DF03AE"/>
    <w:rsid w:val="00DF073D"/>
    <w:rsid w:val="00DF08CB"/>
    <w:rsid w:val="00DF0953"/>
    <w:rsid w:val="00DF0999"/>
    <w:rsid w:val="00DF0C28"/>
    <w:rsid w:val="00DF0D0D"/>
    <w:rsid w:val="00DF0D7F"/>
    <w:rsid w:val="00DF1050"/>
    <w:rsid w:val="00DF1065"/>
    <w:rsid w:val="00DF1560"/>
    <w:rsid w:val="00DF1611"/>
    <w:rsid w:val="00DF1726"/>
    <w:rsid w:val="00DF1770"/>
    <w:rsid w:val="00DF17A3"/>
    <w:rsid w:val="00DF1DE0"/>
    <w:rsid w:val="00DF1E67"/>
    <w:rsid w:val="00DF1EFD"/>
    <w:rsid w:val="00DF1F76"/>
    <w:rsid w:val="00DF1FFB"/>
    <w:rsid w:val="00DF26A9"/>
    <w:rsid w:val="00DF282D"/>
    <w:rsid w:val="00DF29D6"/>
    <w:rsid w:val="00DF2B70"/>
    <w:rsid w:val="00DF2C66"/>
    <w:rsid w:val="00DF2E51"/>
    <w:rsid w:val="00DF30D0"/>
    <w:rsid w:val="00DF369C"/>
    <w:rsid w:val="00DF36BC"/>
    <w:rsid w:val="00DF38CE"/>
    <w:rsid w:val="00DF3DD9"/>
    <w:rsid w:val="00DF3FC9"/>
    <w:rsid w:val="00DF409A"/>
    <w:rsid w:val="00DF464B"/>
    <w:rsid w:val="00DF468F"/>
    <w:rsid w:val="00DF4A9B"/>
    <w:rsid w:val="00DF4B40"/>
    <w:rsid w:val="00DF4B95"/>
    <w:rsid w:val="00DF4C94"/>
    <w:rsid w:val="00DF4F2A"/>
    <w:rsid w:val="00DF4F40"/>
    <w:rsid w:val="00DF4FCC"/>
    <w:rsid w:val="00DF516C"/>
    <w:rsid w:val="00DF51F1"/>
    <w:rsid w:val="00DF536E"/>
    <w:rsid w:val="00DF5455"/>
    <w:rsid w:val="00DF55A6"/>
    <w:rsid w:val="00DF5632"/>
    <w:rsid w:val="00DF5704"/>
    <w:rsid w:val="00DF5783"/>
    <w:rsid w:val="00DF5829"/>
    <w:rsid w:val="00DF5863"/>
    <w:rsid w:val="00DF5993"/>
    <w:rsid w:val="00DF5AC8"/>
    <w:rsid w:val="00DF5B1B"/>
    <w:rsid w:val="00DF5CA9"/>
    <w:rsid w:val="00DF5CAE"/>
    <w:rsid w:val="00DF5E08"/>
    <w:rsid w:val="00DF5E6E"/>
    <w:rsid w:val="00DF638E"/>
    <w:rsid w:val="00DF6A26"/>
    <w:rsid w:val="00DF6ACE"/>
    <w:rsid w:val="00DF6C90"/>
    <w:rsid w:val="00DF6E24"/>
    <w:rsid w:val="00DF774A"/>
    <w:rsid w:val="00DF781A"/>
    <w:rsid w:val="00DF7883"/>
    <w:rsid w:val="00DF7A31"/>
    <w:rsid w:val="00DF7E61"/>
    <w:rsid w:val="00DF7EA7"/>
    <w:rsid w:val="00E0040B"/>
    <w:rsid w:val="00E00427"/>
    <w:rsid w:val="00E006F3"/>
    <w:rsid w:val="00E0074D"/>
    <w:rsid w:val="00E008A6"/>
    <w:rsid w:val="00E008C0"/>
    <w:rsid w:val="00E00AB7"/>
    <w:rsid w:val="00E00C48"/>
    <w:rsid w:val="00E00FA0"/>
    <w:rsid w:val="00E0110C"/>
    <w:rsid w:val="00E01473"/>
    <w:rsid w:val="00E015E0"/>
    <w:rsid w:val="00E017BA"/>
    <w:rsid w:val="00E017E0"/>
    <w:rsid w:val="00E01819"/>
    <w:rsid w:val="00E01859"/>
    <w:rsid w:val="00E01AFD"/>
    <w:rsid w:val="00E01BFC"/>
    <w:rsid w:val="00E02B43"/>
    <w:rsid w:val="00E02CD6"/>
    <w:rsid w:val="00E02F15"/>
    <w:rsid w:val="00E03094"/>
    <w:rsid w:val="00E034E6"/>
    <w:rsid w:val="00E03821"/>
    <w:rsid w:val="00E03C0D"/>
    <w:rsid w:val="00E043A0"/>
    <w:rsid w:val="00E04607"/>
    <w:rsid w:val="00E04680"/>
    <w:rsid w:val="00E04745"/>
    <w:rsid w:val="00E04A18"/>
    <w:rsid w:val="00E04C23"/>
    <w:rsid w:val="00E04C57"/>
    <w:rsid w:val="00E04CF7"/>
    <w:rsid w:val="00E04D93"/>
    <w:rsid w:val="00E04F35"/>
    <w:rsid w:val="00E0524F"/>
    <w:rsid w:val="00E0527A"/>
    <w:rsid w:val="00E053FB"/>
    <w:rsid w:val="00E054F3"/>
    <w:rsid w:val="00E05918"/>
    <w:rsid w:val="00E059FE"/>
    <w:rsid w:val="00E05CC9"/>
    <w:rsid w:val="00E06264"/>
    <w:rsid w:val="00E062F0"/>
    <w:rsid w:val="00E063B5"/>
    <w:rsid w:val="00E06424"/>
    <w:rsid w:val="00E06558"/>
    <w:rsid w:val="00E066B9"/>
    <w:rsid w:val="00E066C5"/>
    <w:rsid w:val="00E067FA"/>
    <w:rsid w:val="00E06897"/>
    <w:rsid w:val="00E06A5B"/>
    <w:rsid w:val="00E06AC3"/>
    <w:rsid w:val="00E071FD"/>
    <w:rsid w:val="00E073DA"/>
    <w:rsid w:val="00E07540"/>
    <w:rsid w:val="00E076A1"/>
    <w:rsid w:val="00E07827"/>
    <w:rsid w:val="00E07927"/>
    <w:rsid w:val="00E079AC"/>
    <w:rsid w:val="00E07A34"/>
    <w:rsid w:val="00E07AEA"/>
    <w:rsid w:val="00E07DCF"/>
    <w:rsid w:val="00E0FDCF"/>
    <w:rsid w:val="00E10047"/>
    <w:rsid w:val="00E100A0"/>
    <w:rsid w:val="00E101EC"/>
    <w:rsid w:val="00E102E0"/>
    <w:rsid w:val="00E104DA"/>
    <w:rsid w:val="00E10704"/>
    <w:rsid w:val="00E10717"/>
    <w:rsid w:val="00E108DC"/>
    <w:rsid w:val="00E10B57"/>
    <w:rsid w:val="00E10BE2"/>
    <w:rsid w:val="00E10D20"/>
    <w:rsid w:val="00E110AE"/>
    <w:rsid w:val="00E111B9"/>
    <w:rsid w:val="00E111BB"/>
    <w:rsid w:val="00E113E0"/>
    <w:rsid w:val="00E11A10"/>
    <w:rsid w:val="00E11D14"/>
    <w:rsid w:val="00E120D0"/>
    <w:rsid w:val="00E12574"/>
    <w:rsid w:val="00E12645"/>
    <w:rsid w:val="00E12B75"/>
    <w:rsid w:val="00E12C49"/>
    <w:rsid w:val="00E12D5F"/>
    <w:rsid w:val="00E12E35"/>
    <w:rsid w:val="00E1328C"/>
    <w:rsid w:val="00E1333B"/>
    <w:rsid w:val="00E1336B"/>
    <w:rsid w:val="00E13683"/>
    <w:rsid w:val="00E13979"/>
    <w:rsid w:val="00E13B14"/>
    <w:rsid w:val="00E13D44"/>
    <w:rsid w:val="00E13EEF"/>
    <w:rsid w:val="00E13FBA"/>
    <w:rsid w:val="00E14511"/>
    <w:rsid w:val="00E1460C"/>
    <w:rsid w:val="00E14861"/>
    <w:rsid w:val="00E1499C"/>
    <w:rsid w:val="00E14B8D"/>
    <w:rsid w:val="00E14D49"/>
    <w:rsid w:val="00E14E51"/>
    <w:rsid w:val="00E15146"/>
    <w:rsid w:val="00E15258"/>
    <w:rsid w:val="00E15578"/>
    <w:rsid w:val="00E1574A"/>
    <w:rsid w:val="00E15BB8"/>
    <w:rsid w:val="00E15D46"/>
    <w:rsid w:val="00E15F65"/>
    <w:rsid w:val="00E1613E"/>
    <w:rsid w:val="00E1667C"/>
    <w:rsid w:val="00E16787"/>
    <w:rsid w:val="00E169BD"/>
    <w:rsid w:val="00E169CF"/>
    <w:rsid w:val="00E16ABC"/>
    <w:rsid w:val="00E16CEE"/>
    <w:rsid w:val="00E16D6A"/>
    <w:rsid w:val="00E16E95"/>
    <w:rsid w:val="00E17124"/>
    <w:rsid w:val="00E17223"/>
    <w:rsid w:val="00E17380"/>
    <w:rsid w:val="00E173DE"/>
    <w:rsid w:val="00E17429"/>
    <w:rsid w:val="00E174A4"/>
    <w:rsid w:val="00E1760F"/>
    <w:rsid w:val="00E17641"/>
    <w:rsid w:val="00E17B74"/>
    <w:rsid w:val="00E17CB7"/>
    <w:rsid w:val="00E17D15"/>
    <w:rsid w:val="00E17EE5"/>
    <w:rsid w:val="00E20406"/>
    <w:rsid w:val="00E20912"/>
    <w:rsid w:val="00E209AC"/>
    <w:rsid w:val="00E209CD"/>
    <w:rsid w:val="00E20A16"/>
    <w:rsid w:val="00E20A84"/>
    <w:rsid w:val="00E20C47"/>
    <w:rsid w:val="00E20CC6"/>
    <w:rsid w:val="00E20CF3"/>
    <w:rsid w:val="00E20D6B"/>
    <w:rsid w:val="00E20DAF"/>
    <w:rsid w:val="00E20EA7"/>
    <w:rsid w:val="00E20FE3"/>
    <w:rsid w:val="00E210A3"/>
    <w:rsid w:val="00E2124E"/>
    <w:rsid w:val="00E21732"/>
    <w:rsid w:val="00E21891"/>
    <w:rsid w:val="00E219CF"/>
    <w:rsid w:val="00E21A58"/>
    <w:rsid w:val="00E21DF2"/>
    <w:rsid w:val="00E220E2"/>
    <w:rsid w:val="00E22131"/>
    <w:rsid w:val="00E222F3"/>
    <w:rsid w:val="00E22326"/>
    <w:rsid w:val="00E225B5"/>
    <w:rsid w:val="00E229B8"/>
    <w:rsid w:val="00E22AA0"/>
    <w:rsid w:val="00E22C29"/>
    <w:rsid w:val="00E22D05"/>
    <w:rsid w:val="00E22DBB"/>
    <w:rsid w:val="00E23707"/>
    <w:rsid w:val="00E2387A"/>
    <w:rsid w:val="00E2393A"/>
    <w:rsid w:val="00E23AF5"/>
    <w:rsid w:val="00E23E6A"/>
    <w:rsid w:val="00E23EF6"/>
    <w:rsid w:val="00E242B7"/>
    <w:rsid w:val="00E24BA6"/>
    <w:rsid w:val="00E24BD6"/>
    <w:rsid w:val="00E24C35"/>
    <w:rsid w:val="00E24DF7"/>
    <w:rsid w:val="00E25A3F"/>
    <w:rsid w:val="00E25C74"/>
    <w:rsid w:val="00E25D74"/>
    <w:rsid w:val="00E2651A"/>
    <w:rsid w:val="00E2652B"/>
    <w:rsid w:val="00E269B4"/>
    <w:rsid w:val="00E26CED"/>
    <w:rsid w:val="00E26D80"/>
    <w:rsid w:val="00E27172"/>
    <w:rsid w:val="00E271B5"/>
    <w:rsid w:val="00E272E6"/>
    <w:rsid w:val="00E273A8"/>
    <w:rsid w:val="00E27586"/>
    <w:rsid w:val="00E2779B"/>
    <w:rsid w:val="00E27842"/>
    <w:rsid w:val="00E278F2"/>
    <w:rsid w:val="00E27968"/>
    <w:rsid w:val="00E27C2A"/>
    <w:rsid w:val="00E27EC9"/>
    <w:rsid w:val="00E3080A"/>
    <w:rsid w:val="00E308D3"/>
    <w:rsid w:val="00E30EE5"/>
    <w:rsid w:val="00E310F5"/>
    <w:rsid w:val="00E3125C"/>
    <w:rsid w:val="00E31686"/>
    <w:rsid w:val="00E31982"/>
    <w:rsid w:val="00E31B9A"/>
    <w:rsid w:val="00E31C58"/>
    <w:rsid w:val="00E31C80"/>
    <w:rsid w:val="00E31DF0"/>
    <w:rsid w:val="00E32501"/>
    <w:rsid w:val="00E32CFD"/>
    <w:rsid w:val="00E32DA8"/>
    <w:rsid w:val="00E32DD7"/>
    <w:rsid w:val="00E3323B"/>
    <w:rsid w:val="00E3342A"/>
    <w:rsid w:val="00E33C82"/>
    <w:rsid w:val="00E33E23"/>
    <w:rsid w:val="00E33F77"/>
    <w:rsid w:val="00E343D5"/>
    <w:rsid w:val="00E346A0"/>
    <w:rsid w:val="00E346EB"/>
    <w:rsid w:val="00E34736"/>
    <w:rsid w:val="00E349EE"/>
    <w:rsid w:val="00E34F67"/>
    <w:rsid w:val="00E35473"/>
    <w:rsid w:val="00E35572"/>
    <w:rsid w:val="00E35772"/>
    <w:rsid w:val="00E35979"/>
    <w:rsid w:val="00E35C3F"/>
    <w:rsid w:val="00E35DEB"/>
    <w:rsid w:val="00E36557"/>
    <w:rsid w:val="00E36C74"/>
    <w:rsid w:val="00E36E32"/>
    <w:rsid w:val="00E3708A"/>
    <w:rsid w:val="00E3718C"/>
    <w:rsid w:val="00E37247"/>
    <w:rsid w:val="00E37382"/>
    <w:rsid w:val="00E373AE"/>
    <w:rsid w:val="00E376F0"/>
    <w:rsid w:val="00E377F3"/>
    <w:rsid w:val="00E37B44"/>
    <w:rsid w:val="00E37C6A"/>
    <w:rsid w:val="00E37E53"/>
    <w:rsid w:val="00E37EFF"/>
    <w:rsid w:val="00E400A3"/>
    <w:rsid w:val="00E404CC"/>
    <w:rsid w:val="00E40550"/>
    <w:rsid w:val="00E40729"/>
    <w:rsid w:val="00E4085F"/>
    <w:rsid w:val="00E4087C"/>
    <w:rsid w:val="00E408B0"/>
    <w:rsid w:val="00E409CB"/>
    <w:rsid w:val="00E409CD"/>
    <w:rsid w:val="00E40BB0"/>
    <w:rsid w:val="00E40C07"/>
    <w:rsid w:val="00E41271"/>
    <w:rsid w:val="00E412A1"/>
    <w:rsid w:val="00E417AE"/>
    <w:rsid w:val="00E4216F"/>
    <w:rsid w:val="00E423A1"/>
    <w:rsid w:val="00E42707"/>
    <w:rsid w:val="00E42934"/>
    <w:rsid w:val="00E42970"/>
    <w:rsid w:val="00E429AF"/>
    <w:rsid w:val="00E43422"/>
    <w:rsid w:val="00E43565"/>
    <w:rsid w:val="00E435CD"/>
    <w:rsid w:val="00E435E4"/>
    <w:rsid w:val="00E437B8"/>
    <w:rsid w:val="00E43B76"/>
    <w:rsid w:val="00E43FF0"/>
    <w:rsid w:val="00E44288"/>
    <w:rsid w:val="00E442DF"/>
    <w:rsid w:val="00E44647"/>
    <w:rsid w:val="00E4478B"/>
    <w:rsid w:val="00E44899"/>
    <w:rsid w:val="00E44BBA"/>
    <w:rsid w:val="00E44EF2"/>
    <w:rsid w:val="00E44F51"/>
    <w:rsid w:val="00E44FD4"/>
    <w:rsid w:val="00E45054"/>
    <w:rsid w:val="00E4508F"/>
    <w:rsid w:val="00E451F9"/>
    <w:rsid w:val="00E45614"/>
    <w:rsid w:val="00E459C9"/>
    <w:rsid w:val="00E45BB7"/>
    <w:rsid w:val="00E45BB8"/>
    <w:rsid w:val="00E45C4F"/>
    <w:rsid w:val="00E46577"/>
    <w:rsid w:val="00E466ED"/>
    <w:rsid w:val="00E46916"/>
    <w:rsid w:val="00E46932"/>
    <w:rsid w:val="00E46BEA"/>
    <w:rsid w:val="00E46DF9"/>
    <w:rsid w:val="00E46F16"/>
    <w:rsid w:val="00E47098"/>
    <w:rsid w:val="00E47240"/>
    <w:rsid w:val="00E4774F"/>
    <w:rsid w:val="00E47819"/>
    <w:rsid w:val="00E47B4C"/>
    <w:rsid w:val="00E47DBF"/>
    <w:rsid w:val="00E5078A"/>
    <w:rsid w:val="00E5078D"/>
    <w:rsid w:val="00E50939"/>
    <w:rsid w:val="00E509D4"/>
    <w:rsid w:val="00E50BA1"/>
    <w:rsid w:val="00E51014"/>
    <w:rsid w:val="00E513EF"/>
    <w:rsid w:val="00E51B96"/>
    <w:rsid w:val="00E51E80"/>
    <w:rsid w:val="00E51F67"/>
    <w:rsid w:val="00E520F8"/>
    <w:rsid w:val="00E5268A"/>
    <w:rsid w:val="00E52813"/>
    <w:rsid w:val="00E52F75"/>
    <w:rsid w:val="00E5333D"/>
    <w:rsid w:val="00E53480"/>
    <w:rsid w:val="00E535AF"/>
    <w:rsid w:val="00E53604"/>
    <w:rsid w:val="00E53659"/>
    <w:rsid w:val="00E5379C"/>
    <w:rsid w:val="00E538A7"/>
    <w:rsid w:val="00E53E05"/>
    <w:rsid w:val="00E53E71"/>
    <w:rsid w:val="00E53F76"/>
    <w:rsid w:val="00E54067"/>
    <w:rsid w:val="00E546E1"/>
    <w:rsid w:val="00E54808"/>
    <w:rsid w:val="00E54951"/>
    <w:rsid w:val="00E54A7B"/>
    <w:rsid w:val="00E54BAD"/>
    <w:rsid w:val="00E54D5F"/>
    <w:rsid w:val="00E54FBA"/>
    <w:rsid w:val="00E550BF"/>
    <w:rsid w:val="00E5552B"/>
    <w:rsid w:val="00E55533"/>
    <w:rsid w:val="00E55691"/>
    <w:rsid w:val="00E5571A"/>
    <w:rsid w:val="00E55A14"/>
    <w:rsid w:val="00E55B23"/>
    <w:rsid w:val="00E55EE1"/>
    <w:rsid w:val="00E564E4"/>
    <w:rsid w:val="00E565E3"/>
    <w:rsid w:val="00E56A19"/>
    <w:rsid w:val="00E56AB2"/>
    <w:rsid w:val="00E56E16"/>
    <w:rsid w:val="00E56EBB"/>
    <w:rsid w:val="00E5706E"/>
    <w:rsid w:val="00E573AF"/>
    <w:rsid w:val="00E5768E"/>
    <w:rsid w:val="00E57BC6"/>
    <w:rsid w:val="00E57C71"/>
    <w:rsid w:val="00E57FBF"/>
    <w:rsid w:val="00E6005A"/>
    <w:rsid w:val="00E6014E"/>
    <w:rsid w:val="00E603FD"/>
    <w:rsid w:val="00E605AE"/>
    <w:rsid w:val="00E609E8"/>
    <w:rsid w:val="00E60F02"/>
    <w:rsid w:val="00E60F8E"/>
    <w:rsid w:val="00E61120"/>
    <w:rsid w:val="00E61833"/>
    <w:rsid w:val="00E618B3"/>
    <w:rsid w:val="00E61ABC"/>
    <w:rsid w:val="00E61AD5"/>
    <w:rsid w:val="00E61AE5"/>
    <w:rsid w:val="00E61D62"/>
    <w:rsid w:val="00E62094"/>
    <w:rsid w:val="00E62217"/>
    <w:rsid w:val="00E623D6"/>
    <w:rsid w:val="00E62688"/>
    <w:rsid w:val="00E62707"/>
    <w:rsid w:val="00E628B1"/>
    <w:rsid w:val="00E62946"/>
    <w:rsid w:val="00E62ACD"/>
    <w:rsid w:val="00E62CAE"/>
    <w:rsid w:val="00E62CC5"/>
    <w:rsid w:val="00E62DC3"/>
    <w:rsid w:val="00E62E80"/>
    <w:rsid w:val="00E630C4"/>
    <w:rsid w:val="00E63161"/>
    <w:rsid w:val="00E632F4"/>
    <w:rsid w:val="00E6345D"/>
    <w:rsid w:val="00E63BFF"/>
    <w:rsid w:val="00E63EB6"/>
    <w:rsid w:val="00E63F74"/>
    <w:rsid w:val="00E6436C"/>
    <w:rsid w:val="00E6452F"/>
    <w:rsid w:val="00E64649"/>
    <w:rsid w:val="00E646AC"/>
    <w:rsid w:val="00E64715"/>
    <w:rsid w:val="00E64A72"/>
    <w:rsid w:val="00E64ACB"/>
    <w:rsid w:val="00E64C72"/>
    <w:rsid w:val="00E64D96"/>
    <w:rsid w:val="00E64F40"/>
    <w:rsid w:val="00E6525F"/>
    <w:rsid w:val="00E653C2"/>
    <w:rsid w:val="00E654D2"/>
    <w:rsid w:val="00E65B6D"/>
    <w:rsid w:val="00E65BA3"/>
    <w:rsid w:val="00E65BEB"/>
    <w:rsid w:val="00E65E26"/>
    <w:rsid w:val="00E65F20"/>
    <w:rsid w:val="00E65F4F"/>
    <w:rsid w:val="00E65FB5"/>
    <w:rsid w:val="00E65FEB"/>
    <w:rsid w:val="00E665B5"/>
    <w:rsid w:val="00E667C0"/>
    <w:rsid w:val="00E66AA0"/>
    <w:rsid w:val="00E66BDE"/>
    <w:rsid w:val="00E66BFB"/>
    <w:rsid w:val="00E66C30"/>
    <w:rsid w:val="00E66FFA"/>
    <w:rsid w:val="00E671E4"/>
    <w:rsid w:val="00E67312"/>
    <w:rsid w:val="00E675F8"/>
    <w:rsid w:val="00E677EB"/>
    <w:rsid w:val="00E67D0B"/>
    <w:rsid w:val="00E67DF4"/>
    <w:rsid w:val="00E70057"/>
    <w:rsid w:val="00E701C7"/>
    <w:rsid w:val="00E70420"/>
    <w:rsid w:val="00E70785"/>
    <w:rsid w:val="00E7094D"/>
    <w:rsid w:val="00E70979"/>
    <w:rsid w:val="00E70E6E"/>
    <w:rsid w:val="00E70F5B"/>
    <w:rsid w:val="00E712D6"/>
    <w:rsid w:val="00E71345"/>
    <w:rsid w:val="00E71407"/>
    <w:rsid w:val="00E71547"/>
    <w:rsid w:val="00E715CF"/>
    <w:rsid w:val="00E716AC"/>
    <w:rsid w:val="00E718D5"/>
    <w:rsid w:val="00E719D6"/>
    <w:rsid w:val="00E71A6E"/>
    <w:rsid w:val="00E71A84"/>
    <w:rsid w:val="00E72043"/>
    <w:rsid w:val="00E720B1"/>
    <w:rsid w:val="00E721A9"/>
    <w:rsid w:val="00E72288"/>
    <w:rsid w:val="00E727E0"/>
    <w:rsid w:val="00E729B3"/>
    <w:rsid w:val="00E72BEE"/>
    <w:rsid w:val="00E72C22"/>
    <w:rsid w:val="00E72D5D"/>
    <w:rsid w:val="00E72E7D"/>
    <w:rsid w:val="00E73153"/>
    <w:rsid w:val="00E7352B"/>
    <w:rsid w:val="00E73D9A"/>
    <w:rsid w:val="00E73E1D"/>
    <w:rsid w:val="00E740FA"/>
    <w:rsid w:val="00E741A5"/>
    <w:rsid w:val="00E7439C"/>
    <w:rsid w:val="00E746C7"/>
    <w:rsid w:val="00E7475C"/>
    <w:rsid w:val="00E7477A"/>
    <w:rsid w:val="00E74E6C"/>
    <w:rsid w:val="00E74EBD"/>
    <w:rsid w:val="00E74F1F"/>
    <w:rsid w:val="00E74FF8"/>
    <w:rsid w:val="00E751F6"/>
    <w:rsid w:val="00E753C7"/>
    <w:rsid w:val="00E75675"/>
    <w:rsid w:val="00E75B20"/>
    <w:rsid w:val="00E75B55"/>
    <w:rsid w:val="00E75C42"/>
    <w:rsid w:val="00E75E8F"/>
    <w:rsid w:val="00E76455"/>
    <w:rsid w:val="00E76EBF"/>
    <w:rsid w:val="00E77191"/>
    <w:rsid w:val="00E77377"/>
    <w:rsid w:val="00E773A4"/>
    <w:rsid w:val="00E7748A"/>
    <w:rsid w:val="00E775A4"/>
    <w:rsid w:val="00E779E2"/>
    <w:rsid w:val="00E77D57"/>
    <w:rsid w:val="00E77DA5"/>
    <w:rsid w:val="00E77E1D"/>
    <w:rsid w:val="00E77F65"/>
    <w:rsid w:val="00E8000B"/>
    <w:rsid w:val="00E80126"/>
    <w:rsid w:val="00E80387"/>
    <w:rsid w:val="00E803A5"/>
    <w:rsid w:val="00E806A1"/>
    <w:rsid w:val="00E806B4"/>
    <w:rsid w:val="00E80A6B"/>
    <w:rsid w:val="00E80CBE"/>
    <w:rsid w:val="00E80D21"/>
    <w:rsid w:val="00E810B3"/>
    <w:rsid w:val="00E811AD"/>
    <w:rsid w:val="00E8147B"/>
    <w:rsid w:val="00E81941"/>
    <w:rsid w:val="00E81997"/>
    <w:rsid w:val="00E81A00"/>
    <w:rsid w:val="00E81CA2"/>
    <w:rsid w:val="00E81E12"/>
    <w:rsid w:val="00E81FC5"/>
    <w:rsid w:val="00E82008"/>
    <w:rsid w:val="00E823FC"/>
    <w:rsid w:val="00E82518"/>
    <w:rsid w:val="00E82589"/>
    <w:rsid w:val="00E82703"/>
    <w:rsid w:val="00E82945"/>
    <w:rsid w:val="00E82C9C"/>
    <w:rsid w:val="00E82DCD"/>
    <w:rsid w:val="00E82F21"/>
    <w:rsid w:val="00E83161"/>
    <w:rsid w:val="00E8360B"/>
    <w:rsid w:val="00E8391D"/>
    <w:rsid w:val="00E8397D"/>
    <w:rsid w:val="00E83B33"/>
    <w:rsid w:val="00E83D0C"/>
    <w:rsid w:val="00E83D77"/>
    <w:rsid w:val="00E83F45"/>
    <w:rsid w:val="00E84155"/>
    <w:rsid w:val="00E84246"/>
    <w:rsid w:val="00E842A5"/>
    <w:rsid w:val="00E845DC"/>
    <w:rsid w:val="00E8466B"/>
    <w:rsid w:val="00E84EAF"/>
    <w:rsid w:val="00E84EC5"/>
    <w:rsid w:val="00E85219"/>
    <w:rsid w:val="00E8531D"/>
    <w:rsid w:val="00E8535D"/>
    <w:rsid w:val="00E8596D"/>
    <w:rsid w:val="00E85CCB"/>
    <w:rsid w:val="00E85D29"/>
    <w:rsid w:val="00E85FDE"/>
    <w:rsid w:val="00E86177"/>
    <w:rsid w:val="00E86254"/>
    <w:rsid w:val="00E8626F"/>
    <w:rsid w:val="00E863DF"/>
    <w:rsid w:val="00E864C6"/>
    <w:rsid w:val="00E865A5"/>
    <w:rsid w:val="00E86D02"/>
    <w:rsid w:val="00E86E12"/>
    <w:rsid w:val="00E8713C"/>
    <w:rsid w:val="00E87242"/>
    <w:rsid w:val="00E87331"/>
    <w:rsid w:val="00E87A27"/>
    <w:rsid w:val="00E87A45"/>
    <w:rsid w:val="00E87CC2"/>
    <w:rsid w:val="00E90386"/>
    <w:rsid w:val="00E905CE"/>
    <w:rsid w:val="00E90641"/>
    <w:rsid w:val="00E90654"/>
    <w:rsid w:val="00E90887"/>
    <w:rsid w:val="00E90C0C"/>
    <w:rsid w:val="00E90C96"/>
    <w:rsid w:val="00E90E2C"/>
    <w:rsid w:val="00E9108E"/>
    <w:rsid w:val="00E9113D"/>
    <w:rsid w:val="00E9146C"/>
    <w:rsid w:val="00E915B1"/>
    <w:rsid w:val="00E91720"/>
    <w:rsid w:val="00E917D4"/>
    <w:rsid w:val="00E917DD"/>
    <w:rsid w:val="00E918D2"/>
    <w:rsid w:val="00E91A2F"/>
    <w:rsid w:val="00E91A46"/>
    <w:rsid w:val="00E91A48"/>
    <w:rsid w:val="00E91CEE"/>
    <w:rsid w:val="00E91CF8"/>
    <w:rsid w:val="00E91D75"/>
    <w:rsid w:val="00E91E42"/>
    <w:rsid w:val="00E91E88"/>
    <w:rsid w:val="00E91F0A"/>
    <w:rsid w:val="00E9202E"/>
    <w:rsid w:val="00E92291"/>
    <w:rsid w:val="00E9233E"/>
    <w:rsid w:val="00E92418"/>
    <w:rsid w:val="00E927A0"/>
    <w:rsid w:val="00E92B2A"/>
    <w:rsid w:val="00E93228"/>
    <w:rsid w:val="00E9328C"/>
    <w:rsid w:val="00E933A7"/>
    <w:rsid w:val="00E93513"/>
    <w:rsid w:val="00E935AB"/>
    <w:rsid w:val="00E935F4"/>
    <w:rsid w:val="00E93659"/>
    <w:rsid w:val="00E9369A"/>
    <w:rsid w:val="00E93725"/>
    <w:rsid w:val="00E93891"/>
    <w:rsid w:val="00E938CB"/>
    <w:rsid w:val="00E938CF"/>
    <w:rsid w:val="00E93D21"/>
    <w:rsid w:val="00E93DCD"/>
    <w:rsid w:val="00E93ECE"/>
    <w:rsid w:val="00E93F16"/>
    <w:rsid w:val="00E9446C"/>
    <w:rsid w:val="00E94672"/>
    <w:rsid w:val="00E946E5"/>
    <w:rsid w:val="00E947D2"/>
    <w:rsid w:val="00E94846"/>
    <w:rsid w:val="00E94A3A"/>
    <w:rsid w:val="00E94E08"/>
    <w:rsid w:val="00E94FC1"/>
    <w:rsid w:val="00E9502B"/>
    <w:rsid w:val="00E95143"/>
    <w:rsid w:val="00E95249"/>
    <w:rsid w:val="00E953B9"/>
    <w:rsid w:val="00E95439"/>
    <w:rsid w:val="00E95498"/>
    <w:rsid w:val="00E95FCA"/>
    <w:rsid w:val="00E960D3"/>
    <w:rsid w:val="00E96134"/>
    <w:rsid w:val="00E964B9"/>
    <w:rsid w:val="00E96697"/>
    <w:rsid w:val="00E969FE"/>
    <w:rsid w:val="00E96BA2"/>
    <w:rsid w:val="00E9748B"/>
    <w:rsid w:val="00E974BC"/>
    <w:rsid w:val="00E9752B"/>
    <w:rsid w:val="00E97571"/>
    <w:rsid w:val="00E97785"/>
    <w:rsid w:val="00E978F5"/>
    <w:rsid w:val="00E97E7B"/>
    <w:rsid w:val="00EA00C1"/>
    <w:rsid w:val="00EA01F9"/>
    <w:rsid w:val="00EA05EA"/>
    <w:rsid w:val="00EA0B1F"/>
    <w:rsid w:val="00EA0B34"/>
    <w:rsid w:val="00EA0B45"/>
    <w:rsid w:val="00EA1406"/>
    <w:rsid w:val="00EA1473"/>
    <w:rsid w:val="00EA152F"/>
    <w:rsid w:val="00EA1757"/>
    <w:rsid w:val="00EA195D"/>
    <w:rsid w:val="00EA19D0"/>
    <w:rsid w:val="00EA1A4E"/>
    <w:rsid w:val="00EA1D44"/>
    <w:rsid w:val="00EA2224"/>
    <w:rsid w:val="00EA23E0"/>
    <w:rsid w:val="00EA243A"/>
    <w:rsid w:val="00EA2667"/>
    <w:rsid w:val="00EA2803"/>
    <w:rsid w:val="00EA2C1E"/>
    <w:rsid w:val="00EA2C21"/>
    <w:rsid w:val="00EA2CA3"/>
    <w:rsid w:val="00EA3046"/>
    <w:rsid w:val="00EA35D1"/>
    <w:rsid w:val="00EA3995"/>
    <w:rsid w:val="00EA3A9A"/>
    <w:rsid w:val="00EA3B4F"/>
    <w:rsid w:val="00EA3CB5"/>
    <w:rsid w:val="00EA3CD6"/>
    <w:rsid w:val="00EA3D2B"/>
    <w:rsid w:val="00EA42D8"/>
    <w:rsid w:val="00EA42F1"/>
    <w:rsid w:val="00EA4321"/>
    <w:rsid w:val="00EA4685"/>
    <w:rsid w:val="00EA48A2"/>
    <w:rsid w:val="00EA4940"/>
    <w:rsid w:val="00EA49BE"/>
    <w:rsid w:val="00EA4EE6"/>
    <w:rsid w:val="00EA4F80"/>
    <w:rsid w:val="00EA507C"/>
    <w:rsid w:val="00EA51E5"/>
    <w:rsid w:val="00EA558E"/>
    <w:rsid w:val="00EA58C7"/>
    <w:rsid w:val="00EA5A12"/>
    <w:rsid w:val="00EA5CE2"/>
    <w:rsid w:val="00EA5E7A"/>
    <w:rsid w:val="00EA5E7D"/>
    <w:rsid w:val="00EA62EE"/>
    <w:rsid w:val="00EA6348"/>
    <w:rsid w:val="00EA692E"/>
    <w:rsid w:val="00EA694C"/>
    <w:rsid w:val="00EA6AA3"/>
    <w:rsid w:val="00EA757C"/>
    <w:rsid w:val="00EA7756"/>
    <w:rsid w:val="00EA779C"/>
    <w:rsid w:val="00EA796B"/>
    <w:rsid w:val="00EA7AA9"/>
    <w:rsid w:val="00EA7B9A"/>
    <w:rsid w:val="00EA7C2C"/>
    <w:rsid w:val="00EA7EF2"/>
    <w:rsid w:val="00EB000D"/>
    <w:rsid w:val="00EB0150"/>
    <w:rsid w:val="00EB0586"/>
    <w:rsid w:val="00EB07CC"/>
    <w:rsid w:val="00EB07E0"/>
    <w:rsid w:val="00EB09C5"/>
    <w:rsid w:val="00EB0C67"/>
    <w:rsid w:val="00EB0C76"/>
    <w:rsid w:val="00EB1068"/>
    <w:rsid w:val="00EB10D8"/>
    <w:rsid w:val="00EB1252"/>
    <w:rsid w:val="00EB1255"/>
    <w:rsid w:val="00EB13FD"/>
    <w:rsid w:val="00EB17E4"/>
    <w:rsid w:val="00EB1A71"/>
    <w:rsid w:val="00EB1BAA"/>
    <w:rsid w:val="00EB1E1B"/>
    <w:rsid w:val="00EB20F4"/>
    <w:rsid w:val="00EB22C1"/>
    <w:rsid w:val="00EB2FAB"/>
    <w:rsid w:val="00EB339E"/>
    <w:rsid w:val="00EB3B2B"/>
    <w:rsid w:val="00EB3DB9"/>
    <w:rsid w:val="00EB3DD4"/>
    <w:rsid w:val="00EB3E8F"/>
    <w:rsid w:val="00EB45C8"/>
    <w:rsid w:val="00EB45E2"/>
    <w:rsid w:val="00EB4937"/>
    <w:rsid w:val="00EB49F4"/>
    <w:rsid w:val="00EB4A5B"/>
    <w:rsid w:val="00EB4C1E"/>
    <w:rsid w:val="00EB4CFF"/>
    <w:rsid w:val="00EB4E56"/>
    <w:rsid w:val="00EB5451"/>
    <w:rsid w:val="00EB56BE"/>
    <w:rsid w:val="00EB5865"/>
    <w:rsid w:val="00EB5FBD"/>
    <w:rsid w:val="00EB6385"/>
    <w:rsid w:val="00EB63E6"/>
    <w:rsid w:val="00EB647D"/>
    <w:rsid w:val="00EB69A8"/>
    <w:rsid w:val="00EB7047"/>
    <w:rsid w:val="00EB71DD"/>
    <w:rsid w:val="00EB7434"/>
    <w:rsid w:val="00EB761F"/>
    <w:rsid w:val="00EB76F3"/>
    <w:rsid w:val="00EC00D6"/>
    <w:rsid w:val="00EC00F6"/>
    <w:rsid w:val="00EC03A6"/>
    <w:rsid w:val="00EC0490"/>
    <w:rsid w:val="00EC0918"/>
    <w:rsid w:val="00EC0A39"/>
    <w:rsid w:val="00EC0CB7"/>
    <w:rsid w:val="00EC0D3A"/>
    <w:rsid w:val="00EC0D7E"/>
    <w:rsid w:val="00EC0EBC"/>
    <w:rsid w:val="00EC0FAB"/>
    <w:rsid w:val="00EC10D3"/>
    <w:rsid w:val="00EC112F"/>
    <w:rsid w:val="00EC1742"/>
    <w:rsid w:val="00EC17ED"/>
    <w:rsid w:val="00EC1935"/>
    <w:rsid w:val="00EC1B67"/>
    <w:rsid w:val="00EC1B91"/>
    <w:rsid w:val="00EC1C98"/>
    <w:rsid w:val="00EC1D66"/>
    <w:rsid w:val="00EC1E2F"/>
    <w:rsid w:val="00EC1F11"/>
    <w:rsid w:val="00EC1FA7"/>
    <w:rsid w:val="00EC22D5"/>
    <w:rsid w:val="00EC2460"/>
    <w:rsid w:val="00EC261F"/>
    <w:rsid w:val="00EC26ED"/>
    <w:rsid w:val="00EC2A4C"/>
    <w:rsid w:val="00EC2DD3"/>
    <w:rsid w:val="00EC2E02"/>
    <w:rsid w:val="00EC2E6B"/>
    <w:rsid w:val="00EC2E8F"/>
    <w:rsid w:val="00EC300B"/>
    <w:rsid w:val="00EC3145"/>
    <w:rsid w:val="00EC328D"/>
    <w:rsid w:val="00EC33C0"/>
    <w:rsid w:val="00EC33E0"/>
    <w:rsid w:val="00EC3709"/>
    <w:rsid w:val="00EC3AC6"/>
    <w:rsid w:val="00EC3AFA"/>
    <w:rsid w:val="00EC3C33"/>
    <w:rsid w:val="00EC3C97"/>
    <w:rsid w:val="00EC3FFD"/>
    <w:rsid w:val="00EC4090"/>
    <w:rsid w:val="00EC4132"/>
    <w:rsid w:val="00EC47F5"/>
    <w:rsid w:val="00EC4AC3"/>
    <w:rsid w:val="00EC4DC4"/>
    <w:rsid w:val="00EC4F99"/>
    <w:rsid w:val="00EC503E"/>
    <w:rsid w:val="00EC5152"/>
    <w:rsid w:val="00EC523F"/>
    <w:rsid w:val="00EC54D1"/>
    <w:rsid w:val="00EC5683"/>
    <w:rsid w:val="00EC598F"/>
    <w:rsid w:val="00EC5C77"/>
    <w:rsid w:val="00EC5DD7"/>
    <w:rsid w:val="00EC6097"/>
    <w:rsid w:val="00EC64F9"/>
    <w:rsid w:val="00EC6597"/>
    <w:rsid w:val="00EC662A"/>
    <w:rsid w:val="00EC674C"/>
    <w:rsid w:val="00EC690E"/>
    <w:rsid w:val="00EC6E07"/>
    <w:rsid w:val="00EC6F0B"/>
    <w:rsid w:val="00EC77E5"/>
    <w:rsid w:val="00EC7A18"/>
    <w:rsid w:val="00EC7C21"/>
    <w:rsid w:val="00EC7CAC"/>
    <w:rsid w:val="00EC7D7A"/>
    <w:rsid w:val="00EC7DDA"/>
    <w:rsid w:val="00EC7DEB"/>
    <w:rsid w:val="00EC7FF0"/>
    <w:rsid w:val="00ED03CB"/>
    <w:rsid w:val="00ED0586"/>
    <w:rsid w:val="00ED06FB"/>
    <w:rsid w:val="00ED07EB"/>
    <w:rsid w:val="00ED0931"/>
    <w:rsid w:val="00ED0E02"/>
    <w:rsid w:val="00ED0F04"/>
    <w:rsid w:val="00ED1CC4"/>
    <w:rsid w:val="00ED219A"/>
    <w:rsid w:val="00ED2273"/>
    <w:rsid w:val="00ED2329"/>
    <w:rsid w:val="00ED24B2"/>
    <w:rsid w:val="00ED2511"/>
    <w:rsid w:val="00ED2608"/>
    <w:rsid w:val="00ED27B2"/>
    <w:rsid w:val="00ED2A54"/>
    <w:rsid w:val="00ED2D6D"/>
    <w:rsid w:val="00ED3333"/>
    <w:rsid w:val="00ED35ED"/>
    <w:rsid w:val="00ED3831"/>
    <w:rsid w:val="00ED3B87"/>
    <w:rsid w:val="00ED3BCB"/>
    <w:rsid w:val="00ED3C86"/>
    <w:rsid w:val="00ED3C9B"/>
    <w:rsid w:val="00ED3CE6"/>
    <w:rsid w:val="00ED401D"/>
    <w:rsid w:val="00ED4198"/>
    <w:rsid w:val="00ED427A"/>
    <w:rsid w:val="00ED43B7"/>
    <w:rsid w:val="00ED4665"/>
    <w:rsid w:val="00ED4930"/>
    <w:rsid w:val="00ED4CA1"/>
    <w:rsid w:val="00ED4FE7"/>
    <w:rsid w:val="00ED5086"/>
    <w:rsid w:val="00ED5145"/>
    <w:rsid w:val="00ED5C05"/>
    <w:rsid w:val="00ED5C59"/>
    <w:rsid w:val="00ED5FB5"/>
    <w:rsid w:val="00ED61C5"/>
    <w:rsid w:val="00ED62C4"/>
    <w:rsid w:val="00ED6324"/>
    <w:rsid w:val="00ED6408"/>
    <w:rsid w:val="00ED6465"/>
    <w:rsid w:val="00ED653E"/>
    <w:rsid w:val="00ED667C"/>
    <w:rsid w:val="00ED6973"/>
    <w:rsid w:val="00ED69FC"/>
    <w:rsid w:val="00ED69FD"/>
    <w:rsid w:val="00ED6B2C"/>
    <w:rsid w:val="00ED6F30"/>
    <w:rsid w:val="00ED6F3D"/>
    <w:rsid w:val="00ED750E"/>
    <w:rsid w:val="00ED7674"/>
    <w:rsid w:val="00ED7ACE"/>
    <w:rsid w:val="00ED7B6F"/>
    <w:rsid w:val="00ED7D54"/>
    <w:rsid w:val="00ED7F2E"/>
    <w:rsid w:val="00EE0173"/>
    <w:rsid w:val="00EE0238"/>
    <w:rsid w:val="00EE0735"/>
    <w:rsid w:val="00EE0E9C"/>
    <w:rsid w:val="00EE0F4A"/>
    <w:rsid w:val="00EE107F"/>
    <w:rsid w:val="00EE1115"/>
    <w:rsid w:val="00EE1272"/>
    <w:rsid w:val="00EE13A3"/>
    <w:rsid w:val="00EE17F7"/>
    <w:rsid w:val="00EE185C"/>
    <w:rsid w:val="00EE18FC"/>
    <w:rsid w:val="00EE1ADB"/>
    <w:rsid w:val="00EE1BB4"/>
    <w:rsid w:val="00EE1E89"/>
    <w:rsid w:val="00EE1E94"/>
    <w:rsid w:val="00EE2046"/>
    <w:rsid w:val="00EE2360"/>
    <w:rsid w:val="00EE254B"/>
    <w:rsid w:val="00EE263F"/>
    <w:rsid w:val="00EE2693"/>
    <w:rsid w:val="00EE27A0"/>
    <w:rsid w:val="00EE2818"/>
    <w:rsid w:val="00EE2C95"/>
    <w:rsid w:val="00EE2CB5"/>
    <w:rsid w:val="00EE2D3D"/>
    <w:rsid w:val="00EE2F78"/>
    <w:rsid w:val="00EE3306"/>
    <w:rsid w:val="00EE35BD"/>
    <w:rsid w:val="00EE3662"/>
    <w:rsid w:val="00EE3867"/>
    <w:rsid w:val="00EE3A62"/>
    <w:rsid w:val="00EE3DC1"/>
    <w:rsid w:val="00EE3F47"/>
    <w:rsid w:val="00EE4B0B"/>
    <w:rsid w:val="00EE4D80"/>
    <w:rsid w:val="00EE4E2B"/>
    <w:rsid w:val="00EE504B"/>
    <w:rsid w:val="00EE524F"/>
    <w:rsid w:val="00EE558E"/>
    <w:rsid w:val="00EE58C5"/>
    <w:rsid w:val="00EE599F"/>
    <w:rsid w:val="00EE5B18"/>
    <w:rsid w:val="00EE5C22"/>
    <w:rsid w:val="00EE6063"/>
    <w:rsid w:val="00EE6167"/>
    <w:rsid w:val="00EE66B7"/>
    <w:rsid w:val="00EE67DD"/>
    <w:rsid w:val="00EE6893"/>
    <w:rsid w:val="00EE691B"/>
    <w:rsid w:val="00EE6C83"/>
    <w:rsid w:val="00EE7003"/>
    <w:rsid w:val="00EE7363"/>
    <w:rsid w:val="00EE74FA"/>
    <w:rsid w:val="00EE7568"/>
    <w:rsid w:val="00EE767A"/>
    <w:rsid w:val="00EE7967"/>
    <w:rsid w:val="00EE7E25"/>
    <w:rsid w:val="00EE7E49"/>
    <w:rsid w:val="00EE7F26"/>
    <w:rsid w:val="00EF0142"/>
    <w:rsid w:val="00EF0205"/>
    <w:rsid w:val="00EF083E"/>
    <w:rsid w:val="00EF0B85"/>
    <w:rsid w:val="00EF0B9D"/>
    <w:rsid w:val="00EF0E01"/>
    <w:rsid w:val="00EF0E4B"/>
    <w:rsid w:val="00EF1135"/>
    <w:rsid w:val="00EF1583"/>
    <w:rsid w:val="00EF159B"/>
    <w:rsid w:val="00EF159E"/>
    <w:rsid w:val="00EF16CE"/>
    <w:rsid w:val="00EF190C"/>
    <w:rsid w:val="00EF1A02"/>
    <w:rsid w:val="00EF1A82"/>
    <w:rsid w:val="00EF1C16"/>
    <w:rsid w:val="00EF1D51"/>
    <w:rsid w:val="00EF1F3E"/>
    <w:rsid w:val="00EF20EC"/>
    <w:rsid w:val="00EF24D4"/>
    <w:rsid w:val="00EF2A66"/>
    <w:rsid w:val="00EF2FBA"/>
    <w:rsid w:val="00EF3083"/>
    <w:rsid w:val="00EF3255"/>
    <w:rsid w:val="00EF341A"/>
    <w:rsid w:val="00EF3993"/>
    <w:rsid w:val="00EF39F0"/>
    <w:rsid w:val="00EF3A06"/>
    <w:rsid w:val="00EF3C8A"/>
    <w:rsid w:val="00EF4195"/>
    <w:rsid w:val="00EF41B8"/>
    <w:rsid w:val="00EF4318"/>
    <w:rsid w:val="00EF443E"/>
    <w:rsid w:val="00EF4605"/>
    <w:rsid w:val="00EF47F0"/>
    <w:rsid w:val="00EF4BF7"/>
    <w:rsid w:val="00EF4F78"/>
    <w:rsid w:val="00EF5394"/>
    <w:rsid w:val="00EF54F3"/>
    <w:rsid w:val="00EF5585"/>
    <w:rsid w:val="00EF5792"/>
    <w:rsid w:val="00EF5A24"/>
    <w:rsid w:val="00EF5A80"/>
    <w:rsid w:val="00EF5CFC"/>
    <w:rsid w:val="00EF5DBA"/>
    <w:rsid w:val="00EF6417"/>
    <w:rsid w:val="00EF648F"/>
    <w:rsid w:val="00EF6567"/>
    <w:rsid w:val="00EF68AF"/>
    <w:rsid w:val="00EF68C0"/>
    <w:rsid w:val="00EF6A1D"/>
    <w:rsid w:val="00EF6ACD"/>
    <w:rsid w:val="00EF6E2E"/>
    <w:rsid w:val="00EF7023"/>
    <w:rsid w:val="00EF7322"/>
    <w:rsid w:val="00EF74D1"/>
    <w:rsid w:val="00EF7894"/>
    <w:rsid w:val="00EF7F31"/>
    <w:rsid w:val="00F006CE"/>
    <w:rsid w:val="00F00829"/>
    <w:rsid w:val="00F00A33"/>
    <w:rsid w:val="00F00A8F"/>
    <w:rsid w:val="00F00C11"/>
    <w:rsid w:val="00F00DF4"/>
    <w:rsid w:val="00F010F0"/>
    <w:rsid w:val="00F01196"/>
    <w:rsid w:val="00F014DB"/>
    <w:rsid w:val="00F015FA"/>
    <w:rsid w:val="00F0164E"/>
    <w:rsid w:val="00F016E8"/>
    <w:rsid w:val="00F01720"/>
    <w:rsid w:val="00F019CC"/>
    <w:rsid w:val="00F01A17"/>
    <w:rsid w:val="00F01A4C"/>
    <w:rsid w:val="00F01A73"/>
    <w:rsid w:val="00F01C79"/>
    <w:rsid w:val="00F0201A"/>
    <w:rsid w:val="00F02363"/>
    <w:rsid w:val="00F0293A"/>
    <w:rsid w:val="00F02E6E"/>
    <w:rsid w:val="00F03085"/>
    <w:rsid w:val="00F03387"/>
    <w:rsid w:val="00F033EE"/>
    <w:rsid w:val="00F03601"/>
    <w:rsid w:val="00F03AD7"/>
    <w:rsid w:val="00F03E01"/>
    <w:rsid w:val="00F0424B"/>
    <w:rsid w:val="00F04295"/>
    <w:rsid w:val="00F04627"/>
    <w:rsid w:val="00F0469F"/>
    <w:rsid w:val="00F04758"/>
    <w:rsid w:val="00F0484C"/>
    <w:rsid w:val="00F048F5"/>
    <w:rsid w:val="00F04928"/>
    <w:rsid w:val="00F04A4C"/>
    <w:rsid w:val="00F04A90"/>
    <w:rsid w:val="00F04AA3"/>
    <w:rsid w:val="00F04B3E"/>
    <w:rsid w:val="00F04BC7"/>
    <w:rsid w:val="00F04FC9"/>
    <w:rsid w:val="00F0519E"/>
    <w:rsid w:val="00F05508"/>
    <w:rsid w:val="00F059EB"/>
    <w:rsid w:val="00F05A08"/>
    <w:rsid w:val="00F062FA"/>
    <w:rsid w:val="00F06686"/>
    <w:rsid w:val="00F06740"/>
    <w:rsid w:val="00F06B0B"/>
    <w:rsid w:val="00F06BEA"/>
    <w:rsid w:val="00F0789C"/>
    <w:rsid w:val="00F07BE1"/>
    <w:rsid w:val="00F07E24"/>
    <w:rsid w:val="00F1029C"/>
    <w:rsid w:val="00F10336"/>
    <w:rsid w:val="00F1051A"/>
    <w:rsid w:val="00F10540"/>
    <w:rsid w:val="00F10640"/>
    <w:rsid w:val="00F10BC2"/>
    <w:rsid w:val="00F10D44"/>
    <w:rsid w:val="00F10F25"/>
    <w:rsid w:val="00F10F7E"/>
    <w:rsid w:val="00F11172"/>
    <w:rsid w:val="00F118A6"/>
    <w:rsid w:val="00F1195D"/>
    <w:rsid w:val="00F11CBB"/>
    <w:rsid w:val="00F11EC6"/>
    <w:rsid w:val="00F11F48"/>
    <w:rsid w:val="00F12150"/>
    <w:rsid w:val="00F1226E"/>
    <w:rsid w:val="00F12372"/>
    <w:rsid w:val="00F1271A"/>
    <w:rsid w:val="00F1276B"/>
    <w:rsid w:val="00F127D3"/>
    <w:rsid w:val="00F12BF3"/>
    <w:rsid w:val="00F12D34"/>
    <w:rsid w:val="00F13398"/>
    <w:rsid w:val="00F133BF"/>
    <w:rsid w:val="00F13509"/>
    <w:rsid w:val="00F1367C"/>
    <w:rsid w:val="00F1378F"/>
    <w:rsid w:val="00F138B5"/>
    <w:rsid w:val="00F139A9"/>
    <w:rsid w:val="00F13BE1"/>
    <w:rsid w:val="00F13BF7"/>
    <w:rsid w:val="00F14000"/>
    <w:rsid w:val="00F141A2"/>
    <w:rsid w:val="00F142D8"/>
    <w:rsid w:val="00F1433A"/>
    <w:rsid w:val="00F1457C"/>
    <w:rsid w:val="00F146DB"/>
    <w:rsid w:val="00F14787"/>
    <w:rsid w:val="00F147A5"/>
    <w:rsid w:val="00F1486D"/>
    <w:rsid w:val="00F14D96"/>
    <w:rsid w:val="00F14E0B"/>
    <w:rsid w:val="00F14F32"/>
    <w:rsid w:val="00F15049"/>
    <w:rsid w:val="00F15144"/>
    <w:rsid w:val="00F15350"/>
    <w:rsid w:val="00F153AE"/>
    <w:rsid w:val="00F153C0"/>
    <w:rsid w:val="00F153E0"/>
    <w:rsid w:val="00F158A3"/>
    <w:rsid w:val="00F158AB"/>
    <w:rsid w:val="00F15988"/>
    <w:rsid w:val="00F15CDE"/>
    <w:rsid w:val="00F165D6"/>
    <w:rsid w:val="00F16611"/>
    <w:rsid w:val="00F16845"/>
    <w:rsid w:val="00F1692D"/>
    <w:rsid w:val="00F16997"/>
    <w:rsid w:val="00F16A74"/>
    <w:rsid w:val="00F16F27"/>
    <w:rsid w:val="00F16FC0"/>
    <w:rsid w:val="00F17274"/>
    <w:rsid w:val="00F174A3"/>
    <w:rsid w:val="00F177F1"/>
    <w:rsid w:val="00F17B19"/>
    <w:rsid w:val="00F17C54"/>
    <w:rsid w:val="00F20042"/>
    <w:rsid w:val="00F20348"/>
    <w:rsid w:val="00F20404"/>
    <w:rsid w:val="00F207A7"/>
    <w:rsid w:val="00F20C23"/>
    <w:rsid w:val="00F20C8F"/>
    <w:rsid w:val="00F20E8B"/>
    <w:rsid w:val="00F20EE4"/>
    <w:rsid w:val="00F2109F"/>
    <w:rsid w:val="00F21310"/>
    <w:rsid w:val="00F2147C"/>
    <w:rsid w:val="00F21679"/>
    <w:rsid w:val="00F21A6D"/>
    <w:rsid w:val="00F21BE2"/>
    <w:rsid w:val="00F21D00"/>
    <w:rsid w:val="00F22345"/>
    <w:rsid w:val="00F22523"/>
    <w:rsid w:val="00F225E1"/>
    <w:rsid w:val="00F22842"/>
    <w:rsid w:val="00F22908"/>
    <w:rsid w:val="00F22E8A"/>
    <w:rsid w:val="00F23156"/>
    <w:rsid w:val="00F23182"/>
    <w:rsid w:val="00F23203"/>
    <w:rsid w:val="00F232AA"/>
    <w:rsid w:val="00F2331A"/>
    <w:rsid w:val="00F2342D"/>
    <w:rsid w:val="00F23975"/>
    <w:rsid w:val="00F23A5D"/>
    <w:rsid w:val="00F23AD6"/>
    <w:rsid w:val="00F23B42"/>
    <w:rsid w:val="00F23C70"/>
    <w:rsid w:val="00F2420D"/>
    <w:rsid w:val="00F244A0"/>
    <w:rsid w:val="00F24659"/>
    <w:rsid w:val="00F2465C"/>
    <w:rsid w:val="00F246B1"/>
    <w:rsid w:val="00F24877"/>
    <w:rsid w:val="00F24E86"/>
    <w:rsid w:val="00F250AD"/>
    <w:rsid w:val="00F25184"/>
    <w:rsid w:val="00F2557E"/>
    <w:rsid w:val="00F25639"/>
    <w:rsid w:val="00F2570A"/>
    <w:rsid w:val="00F25738"/>
    <w:rsid w:val="00F25765"/>
    <w:rsid w:val="00F25795"/>
    <w:rsid w:val="00F25846"/>
    <w:rsid w:val="00F25C25"/>
    <w:rsid w:val="00F25C4C"/>
    <w:rsid w:val="00F25CB5"/>
    <w:rsid w:val="00F25F43"/>
    <w:rsid w:val="00F26028"/>
    <w:rsid w:val="00F26664"/>
    <w:rsid w:val="00F26A7D"/>
    <w:rsid w:val="00F26B44"/>
    <w:rsid w:val="00F26EDD"/>
    <w:rsid w:val="00F27054"/>
    <w:rsid w:val="00F2758C"/>
    <w:rsid w:val="00F27938"/>
    <w:rsid w:val="00F279B4"/>
    <w:rsid w:val="00F27B22"/>
    <w:rsid w:val="00F27DBF"/>
    <w:rsid w:val="00F30080"/>
    <w:rsid w:val="00F30145"/>
    <w:rsid w:val="00F3049B"/>
    <w:rsid w:val="00F3068D"/>
    <w:rsid w:val="00F30857"/>
    <w:rsid w:val="00F308B6"/>
    <w:rsid w:val="00F30991"/>
    <w:rsid w:val="00F30C5D"/>
    <w:rsid w:val="00F30F27"/>
    <w:rsid w:val="00F31153"/>
    <w:rsid w:val="00F3119B"/>
    <w:rsid w:val="00F31329"/>
    <w:rsid w:val="00F3141C"/>
    <w:rsid w:val="00F31951"/>
    <w:rsid w:val="00F319E0"/>
    <w:rsid w:val="00F31BE0"/>
    <w:rsid w:val="00F3201D"/>
    <w:rsid w:val="00F32260"/>
    <w:rsid w:val="00F32566"/>
    <w:rsid w:val="00F325CC"/>
    <w:rsid w:val="00F32947"/>
    <w:rsid w:val="00F32F85"/>
    <w:rsid w:val="00F330FB"/>
    <w:rsid w:val="00F3335C"/>
    <w:rsid w:val="00F33637"/>
    <w:rsid w:val="00F33666"/>
    <w:rsid w:val="00F337FC"/>
    <w:rsid w:val="00F33C0C"/>
    <w:rsid w:val="00F33D56"/>
    <w:rsid w:val="00F341CC"/>
    <w:rsid w:val="00F344A4"/>
    <w:rsid w:val="00F34557"/>
    <w:rsid w:val="00F3463D"/>
    <w:rsid w:val="00F34710"/>
    <w:rsid w:val="00F34720"/>
    <w:rsid w:val="00F34D7C"/>
    <w:rsid w:val="00F34E54"/>
    <w:rsid w:val="00F3503B"/>
    <w:rsid w:val="00F3512C"/>
    <w:rsid w:val="00F351D0"/>
    <w:rsid w:val="00F35224"/>
    <w:rsid w:val="00F354AA"/>
    <w:rsid w:val="00F35620"/>
    <w:rsid w:val="00F3590D"/>
    <w:rsid w:val="00F35D97"/>
    <w:rsid w:val="00F35E11"/>
    <w:rsid w:val="00F35F90"/>
    <w:rsid w:val="00F361A7"/>
    <w:rsid w:val="00F36355"/>
    <w:rsid w:val="00F36488"/>
    <w:rsid w:val="00F36721"/>
    <w:rsid w:val="00F368D8"/>
    <w:rsid w:val="00F36990"/>
    <w:rsid w:val="00F36E13"/>
    <w:rsid w:val="00F371A7"/>
    <w:rsid w:val="00F377C5"/>
    <w:rsid w:val="00F378EE"/>
    <w:rsid w:val="00F37908"/>
    <w:rsid w:val="00F37C1E"/>
    <w:rsid w:val="00F37CF9"/>
    <w:rsid w:val="00F37E42"/>
    <w:rsid w:val="00F37FB8"/>
    <w:rsid w:val="00F40117"/>
    <w:rsid w:val="00F40254"/>
    <w:rsid w:val="00F40278"/>
    <w:rsid w:val="00F402E0"/>
    <w:rsid w:val="00F4038A"/>
    <w:rsid w:val="00F403A5"/>
    <w:rsid w:val="00F409C6"/>
    <w:rsid w:val="00F40A47"/>
    <w:rsid w:val="00F40BBC"/>
    <w:rsid w:val="00F40CD5"/>
    <w:rsid w:val="00F40D94"/>
    <w:rsid w:val="00F41416"/>
    <w:rsid w:val="00F41463"/>
    <w:rsid w:val="00F41583"/>
    <w:rsid w:val="00F41A57"/>
    <w:rsid w:val="00F41C5B"/>
    <w:rsid w:val="00F41CAB"/>
    <w:rsid w:val="00F41FCC"/>
    <w:rsid w:val="00F42222"/>
    <w:rsid w:val="00F42440"/>
    <w:rsid w:val="00F42452"/>
    <w:rsid w:val="00F424B6"/>
    <w:rsid w:val="00F42F25"/>
    <w:rsid w:val="00F43054"/>
    <w:rsid w:val="00F43372"/>
    <w:rsid w:val="00F4338A"/>
    <w:rsid w:val="00F437B2"/>
    <w:rsid w:val="00F437F8"/>
    <w:rsid w:val="00F43952"/>
    <w:rsid w:val="00F43AD5"/>
    <w:rsid w:val="00F43C18"/>
    <w:rsid w:val="00F43C3C"/>
    <w:rsid w:val="00F43C5D"/>
    <w:rsid w:val="00F43D01"/>
    <w:rsid w:val="00F43D9A"/>
    <w:rsid w:val="00F43E3C"/>
    <w:rsid w:val="00F43E7A"/>
    <w:rsid w:val="00F43F59"/>
    <w:rsid w:val="00F441ED"/>
    <w:rsid w:val="00F444AA"/>
    <w:rsid w:val="00F446BD"/>
    <w:rsid w:val="00F446FB"/>
    <w:rsid w:val="00F44807"/>
    <w:rsid w:val="00F4483A"/>
    <w:rsid w:val="00F44CD6"/>
    <w:rsid w:val="00F44CF2"/>
    <w:rsid w:val="00F44E68"/>
    <w:rsid w:val="00F45094"/>
    <w:rsid w:val="00F450AD"/>
    <w:rsid w:val="00F4510A"/>
    <w:rsid w:val="00F453AD"/>
    <w:rsid w:val="00F45408"/>
    <w:rsid w:val="00F4541C"/>
    <w:rsid w:val="00F4549A"/>
    <w:rsid w:val="00F45791"/>
    <w:rsid w:val="00F45854"/>
    <w:rsid w:val="00F458B3"/>
    <w:rsid w:val="00F45C38"/>
    <w:rsid w:val="00F45EF8"/>
    <w:rsid w:val="00F45FB5"/>
    <w:rsid w:val="00F45FDC"/>
    <w:rsid w:val="00F463E1"/>
    <w:rsid w:val="00F46402"/>
    <w:rsid w:val="00F465DA"/>
    <w:rsid w:val="00F467A2"/>
    <w:rsid w:val="00F468A4"/>
    <w:rsid w:val="00F46982"/>
    <w:rsid w:val="00F46BF7"/>
    <w:rsid w:val="00F46E75"/>
    <w:rsid w:val="00F46FF4"/>
    <w:rsid w:val="00F47259"/>
    <w:rsid w:val="00F47750"/>
    <w:rsid w:val="00F4793A"/>
    <w:rsid w:val="00F47C34"/>
    <w:rsid w:val="00F47C7E"/>
    <w:rsid w:val="00F47F6D"/>
    <w:rsid w:val="00F500F3"/>
    <w:rsid w:val="00F5095B"/>
    <w:rsid w:val="00F50AF3"/>
    <w:rsid w:val="00F50E59"/>
    <w:rsid w:val="00F5103E"/>
    <w:rsid w:val="00F51068"/>
    <w:rsid w:val="00F510FA"/>
    <w:rsid w:val="00F51462"/>
    <w:rsid w:val="00F5161B"/>
    <w:rsid w:val="00F51734"/>
    <w:rsid w:val="00F51B61"/>
    <w:rsid w:val="00F51DC4"/>
    <w:rsid w:val="00F51E14"/>
    <w:rsid w:val="00F520D5"/>
    <w:rsid w:val="00F520D9"/>
    <w:rsid w:val="00F5211F"/>
    <w:rsid w:val="00F52487"/>
    <w:rsid w:val="00F524F9"/>
    <w:rsid w:val="00F5280B"/>
    <w:rsid w:val="00F5293E"/>
    <w:rsid w:val="00F52A3F"/>
    <w:rsid w:val="00F52CCE"/>
    <w:rsid w:val="00F52D1D"/>
    <w:rsid w:val="00F52F72"/>
    <w:rsid w:val="00F5300B"/>
    <w:rsid w:val="00F5334D"/>
    <w:rsid w:val="00F53F62"/>
    <w:rsid w:val="00F53F93"/>
    <w:rsid w:val="00F53FE5"/>
    <w:rsid w:val="00F540D5"/>
    <w:rsid w:val="00F540F5"/>
    <w:rsid w:val="00F544B8"/>
    <w:rsid w:val="00F54977"/>
    <w:rsid w:val="00F54A97"/>
    <w:rsid w:val="00F54B84"/>
    <w:rsid w:val="00F54E99"/>
    <w:rsid w:val="00F5520B"/>
    <w:rsid w:val="00F55757"/>
    <w:rsid w:val="00F559CA"/>
    <w:rsid w:val="00F55B78"/>
    <w:rsid w:val="00F55DBA"/>
    <w:rsid w:val="00F55DFB"/>
    <w:rsid w:val="00F55E36"/>
    <w:rsid w:val="00F561A7"/>
    <w:rsid w:val="00F56276"/>
    <w:rsid w:val="00F562A7"/>
    <w:rsid w:val="00F563DB"/>
    <w:rsid w:val="00F563E9"/>
    <w:rsid w:val="00F564B9"/>
    <w:rsid w:val="00F568CA"/>
    <w:rsid w:val="00F56A9B"/>
    <w:rsid w:val="00F56BCC"/>
    <w:rsid w:val="00F5713E"/>
    <w:rsid w:val="00F57425"/>
    <w:rsid w:val="00F5742D"/>
    <w:rsid w:val="00F575BF"/>
    <w:rsid w:val="00F5776D"/>
    <w:rsid w:val="00F5781E"/>
    <w:rsid w:val="00F57935"/>
    <w:rsid w:val="00F57981"/>
    <w:rsid w:val="00F57F72"/>
    <w:rsid w:val="00F60176"/>
    <w:rsid w:val="00F6031E"/>
    <w:rsid w:val="00F60630"/>
    <w:rsid w:val="00F60960"/>
    <w:rsid w:val="00F60D63"/>
    <w:rsid w:val="00F60FD5"/>
    <w:rsid w:val="00F61303"/>
    <w:rsid w:val="00F613B3"/>
    <w:rsid w:val="00F616BA"/>
    <w:rsid w:val="00F6199D"/>
    <w:rsid w:val="00F61A7A"/>
    <w:rsid w:val="00F61BB6"/>
    <w:rsid w:val="00F61C56"/>
    <w:rsid w:val="00F62135"/>
    <w:rsid w:val="00F621D4"/>
    <w:rsid w:val="00F623EE"/>
    <w:rsid w:val="00F6241E"/>
    <w:rsid w:val="00F626EA"/>
    <w:rsid w:val="00F629EF"/>
    <w:rsid w:val="00F62CF0"/>
    <w:rsid w:val="00F62D35"/>
    <w:rsid w:val="00F62DFB"/>
    <w:rsid w:val="00F63147"/>
    <w:rsid w:val="00F63160"/>
    <w:rsid w:val="00F63177"/>
    <w:rsid w:val="00F637C0"/>
    <w:rsid w:val="00F638C7"/>
    <w:rsid w:val="00F6393B"/>
    <w:rsid w:val="00F63B89"/>
    <w:rsid w:val="00F63E08"/>
    <w:rsid w:val="00F6421F"/>
    <w:rsid w:val="00F64236"/>
    <w:rsid w:val="00F6446F"/>
    <w:rsid w:val="00F644FB"/>
    <w:rsid w:val="00F646B4"/>
    <w:rsid w:val="00F647FC"/>
    <w:rsid w:val="00F64ABF"/>
    <w:rsid w:val="00F64CBE"/>
    <w:rsid w:val="00F64EA7"/>
    <w:rsid w:val="00F65118"/>
    <w:rsid w:val="00F65256"/>
    <w:rsid w:val="00F6536B"/>
    <w:rsid w:val="00F653FA"/>
    <w:rsid w:val="00F65562"/>
    <w:rsid w:val="00F659DD"/>
    <w:rsid w:val="00F65A7D"/>
    <w:rsid w:val="00F65B56"/>
    <w:rsid w:val="00F65B9E"/>
    <w:rsid w:val="00F65F1E"/>
    <w:rsid w:val="00F6600F"/>
    <w:rsid w:val="00F66130"/>
    <w:rsid w:val="00F6615A"/>
    <w:rsid w:val="00F66379"/>
    <w:rsid w:val="00F66515"/>
    <w:rsid w:val="00F66568"/>
    <w:rsid w:val="00F6666A"/>
    <w:rsid w:val="00F667EA"/>
    <w:rsid w:val="00F669FE"/>
    <w:rsid w:val="00F66D3A"/>
    <w:rsid w:val="00F670E0"/>
    <w:rsid w:val="00F6718B"/>
    <w:rsid w:val="00F673FC"/>
    <w:rsid w:val="00F67408"/>
    <w:rsid w:val="00F67658"/>
    <w:rsid w:val="00F67716"/>
    <w:rsid w:val="00F67B55"/>
    <w:rsid w:val="00F7019F"/>
    <w:rsid w:val="00F70218"/>
    <w:rsid w:val="00F70225"/>
    <w:rsid w:val="00F704EF"/>
    <w:rsid w:val="00F7053E"/>
    <w:rsid w:val="00F70722"/>
    <w:rsid w:val="00F7083F"/>
    <w:rsid w:val="00F70D4F"/>
    <w:rsid w:val="00F70D74"/>
    <w:rsid w:val="00F715FC"/>
    <w:rsid w:val="00F7161F"/>
    <w:rsid w:val="00F7181A"/>
    <w:rsid w:val="00F71861"/>
    <w:rsid w:val="00F71A2A"/>
    <w:rsid w:val="00F71A7F"/>
    <w:rsid w:val="00F71EBC"/>
    <w:rsid w:val="00F722B9"/>
    <w:rsid w:val="00F725C8"/>
    <w:rsid w:val="00F726BA"/>
    <w:rsid w:val="00F727A7"/>
    <w:rsid w:val="00F7280E"/>
    <w:rsid w:val="00F72CB7"/>
    <w:rsid w:val="00F731E7"/>
    <w:rsid w:val="00F7349C"/>
    <w:rsid w:val="00F734C5"/>
    <w:rsid w:val="00F736C5"/>
    <w:rsid w:val="00F738D1"/>
    <w:rsid w:val="00F73B1D"/>
    <w:rsid w:val="00F73B29"/>
    <w:rsid w:val="00F73DC6"/>
    <w:rsid w:val="00F73DFF"/>
    <w:rsid w:val="00F73E0B"/>
    <w:rsid w:val="00F73EEF"/>
    <w:rsid w:val="00F73F9F"/>
    <w:rsid w:val="00F74049"/>
    <w:rsid w:val="00F74080"/>
    <w:rsid w:val="00F7427A"/>
    <w:rsid w:val="00F74290"/>
    <w:rsid w:val="00F74357"/>
    <w:rsid w:val="00F7435E"/>
    <w:rsid w:val="00F743D1"/>
    <w:rsid w:val="00F74779"/>
    <w:rsid w:val="00F74AA3"/>
    <w:rsid w:val="00F74AB6"/>
    <w:rsid w:val="00F74B21"/>
    <w:rsid w:val="00F75006"/>
    <w:rsid w:val="00F75197"/>
    <w:rsid w:val="00F752B3"/>
    <w:rsid w:val="00F752C8"/>
    <w:rsid w:val="00F75544"/>
    <w:rsid w:val="00F75712"/>
    <w:rsid w:val="00F75CBD"/>
    <w:rsid w:val="00F75EA9"/>
    <w:rsid w:val="00F75F07"/>
    <w:rsid w:val="00F761E3"/>
    <w:rsid w:val="00F76224"/>
    <w:rsid w:val="00F7636F"/>
    <w:rsid w:val="00F76422"/>
    <w:rsid w:val="00F76511"/>
    <w:rsid w:val="00F76A4D"/>
    <w:rsid w:val="00F76B3E"/>
    <w:rsid w:val="00F770AB"/>
    <w:rsid w:val="00F775C5"/>
    <w:rsid w:val="00F7766C"/>
    <w:rsid w:val="00F77774"/>
    <w:rsid w:val="00F77934"/>
    <w:rsid w:val="00F77936"/>
    <w:rsid w:val="00F77AF7"/>
    <w:rsid w:val="00F77E14"/>
    <w:rsid w:val="00F77E9B"/>
    <w:rsid w:val="00F80075"/>
    <w:rsid w:val="00F8064E"/>
    <w:rsid w:val="00F80752"/>
    <w:rsid w:val="00F807EE"/>
    <w:rsid w:val="00F80842"/>
    <w:rsid w:val="00F80DE5"/>
    <w:rsid w:val="00F81146"/>
    <w:rsid w:val="00F8122B"/>
    <w:rsid w:val="00F81476"/>
    <w:rsid w:val="00F817E8"/>
    <w:rsid w:val="00F81AF9"/>
    <w:rsid w:val="00F81CD1"/>
    <w:rsid w:val="00F81DC2"/>
    <w:rsid w:val="00F81DEA"/>
    <w:rsid w:val="00F81FDE"/>
    <w:rsid w:val="00F82245"/>
    <w:rsid w:val="00F8245E"/>
    <w:rsid w:val="00F82655"/>
    <w:rsid w:val="00F82828"/>
    <w:rsid w:val="00F83479"/>
    <w:rsid w:val="00F8388B"/>
    <w:rsid w:val="00F839CA"/>
    <w:rsid w:val="00F83D70"/>
    <w:rsid w:val="00F83D9B"/>
    <w:rsid w:val="00F8403F"/>
    <w:rsid w:val="00F8431C"/>
    <w:rsid w:val="00F8435C"/>
    <w:rsid w:val="00F8479A"/>
    <w:rsid w:val="00F848C6"/>
    <w:rsid w:val="00F84B2C"/>
    <w:rsid w:val="00F84ED0"/>
    <w:rsid w:val="00F8503D"/>
    <w:rsid w:val="00F8555C"/>
    <w:rsid w:val="00F85735"/>
    <w:rsid w:val="00F859E1"/>
    <w:rsid w:val="00F85C45"/>
    <w:rsid w:val="00F85CF4"/>
    <w:rsid w:val="00F85E3B"/>
    <w:rsid w:val="00F85F11"/>
    <w:rsid w:val="00F86052"/>
    <w:rsid w:val="00F86372"/>
    <w:rsid w:val="00F864E4"/>
    <w:rsid w:val="00F8655F"/>
    <w:rsid w:val="00F86596"/>
    <w:rsid w:val="00F865FD"/>
    <w:rsid w:val="00F8668B"/>
    <w:rsid w:val="00F86833"/>
    <w:rsid w:val="00F86881"/>
    <w:rsid w:val="00F868AE"/>
    <w:rsid w:val="00F86BA2"/>
    <w:rsid w:val="00F86BA7"/>
    <w:rsid w:val="00F86BEE"/>
    <w:rsid w:val="00F86FF1"/>
    <w:rsid w:val="00F872A2"/>
    <w:rsid w:val="00F87429"/>
    <w:rsid w:val="00F87558"/>
    <w:rsid w:val="00F87635"/>
    <w:rsid w:val="00F87799"/>
    <w:rsid w:val="00F878E1"/>
    <w:rsid w:val="00F87BE3"/>
    <w:rsid w:val="00F87FEC"/>
    <w:rsid w:val="00F90223"/>
    <w:rsid w:val="00F9056F"/>
    <w:rsid w:val="00F90675"/>
    <w:rsid w:val="00F90895"/>
    <w:rsid w:val="00F90A13"/>
    <w:rsid w:val="00F90BD2"/>
    <w:rsid w:val="00F90BE0"/>
    <w:rsid w:val="00F90C7C"/>
    <w:rsid w:val="00F90F27"/>
    <w:rsid w:val="00F91396"/>
    <w:rsid w:val="00F91639"/>
    <w:rsid w:val="00F916CB"/>
    <w:rsid w:val="00F91AD0"/>
    <w:rsid w:val="00F9226A"/>
    <w:rsid w:val="00F9254E"/>
    <w:rsid w:val="00F925AF"/>
    <w:rsid w:val="00F926E9"/>
    <w:rsid w:val="00F92C34"/>
    <w:rsid w:val="00F93160"/>
    <w:rsid w:val="00F93184"/>
    <w:rsid w:val="00F93251"/>
    <w:rsid w:val="00F932F5"/>
    <w:rsid w:val="00F93642"/>
    <w:rsid w:val="00F9371C"/>
    <w:rsid w:val="00F9377A"/>
    <w:rsid w:val="00F9401B"/>
    <w:rsid w:val="00F94186"/>
    <w:rsid w:val="00F941A1"/>
    <w:rsid w:val="00F942F1"/>
    <w:rsid w:val="00F94329"/>
    <w:rsid w:val="00F9453A"/>
    <w:rsid w:val="00F947B1"/>
    <w:rsid w:val="00F9496E"/>
    <w:rsid w:val="00F949DF"/>
    <w:rsid w:val="00F94A4B"/>
    <w:rsid w:val="00F94E6C"/>
    <w:rsid w:val="00F9530E"/>
    <w:rsid w:val="00F9541B"/>
    <w:rsid w:val="00F9541D"/>
    <w:rsid w:val="00F9554E"/>
    <w:rsid w:val="00F9569C"/>
    <w:rsid w:val="00F956C1"/>
    <w:rsid w:val="00F95C0F"/>
    <w:rsid w:val="00F95CF3"/>
    <w:rsid w:val="00F95CFF"/>
    <w:rsid w:val="00F9605A"/>
    <w:rsid w:val="00F96271"/>
    <w:rsid w:val="00F96465"/>
    <w:rsid w:val="00F96501"/>
    <w:rsid w:val="00F96DEC"/>
    <w:rsid w:val="00F970A2"/>
    <w:rsid w:val="00F9741C"/>
    <w:rsid w:val="00F974B0"/>
    <w:rsid w:val="00F97783"/>
    <w:rsid w:val="00F97D34"/>
    <w:rsid w:val="00F97D73"/>
    <w:rsid w:val="00F97E03"/>
    <w:rsid w:val="00F97E39"/>
    <w:rsid w:val="00F97FA7"/>
    <w:rsid w:val="00FA0173"/>
    <w:rsid w:val="00FA05EC"/>
    <w:rsid w:val="00FA0A87"/>
    <w:rsid w:val="00FA0B1F"/>
    <w:rsid w:val="00FA0BB0"/>
    <w:rsid w:val="00FA0DB3"/>
    <w:rsid w:val="00FA0EC8"/>
    <w:rsid w:val="00FA1020"/>
    <w:rsid w:val="00FA1032"/>
    <w:rsid w:val="00FA11FD"/>
    <w:rsid w:val="00FA12B4"/>
    <w:rsid w:val="00FA12DB"/>
    <w:rsid w:val="00FA1364"/>
    <w:rsid w:val="00FA1B1D"/>
    <w:rsid w:val="00FA1B75"/>
    <w:rsid w:val="00FA1BE0"/>
    <w:rsid w:val="00FA1C0E"/>
    <w:rsid w:val="00FA1D0B"/>
    <w:rsid w:val="00FA1ECB"/>
    <w:rsid w:val="00FA1F46"/>
    <w:rsid w:val="00FA1FF8"/>
    <w:rsid w:val="00FA2150"/>
    <w:rsid w:val="00FA222B"/>
    <w:rsid w:val="00FA23A9"/>
    <w:rsid w:val="00FA2465"/>
    <w:rsid w:val="00FA248A"/>
    <w:rsid w:val="00FA24FA"/>
    <w:rsid w:val="00FA25D3"/>
    <w:rsid w:val="00FA2772"/>
    <w:rsid w:val="00FA28E4"/>
    <w:rsid w:val="00FA2D2C"/>
    <w:rsid w:val="00FA2E6F"/>
    <w:rsid w:val="00FA2FC5"/>
    <w:rsid w:val="00FA349B"/>
    <w:rsid w:val="00FA357E"/>
    <w:rsid w:val="00FA35CF"/>
    <w:rsid w:val="00FA3953"/>
    <w:rsid w:val="00FA39F2"/>
    <w:rsid w:val="00FA3A58"/>
    <w:rsid w:val="00FA3EBE"/>
    <w:rsid w:val="00FA3FCD"/>
    <w:rsid w:val="00FA44AA"/>
    <w:rsid w:val="00FA4556"/>
    <w:rsid w:val="00FA4646"/>
    <w:rsid w:val="00FA4719"/>
    <w:rsid w:val="00FA4746"/>
    <w:rsid w:val="00FA47FB"/>
    <w:rsid w:val="00FA4831"/>
    <w:rsid w:val="00FA4A5F"/>
    <w:rsid w:val="00FA4C87"/>
    <w:rsid w:val="00FA5007"/>
    <w:rsid w:val="00FA5321"/>
    <w:rsid w:val="00FA53F6"/>
    <w:rsid w:val="00FA5421"/>
    <w:rsid w:val="00FA5731"/>
    <w:rsid w:val="00FA5828"/>
    <w:rsid w:val="00FA586E"/>
    <w:rsid w:val="00FA5EA4"/>
    <w:rsid w:val="00FA60DA"/>
    <w:rsid w:val="00FA615C"/>
    <w:rsid w:val="00FA62B2"/>
    <w:rsid w:val="00FA6394"/>
    <w:rsid w:val="00FA63B9"/>
    <w:rsid w:val="00FA661F"/>
    <w:rsid w:val="00FA6970"/>
    <w:rsid w:val="00FA6A15"/>
    <w:rsid w:val="00FA6D9C"/>
    <w:rsid w:val="00FA7153"/>
    <w:rsid w:val="00FA72E2"/>
    <w:rsid w:val="00FA731D"/>
    <w:rsid w:val="00FA74A2"/>
    <w:rsid w:val="00FA7599"/>
    <w:rsid w:val="00FA75EA"/>
    <w:rsid w:val="00FA7B38"/>
    <w:rsid w:val="00FA7BA3"/>
    <w:rsid w:val="00FB003F"/>
    <w:rsid w:val="00FB0143"/>
    <w:rsid w:val="00FB0194"/>
    <w:rsid w:val="00FB0199"/>
    <w:rsid w:val="00FB026A"/>
    <w:rsid w:val="00FB0521"/>
    <w:rsid w:val="00FB0A08"/>
    <w:rsid w:val="00FB0A90"/>
    <w:rsid w:val="00FB0F67"/>
    <w:rsid w:val="00FB1007"/>
    <w:rsid w:val="00FB12A1"/>
    <w:rsid w:val="00FB13AA"/>
    <w:rsid w:val="00FB1480"/>
    <w:rsid w:val="00FB149D"/>
    <w:rsid w:val="00FB1601"/>
    <w:rsid w:val="00FB17A3"/>
    <w:rsid w:val="00FB1981"/>
    <w:rsid w:val="00FB1E99"/>
    <w:rsid w:val="00FB1F07"/>
    <w:rsid w:val="00FB2144"/>
    <w:rsid w:val="00FB233C"/>
    <w:rsid w:val="00FB258E"/>
    <w:rsid w:val="00FB25D5"/>
    <w:rsid w:val="00FB2706"/>
    <w:rsid w:val="00FB2726"/>
    <w:rsid w:val="00FB2827"/>
    <w:rsid w:val="00FB2BBA"/>
    <w:rsid w:val="00FB2C00"/>
    <w:rsid w:val="00FB2C03"/>
    <w:rsid w:val="00FB2D84"/>
    <w:rsid w:val="00FB3114"/>
    <w:rsid w:val="00FB3595"/>
    <w:rsid w:val="00FB36DF"/>
    <w:rsid w:val="00FB39EF"/>
    <w:rsid w:val="00FB43EE"/>
    <w:rsid w:val="00FB44A8"/>
    <w:rsid w:val="00FB4627"/>
    <w:rsid w:val="00FB4DDF"/>
    <w:rsid w:val="00FB4E06"/>
    <w:rsid w:val="00FB4ECC"/>
    <w:rsid w:val="00FB4F46"/>
    <w:rsid w:val="00FB534E"/>
    <w:rsid w:val="00FB53A3"/>
    <w:rsid w:val="00FB56B9"/>
    <w:rsid w:val="00FB5AAF"/>
    <w:rsid w:val="00FB5B3B"/>
    <w:rsid w:val="00FB5E90"/>
    <w:rsid w:val="00FB5EB9"/>
    <w:rsid w:val="00FB5ED8"/>
    <w:rsid w:val="00FB5FEB"/>
    <w:rsid w:val="00FB6015"/>
    <w:rsid w:val="00FB60C0"/>
    <w:rsid w:val="00FB60D2"/>
    <w:rsid w:val="00FB640D"/>
    <w:rsid w:val="00FB64B6"/>
    <w:rsid w:val="00FB66A5"/>
    <w:rsid w:val="00FB66E4"/>
    <w:rsid w:val="00FB68AB"/>
    <w:rsid w:val="00FB69B4"/>
    <w:rsid w:val="00FB6A65"/>
    <w:rsid w:val="00FB6AA9"/>
    <w:rsid w:val="00FB6AFF"/>
    <w:rsid w:val="00FB6D1E"/>
    <w:rsid w:val="00FB7678"/>
    <w:rsid w:val="00FB771B"/>
    <w:rsid w:val="00FB7D0D"/>
    <w:rsid w:val="00FB7ED9"/>
    <w:rsid w:val="00FC0022"/>
    <w:rsid w:val="00FC00B7"/>
    <w:rsid w:val="00FC0577"/>
    <w:rsid w:val="00FC0683"/>
    <w:rsid w:val="00FC0790"/>
    <w:rsid w:val="00FC07B5"/>
    <w:rsid w:val="00FC0883"/>
    <w:rsid w:val="00FC0BA1"/>
    <w:rsid w:val="00FC0D50"/>
    <w:rsid w:val="00FC0F49"/>
    <w:rsid w:val="00FC10D1"/>
    <w:rsid w:val="00FC11CF"/>
    <w:rsid w:val="00FC17AF"/>
    <w:rsid w:val="00FC1AAF"/>
    <w:rsid w:val="00FC1BBD"/>
    <w:rsid w:val="00FC1C13"/>
    <w:rsid w:val="00FC1D32"/>
    <w:rsid w:val="00FC20A6"/>
    <w:rsid w:val="00FC22DA"/>
    <w:rsid w:val="00FC23F3"/>
    <w:rsid w:val="00FC28C8"/>
    <w:rsid w:val="00FC2BDE"/>
    <w:rsid w:val="00FC2C08"/>
    <w:rsid w:val="00FC2F90"/>
    <w:rsid w:val="00FC3096"/>
    <w:rsid w:val="00FC34A7"/>
    <w:rsid w:val="00FC3747"/>
    <w:rsid w:val="00FC39CE"/>
    <w:rsid w:val="00FC3AA8"/>
    <w:rsid w:val="00FC3B91"/>
    <w:rsid w:val="00FC3CCA"/>
    <w:rsid w:val="00FC3CDC"/>
    <w:rsid w:val="00FC4010"/>
    <w:rsid w:val="00FC408B"/>
    <w:rsid w:val="00FC4096"/>
    <w:rsid w:val="00FC42A3"/>
    <w:rsid w:val="00FC44C7"/>
    <w:rsid w:val="00FC47D3"/>
    <w:rsid w:val="00FC4971"/>
    <w:rsid w:val="00FC4A98"/>
    <w:rsid w:val="00FC4DA1"/>
    <w:rsid w:val="00FC4E6F"/>
    <w:rsid w:val="00FC4EBE"/>
    <w:rsid w:val="00FC4EE4"/>
    <w:rsid w:val="00FC5048"/>
    <w:rsid w:val="00FC506C"/>
    <w:rsid w:val="00FC51DD"/>
    <w:rsid w:val="00FC533A"/>
    <w:rsid w:val="00FC5448"/>
    <w:rsid w:val="00FC572F"/>
    <w:rsid w:val="00FC5921"/>
    <w:rsid w:val="00FC5B39"/>
    <w:rsid w:val="00FC5B68"/>
    <w:rsid w:val="00FC5D8B"/>
    <w:rsid w:val="00FC5DE2"/>
    <w:rsid w:val="00FC6028"/>
    <w:rsid w:val="00FC6180"/>
    <w:rsid w:val="00FC6267"/>
    <w:rsid w:val="00FC653B"/>
    <w:rsid w:val="00FC6541"/>
    <w:rsid w:val="00FC65CF"/>
    <w:rsid w:val="00FC667E"/>
    <w:rsid w:val="00FC67E8"/>
    <w:rsid w:val="00FC6BE5"/>
    <w:rsid w:val="00FC7804"/>
    <w:rsid w:val="00FC7825"/>
    <w:rsid w:val="00FC7999"/>
    <w:rsid w:val="00FC7C07"/>
    <w:rsid w:val="00FD01FD"/>
    <w:rsid w:val="00FD02AB"/>
    <w:rsid w:val="00FD0342"/>
    <w:rsid w:val="00FD03D6"/>
    <w:rsid w:val="00FD04C4"/>
    <w:rsid w:val="00FD0835"/>
    <w:rsid w:val="00FD0930"/>
    <w:rsid w:val="00FD0C60"/>
    <w:rsid w:val="00FD0CFD"/>
    <w:rsid w:val="00FD0F11"/>
    <w:rsid w:val="00FD10AB"/>
    <w:rsid w:val="00FD15C9"/>
    <w:rsid w:val="00FD17BB"/>
    <w:rsid w:val="00FD181F"/>
    <w:rsid w:val="00FD184C"/>
    <w:rsid w:val="00FD19CB"/>
    <w:rsid w:val="00FD1A2E"/>
    <w:rsid w:val="00FD1A3A"/>
    <w:rsid w:val="00FD1F12"/>
    <w:rsid w:val="00FD2095"/>
    <w:rsid w:val="00FD2206"/>
    <w:rsid w:val="00FD22A8"/>
    <w:rsid w:val="00FD2763"/>
    <w:rsid w:val="00FD2770"/>
    <w:rsid w:val="00FD2993"/>
    <w:rsid w:val="00FD2C58"/>
    <w:rsid w:val="00FD2E21"/>
    <w:rsid w:val="00FD33AF"/>
    <w:rsid w:val="00FD3445"/>
    <w:rsid w:val="00FD3685"/>
    <w:rsid w:val="00FD3B02"/>
    <w:rsid w:val="00FD3CD6"/>
    <w:rsid w:val="00FD3CEE"/>
    <w:rsid w:val="00FD3CFF"/>
    <w:rsid w:val="00FD3D79"/>
    <w:rsid w:val="00FD3D8A"/>
    <w:rsid w:val="00FD3EBC"/>
    <w:rsid w:val="00FD40F3"/>
    <w:rsid w:val="00FD47D3"/>
    <w:rsid w:val="00FD4A4C"/>
    <w:rsid w:val="00FD4FA3"/>
    <w:rsid w:val="00FD55A8"/>
    <w:rsid w:val="00FD55B5"/>
    <w:rsid w:val="00FD58EF"/>
    <w:rsid w:val="00FD597D"/>
    <w:rsid w:val="00FD5BC6"/>
    <w:rsid w:val="00FD5C32"/>
    <w:rsid w:val="00FD5F3F"/>
    <w:rsid w:val="00FD5F89"/>
    <w:rsid w:val="00FD6121"/>
    <w:rsid w:val="00FD6296"/>
    <w:rsid w:val="00FD671D"/>
    <w:rsid w:val="00FD67E4"/>
    <w:rsid w:val="00FD6CFF"/>
    <w:rsid w:val="00FD6DC4"/>
    <w:rsid w:val="00FD6E07"/>
    <w:rsid w:val="00FD6F7B"/>
    <w:rsid w:val="00FD712B"/>
    <w:rsid w:val="00FD7535"/>
    <w:rsid w:val="00FD7947"/>
    <w:rsid w:val="00FD7B29"/>
    <w:rsid w:val="00FD7B77"/>
    <w:rsid w:val="00FD7CAC"/>
    <w:rsid w:val="00FD7DEB"/>
    <w:rsid w:val="00FD7F5C"/>
    <w:rsid w:val="00FE00EA"/>
    <w:rsid w:val="00FE0921"/>
    <w:rsid w:val="00FE0A5B"/>
    <w:rsid w:val="00FE0BBC"/>
    <w:rsid w:val="00FE0F17"/>
    <w:rsid w:val="00FE1300"/>
    <w:rsid w:val="00FE1382"/>
    <w:rsid w:val="00FE1487"/>
    <w:rsid w:val="00FE162E"/>
    <w:rsid w:val="00FE1A74"/>
    <w:rsid w:val="00FE1C81"/>
    <w:rsid w:val="00FE2466"/>
    <w:rsid w:val="00FE2B6D"/>
    <w:rsid w:val="00FE2DF4"/>
    <w:rsid w:val="00FE3090"/>
    <w:rsid w:val="00FE32FF"/>
    <w:rsid w:val="00FE33F9"/>
    <w:rsid w:val="00FE340A"/>
    <w:rsid w:val="00FE34DF"/>
    <w:rsid w:val="00FE355B"/>
    <w:rsid w:val="00FE358F"/>
    <w:rsid w:val="00FE392F"/>
    <w:rsid w:val="00FE3A92"/>
    <w:rsid w:val="00FE3CAE"/>
    <w:rsid w:val="00FE40B3"/>
    <w:rsid w:val="00FE40D4"/>
    <w:rsid w:val="00FE45D6"/>
    <w:rsid w:val="00FE463F"/>
    <w:rsid w:val="00FE46C9"/>
    <w:rsid w:val="00FE46E1"/>
    <w:rsid w:val="00FE473B"/>
    <w:rsid w:val="00FE481D"/>
    <w:rsid w:val="00FE487C"/>
    <w:rsid w:val="00FE48CA"/>
    <w:rsid w:val="00FE4A2E"/>
    <w:rsid w:val="00FE4A90"/>
    <w:rsid w:val="00FE4B41"/>
    <w:rsid w:val="00FE4F0B"/>
    <w:rsid w:val="00FE5145"/>
    <w:rsid w:val="00FE51FF"/>
    <w:rsid w:val="00FE52E2"/>
    <w:rsid w:val="00FE579E"/>
    <w:rsid w:val="00FE57A2"/>
    <w:rsid w:val="00FE57EA"/>
    <w:rsid w:val="00FE58B6"/>
    <w:rsid w:val="00FE5A56"/>
    <w:rsid w:val="00FE5BA8"/>
    <w:rsid w:val="00FE5BBB"/>
    <w:rsid w:val="00FE5BDB"/>
    <w:rsid w:val="00FE5C45"/>
    <w:rsid w:val="00FE60F5"/>
    <w:rsid w:val="00FE62DE"/>
    <w:rsid w:val="00FE6781"/>
    <w:rsid w:val="00FE680F"/>
    <w:rsid w:val="00FE69F8"/>
    <w:rsid w:val="00FE6A4F"/>
    <w:rsid w:val="00FE6BE0"/>
    <w:rsid w:val="00FE70BF"/>
    <w:rsid w:val="00FE71C5"/>
    <w:rsid w:val="00FE728C"/>
    <w:rsid w:val="00FE72C8"/>
    <w:rsid w:val="00FE74DC"/>
    <w:rsid w:val="00FE7799"/>
    <w:rsid w:val="00FE7814"/>
    <w:rsid w:val="00FE78EE"/>
    <w:rsid w:val="00FE7BD2"/>
    <w:rsid w:val="00FF00E9"/>
    <w:rsid w:val="00FF0219"/>
    <w:rsid w:val="00FF0475"/>
    <w:rsid w:val="00FF074A"/>
    <w:rsid w:val="00FF0C44"/>
    <w:rsid w:val="00FF0E3B"/>
    <w:rsid w:val="00FF0F8F"/>
    <w:rsid w:val="00FF146E"/>
    <w:rsid w:val="00FF1487"/>
    <w:rsid w:val="00FF158D"/>
    <w:rsid w:val="00FF17F6"/>
    <w:rsid w:val="00FF199D"/>
    <w:rsid w:val="00FF1A90"/>
    <w:rsid w:val="00FF1C02"/>
    <w:rsid w:val="00FF1E4B"/>
    <w:rsid w:val="00FF1FAF"/>
    <w:rsid w:val="00FF2275"/>
    <w:rsid w:val="00FF2291"/>
    <w:rsid w:val="00FF28D1"/>
    <w:rsid w:val="00FF296B"/>
    <w:rsid w:val="00FF29B0"/>
    <w:rsid w:val="00FF2A47"/>
    <w:rsid w:val="00FF2EC0"/>
    <w:rsid w:val="00FF2FF2"/>
    <w:rsid w:val="00FF3151"/>
    <w:rsid w:val="00FF3236"/>
    <w:rsid w:val="00FF3695"/>
    <w:rsid w:val="00FF39ED"/>
    <w:rsid w:val="00FF3AB6"/>
    <w:rsid w:val="00FF3F1E"/>
    <w:rsid w:val="00FF480F"/>
    <w:rsid w:val="00FF4A21"/>
    <w:rsid w:val="00FF4B9B"/>
    <w:rsid w:val="00FF4C5E"/>
    <w:rsid w:val="00FF4F3C"/>
    <w:rsid w:val="00FF5252"/>
    <w:rsid w:val="00FF5345"/>
    <w:rsid w:val="00FF543A"/>
    <w:rsid w:val="00FF5712"/>
    <w:rsid w:val="00FF573F"/>
    <w:rsid w:val="00FF5950"/>
    <w:rsid w:val="00FF5B7D"/>
    <w:rsid w:val="00FF5B82"/>
    <w:rsid w:val="00FF5CA6"/>
    <w:rsid w:val="00FF5CC0"/>
    <w:rsid w:val="00FF5D98"/>
    <w:rsid w:val="00FF634B"/>
    <w:rsid w:val="00FF63F8"/>
    <w:rsid w:val="00FF66D3"/>
    <w:rsid w:val="00FF6AC5"/>
    <w:rsid w:val="00FF6E15"/>
    <w:rsid w:val="00FF70F9"/>
    <w:rsid w:val="00FF71DB"/>
    <w:rsid w:val="00FF7211"/>
    <w:rsid w:val="00FF72EB"/>
    <w:rsid w:val="00FF770F"/>
    <w:rsid w:val="00FF7805"/>
    <w:rsid w:val="00FF7907"/>
    <w:rsid w:val="00FF7914"/>
    <w:rsid w:val="00FF7E7E"/>
    <w:rsid w:val="00FF7EDB"/>
    <w:rsid w:val="017D5AAB"/>
    <w:rsid w:val="01B2CCA9"/>
    <w:rsid w:val="01D80C1F"/>
    <w:rsid w:val="01EB902F"/>
    <w:rsid w:val="023005B9"/>
    <w:rsid w:val="024706AA"/>
    <w:rsid w:val="0278CB11"/>
    <w:rsid w:val="0297C0C0"/>
    <w:rsid w:val="02B9629E"/>
    <w:rsid w:val="02CD9A26"/>
    <w:rsid w:val="02EA92B2"/>
    <w:rsid w:val="0318F038"/>
    <w:rsid w:val="0352E244"/>
    <w:rsid w:val="035E4F22"/>
    <w:rsid w:val="037AB0E4"/>
    <w:rsid w:val="03894CD2"/>
    <w:rsid w:val="03AE75D6"/>
    <w:rsid w:val="03C24454"/>
    <w:rsid w:val="04030C29"/>
    <w:rsid w:val="0416D24A"/>
    <w:rsid w:val="041EEACE"/>
    <w:rsid w:val="0432D877"/>
    <w:rsid w:val="047049B2"/>
    <w:rsid w:val="04749913"/>
    <w:rsid w:val="04811107"/>
    <w:rsid w:val="04D74A65"/>
    <w:rsid w:val="04E7CCD5"/>
    <w:rsid w:val="04F95C22"/>
    <w:rsid w:val="04F9C276"/>
    <w:rsid w:val="050765DD"/>
    <w:rsid w:val="052E1995"/>
    <w:rsid w:val="0556222F"/>
    <w:rsid w:val="05738363"/>
    <w:rsid w:val="05930F49"/>
    <w:rsid w:val="05B344DB"/>
    <w:rsid w:val="05BAB4C8"/>
    <w:rsid w:val="05E0B536"/>
    <w:rsid w:val="06152342"/>
    <w:rsid w:val="0628405E"/>
    <w:rsid w:val="06523826"/>
    <w:rsid w:val="065D0BD5"/>
    <w:rsid w:val="067A6F4C"/>
    <w:rsid w:val="074C9475"/>
    <w:rsid w:val="0750EE4B"/>
    <w:rsid w:val="0772F747"/>
    <w:rsid w:val="07732E8A"/>
    <w:rsid w:val="0782C8F7"/>
    <w:rsid w:val="0783CFB6"/>
    <w:rsid w:val="07B8B45E"/>
    <w:rsid w:val="08064F3A"/>
    <w:rsid w:val="0813BA14"/>
    <w:rsid w:val="081D0814"/>
    <w:rsid w:val="08410738"/>
    <w:rsid w:val="08AA3BE5"/>
    <w:rsid w:val="08D2E40F"/>
    <w:rsid w:val="092784CA"/>
    <w:rsid w:val="093189B0"/>
    <w:rsid w:val="0966B6B1"/>
    <w:rsid w:val="097A28E6"/>
    <w:rsid w:val="09A5643E"/>
    <w:rsid w:val="09B83BF7"/>
    <w:rsid w:val="09D72C4B"/>
    <w:rsid w:val="0A10E1C4"/>
    <w:rsid w:val="0A1159AF"/>
    <w:rsid w:val="0A55F944"/>
    <w:rsid w:val="0A8FBCD4"/>
    <w:rsid w:val="0AF48C81"/>
    <w:rsid w:val="0B16FD72"/>
    <w:rsid w:val="0B236F8C"/>
    <w:rsid w:val="0B60D156"/>
    <w:rsid w:val="0B66921B"/>
    <w:rsid w:val="0B9A5D2D"/>
    <w:rsid w:val="0BA46283"/>
    <w:rsid w:val="0BCCCDF9"/>
    <w:rsid w:val="0BFF9059"/>
    <w:rsid w:val="0C0E907D"/>
    <w:rsid w:val="0C470D8A"/>
    <w:rsid w:val="0C5A2E41"/>
    <w:rsid w:val="0C83C52F"/>
    <w:rsid w:val="0C996F00"/>
    <w:rsid w:val="0CA8B68C"/>
    <w:rsid w:val="0CBEC0E8"/>
    <w:rsid w:val="0CC19080"/>
    <w:rsid w:val="0D30C743"/>
    <w:rsid w:val="0D50DAFA"/>
    <w:rsid w:val="0D56DE01"/>
    <w:rsid w:val="0D859074"/>
    <w:rsid w:val="0D877A24"/>
    <w:rsid w:val="0DC7A706"/>
    <w:rsid w:val="0DF42C88"/>
    <w:rsid w:val="0E316BAD"/>
    <w:rsid w:val="0E52DF31"/>
    <w:rsid w:val="0E823F7B"/>
    <w:rsid w:val="0EA54FE4"/>
    <w:rsid w:val="0EE6A3D8"/>
    <w:rsid w:val="0EECB025"/>
    <w:rsid w:val="0EFBB200"/>
    <w:rsid w:val="0F029A5D"/>
    <w:rsid w:val="0F290A2E"/>
    <w:rsid w:val="0F2DB0FF"/>
    <w:rsid w:val="0F69D89A"/>
    <w:rsid w:val="0FBE4F84"/>
    <w:rsid w:val="0FF6F650"/>
    <w:rsid w:val="1014FB84"/>
    <w:rsid w:val="10304631"/>
    <w:rsid w:val="1052526A"/>
    <w:rsid w:val="105C9364"/>
    <w:rsid w:val="10A28042"/>
    <w:rsid w:val="10A2A761"/>
    <w:rsid w:val="10D70B46"/>
    <w:rsid w:val="111779F6"/>
    <w:rsid w:val="11719759"/>
    <w:rsid w:val="119D45C2"/>
    <w:rsid w:val="11A57CCD"/>
    <w:rsid w:val="11D38CF3"/>
    <w:rsid w:val="11F64A51"/>
    <w:rsid w:val="121E2F50"/>
    <w:rsid w:val="1236FA16"/>
    <w:rsid w:val="125360DD"/>
    <w:rsid w:val="1253994D"/>
    <w:rsid w:val="12570AF7"/>
    <w:rsid w:val="12625AAD"/>
    <w:rsid w:val="12657EC8"/>
    <w:rsid w:val="12B133EF"/>
    <w:rsid w:val="12CBAD45"/>
    <w:rsid w:val="12EDCC69"/>
    <w:rsid w:val="13009182"/>
    <w:rsid w:val="13059BA9"/>
    <w:rsid w:val="135820DA"/>
    <w:rsid w:val="13BEB88E"/>
    <w:rsid w:val="13C6F818"/>
    <w:rsid w:val="13E15649"/>
    <w:rsid w:val="13F65E69"/>
    <w:rsid w:val="141C32DE"/>
    <w:rsid w:val="141DA690"/>
    <w:rsid w:val="14361E19"/>
    <w:rsid w:val="143BC650"/>
    <w:rsid w:val="14431439"/>
    <w:rsid w:val="1452416A"/>
    <w:rsid w:val="1467E416"/>
    <w:rsid w:val="14933326"/>
    <w:rsid w:val="149E3960"/>
    <w:rsid w:val="14E4492D"/>
    <w:rsid w:val="152D55D8"/>
    <w:rsid w:val="155744C6"/>
    <w:rsid w:val="15659CA0"/>
    <w:rsid w:val="156640BA"/>
    <w:rsid w:val="1577E6C6"/>
    <w:rsid w:val="15BBEB99"/>
    <w:rsid w:val="15E02C31"/>
    <w:rsid w:val="15FC7410"/>
    <w:rsid w:val="16206056"/>
    <w:rsid w:val="1622BB1F"/>
    <w:rsid w:val="16291B33"/>
    <w:rsid w:val="16A56FA7"/>
    <w:rsid w:val="16B4791A"/>
    <w:rsid w:val="16FF68F4"/>
    <w:rsid w:val="17009765"/>
    <w:rsid w:val="1722C5AE"/>
    <w:rsid w:val="17469C51"/>
    <w:rsid w:val="1754633B"/>
    <w:rsid w:val="17D8A9BF"/>
    <w:rsid w:val="18043475"/>
    <w:rsid w:val="182381D9"/>
    <w:rsid w:val="18276252"/>
    <w:rsid w:val="1834CDB1"/>
    <w:rsid w:val="185ABBBE"/>
    <w:rsid w:val="186801C8"/>
    <w:rsid w:val="1876785F"/>
    <w:rsid w:val="18E20D55"/>
    <w:rsid w:val="18E2165C"/>
    <w:rsid w:val="18FF83A2"/>
    <w:rsid w:val="1902AE64"/>
    <w:rsid w:val="192AF400"/>
    <w:rsid w:val="195628D7"/>
    <w:rsid w:val="19E43D0E"/>
    <w:rsid w:val="1A3E0426"/>
    <w:rsid w:val="1AF867CF"/>
    <w:rsid w:val="1B4BEDDE"/>
    <w:rsid w:val="1B61692C"/>
    <w:rsid w:val="1B6F1700"/>
    <w:rsid w:val="1B8573FB"/>
    <w:rsid w:val="1BC24ACF"/>
    <w:rsid w:val="1BCB25BE"/>
    <w:rsid w:val="1BF0AE24"/>
    <w:rsid w:val="1C163B17"/>
    <w:rsid w:val="1C20B5C1"/>
    <w:rsid w:val="1C504F49"/>
    <w:rsid w:val="1C52623A"/>
    <w:rsid w:val="1C65BC74"/>
    <w:rsid w:val="1C6E6A59"/>
    <w:rsid w:val="1CC312EB"/>
    <w:rsid w:val="1D001E9A"/>
    <w:rsid w:val="1D166C12"/>
    <w:rsid w:val="1D7716C7"/>
    <w:rsid w:val="1D81F069"/>
    <w:rsid w:val="1D9664C3"/>
    <w:rsid w:val="1D9DF7E6"/>
    <w:rsid w:val="1DA2C98F"/>
    <w:rsid w:val="1DA3BE67"/>
    <w:rsid w:val="1DC509A1"/>
    <w:rsid w:val="1DD408AB"/>
    <w:rsid w:val="1DFA91B0"/>
    <w:rsid w:val="1E474FB7"/>
    <w:rsid w:val="1E4ACECD"/>
    <w:rsid w:val="1E50F634"/>
    <w:rsid w:val="1E79B63E"/>
    <w:rsid w:val="1E895DCE"/>
    <w:rsid w:val="1E9ECDF7"/>
    <w:rsid w:val="1EC38FFC"/>
    <w:rsid w:val="1ECB0CD4"/>
    <w:rsid w:val="1ED6D9FD"/>
    <w:rsid w:val="1EF846D6"/>
    <w:rsid w:val="1F15E281"/>
    <w:rsid w:val="1F35E4AD"/>
    <w:rsid w:val="1F82914B"/>
    <w:rsid w:val="1F88D52F"/>
    <w:rsid w:val="1FBD5926"/>
    <w:rsid w:val="1FF784D3"/>
    <w:rsid w:val="2007BF0B"/>
    <w:rsid w:val="200B1843"/>
    <w:rsid w:val="200E5591"/>
    <w:rsid w:val="203768D1"/>
    <w:rsid w:val="2044D03A"/>
    <w:rsid w:val="20630AA2"/>
    <w:rsid w:val="206DC2C2"/>
    <w:rsid w:val="2089A4E9"/>
    <w:rsid w:val="208B3003"/>
    <w:rsid w:val="20A8334A"/>
    <w:rsid w:val="20AAA19C"/>
    <w:rsid w:val="20B4CAB6"/>
    <w:rsid w:val="20F583E7"/>
    <w:rsid w:val="2100EC9B"/>
    <w:rsid w:val="2119F31B"/>
    <w:rsid w:val="211A8F16"/>
    <w:rsid w:val="215A4B32"/>
    <w:rsid w:val="218131D1"/>
    <w:rsid w:val="21A4188A"/>
    <w:rsid w:val="21A8F030"/>
    <w:rsid w:val="21AF538A"/>
    <w:rsid w:val="21BAFAFF"/>
    <w:rsid w:val="21D008AB"/>
    <w:rsid w:val="21D60990"/>
    <w:rsid w:val="2230ACB2"/>
    <w:rsid w:val="22613B2D"/>
    <w:rsid w:val="228ABE1F"/>
    <w:rsid w:val="22A0676D"/>
    <w:rsid w:val="22BC1859"/>
    <w:rsid w:val="22C35BA7"/>
    <w:rsid w:val="22EB4F01"/>
    <w:rsid w:val="231B5EF3"/>
    <w:rsid w:val="233AC5C1"/>
    <w:rsid w:val="23740D8D"/>
    <w:rsid w:val="237F6AAA"/>
    <w:rsid w:val="2392D55D"/>
    <w:rsid w:val="23C41265"/>
    <w:rsid w:val="23D08295"/>
    <w:rsid w:val="24333120"/>
    <w:rsid w:val="24443316"/>
    <w:rsid w:val="248A751A"/>
    <w:rsid w:val="2498EF7D"/>
    <w:rsid w:val="24A86AE8"/>
    <w:rsid w:val="24E6F130"/>
    <w:rsid w:val="2522B99B"/>
    <w:rsid w:val="253DB6E3"/>
    <w:rsid w:val="2542391B"/>
    <w:rsid w:val="257752EA"/>
    <w:rsid w:val="25A1A26E"/>
    <w:rsid w:val="25B719C7"/>
    <w:rsid w:val="25CBDBBF"/>
    <w:rsid w:val="25F2A495"/>
    <w:rsid w:val="2684614B"/>
    <w:rsid w:val="2689B35B"/>
    <w:rsid w:val="268D7A12"/>
    <w:rsid w:val="26C3DE78"/>
    <w:rsid w:val="26D17BD2"/>
    <w:rsid w:val="26DDC5D7"/>
    <w:rsid w:val="26F235D5"/>
    <w:rsid w:val="26F99E1A"/>
    <w:rsid w:val="2718F575"/>
    <w:rsid w:val="272E8907"/>
    <w:rsid w:val="273B76E0"/>
    <w:rsid w:val="27564636"/>
    <w:rsid w:val="27A62775"/>
    <w:rsid w:val="27C2B861"/>
    <w:rsid w:val="282E27B2"/>
    <w:rsid w:val="28330985"/>
    <w:rsid w:val="283D424A"/>
    <w:rsid w:val="283F5194"/>
    <w:rsid w:val="2841459A"/>
    <w:rsid w:val="288423D9"/>
    <w:rsid w:val="2895F047"/>
    <w:rsid w:val="28BC8382"/>
    <w:rsid w:val="28D95829"/>
    <w:rsid w:val="291E5AF9"/>
    <w:rsid w:val="295A8256"/>
    <w:rsid w:val="295FC3B1"/>
    <w:rsid w:val="297FCD07"/>
    <w:rsid w:val="2A063C0A"/>
    <w:rsid w:val="2A2E5C4A"/>
    <w:rsid w:val="2AAA4514"/>
    <w:rsid w:val="2AB2A435"/>
    <w:rsid w:val="2AB70387"/>
    <w:rsid w:val="2B228772"/>
    <w:rsid w:val="2B2732F3"/>
    <w:rsid w:val="2B482F69"/>
    <w:rsid w:val="2B55C12C"/>
    <w:rsid w:val="2B643805"/>
    <w:rsid w:val="2B8259BB"/>
    <w:rsid w:val="2BCE3C35"/>
    <w:rsid w:val="2C0B7C8E"/>
    <w:rsid w:val="2C2B1001"/>
    <w:rsid w:val="2C70F39C"/>
    <w:rsid w:val="2CCD3C8B"/>
    <w:rsid w:val="2D0A9DDE"/>
    <w:rsid w:val="2D5A0EE2"/>
    <w:rsid w:val="2D654AF1"/>
    <w:rsid w:val="2D72DADE"/>
    <w:rsid w:val="2DAB1AE3"/>
    <w:rsid w:val="2DAF5BC3"/>
    <w:rsid w:val="2DBE08FE"/>
    <w:rsid w:val="2DD70DFD"/>
    <w:rsid w:val="2DF3727D"/>
    <w:rsid w:val="2DF49BF9"/>
    <w:rsid w:val="2E2B4ABC"/>
    <w:rsid w:val="2E538F72"/>
    <w:rsid w:val="2E8CACD6"/>
    <w:rsid w:val="2EB4970F"/>
    <w:rsid w:val="2EC6A192"/>
    <w:rsid w:val="2ED74961"/>
    <w:rsid w:val="2EDE612B"/>
    <w:rsid w:val="2EFEFE4D"/>
    <w:rsid w:val="2F04C69D"/>
    <w:rsid w:val="2F1C541E"/>
    <w:rsid w:val="2F275A81"/>
    <w:rsid w:val="2F3FDDB8"/>
    <w:rsid w:val="2F481942"/>
    <w:rsid w:val="2F607B0B"/>
    <w:rsid w:val="2F7D69F0"/>
    <w:rsid w:val="2F8BC75D"/>
    <w:rsid w:val="2FA6555C"/>
    <w:rsid w:val="2FA9E54D"/>
    <w:rsid w:val="2FC43A5B"/>
    <w:rsid w:val="2FD47942"/>
    <w:rsid w:val="2FF4A67B"/>
    <w:rsid w:val="3014141E"/>
    <w:rsid w:val="30503B3C"/>
    <w:rsid w:val="3052F06C"/>
    <w:rsid w:val="3091D23A"/>
    <w:rsid w:val="309DCD93"/>
    <w:rsid w:val="30D99132"/>
    <w:rsid w:val="30DF5D6F"/>
    <w:rsid w:val="30E519C4"/>
    <w:rsid w:val="30EA31CB"/>
    <w:rsid w:val="3117219C"/>
    <w:rsid w:val="315347F3"/>
    <w:rsid w:val="315EF459"/>
    <w:rsid w:val="31793751"/>
    <w:rsid w:val="31D44A54"/>
    <w:rsid w:val="31F61052"/>
    <w:rsid w:val="31FB5776"/>
    <w:rsid w:val="3204E1A5"/>
    <w:rsid w:val="3225C8EB"/>
    <w:rsid w:val="324CE188"/>
    <w:rsid w:val="32548BA4"/>
    <w:rsid w:val="32810BF2"/>
    <w:rsid w:val="329DAFA3"/>
    <w:rsid w:val="32DABD5A"/>
    <w:rsid w:val="32DB1A23"/>
    <w:rsid w:val="331612F6"/>
    <w:rsid w:val="3364077D"/>
    <w:rsid w:val="337A8EBE"/>
    <w:rsid w:val="3383E483"/>
    <w:rsid w:val="3397B11B"/>
    <w:rsid w:val="33998C0E"/>
    <w:rsid w:val="33BA1238"/>
    <w:rsid w:val="33C39BB7"/>
    <w:rsid w:val="33CA81C8"/>
    <w:rsid w:val="33D73C96"/>
    <w:rsid w:val="33E1B04C"/>
    <w:rsid w:val="340362CA"/>
    <w:rsid w:val="341B44BD"/>
    <w:rsid w:val="34D527E2"/>
    <w:rsid w:val="34F10206"/>
    <w:rsid w:val="34F5561C"/>
    <w:rsid w:val="3501E580"/>
    <w:rsid w:val="355E92C0"/>
    <w:rsid w:val="358256F6"/>
    <w:rsid w:val="35A7A9B2"/>
    <w:rsid w:val="35C98027"/>
    <w:rsid w:val="36035297"/>
    <w:rsid w:val="36372111"/>
    <w:rsid w:val="368E97BE"/>
    <w:rsid w:val="368F58F4"/>
    <w:rsid w:val="36AF9C10"/>
    <w:rsid w:val="36C1263B"/>
    <w:rsid w:val="36E17D88"/>
    <w:rsid w:val="36F22BD7"/>
    <w:rsid w:val="37119491"/>
    <w:rsid w:val="3711E95F"/>
    <w:rsid w:val="371B9BF8"/>
    <w:rsid w:val="371CAE37"/>
    <w:rsid w:val="37470D47"/>
    <w:rsid w:val="3754205A"/>
    <w:rsid w:val="3762F28D"/>
    <w:rsid w:val="37A5E4A2"/>
    <w:rsid w:val="37AA35D6"/>
    <w:rsid w:val="37AE90C0"/>
    <w:rsid w:val="37C024A5"/>
    <w:rsid w:val="37D55125"/>
    <w:rsid w:val="37E57511"/>
    <w:rsid w:val="37EDC779"/>
    <w:rsid w:val="380B5104"/>
    <w:rsid w:val="3859F712"/>
    <w:rsid w:val="386CB3B1"/>
    <w:rsid w:val="388F0C84"/>
    <w:rsid w:val="38A54783"/>
    <w:rsid w:val="38A905F7"/>
    <w:rsid w:val="38B5CC56"/>
    <w:rsid w:val="38EB225D"/>
    <w:rsid w:val="3947726B"/>
    <w:rsid w:val="394D06BD"/>
    <w:rsid w:val="396E6870"/>
    <w:rsid w:val="398157DD"/>
    <w:rsid w:val="398D53AB"/>
    <w:rsid w:val="39AD71A9"/>
    <w:rsid w:val="39BC7474"/>
    <w:rsid w:val="39DECE99"/>
    <w:rsid w:val="39E5EE6B"/>
    <w:rsid w:val="3A4B6C05"/>
    <w:rsid w:val="3A689487"/>
    <w:rsid w:val="3A7C6E37"/>
    <w:rsid w:val="3ABB751E"/>
    <w:rsid w:val="3AC42E17"/>
    <w:rsid w:val="3AD5460A"/>
    <w:rsid w:val="3B22A053"/>
    <w:rsid w:val="3B2367C4"/>
    <w:rsid w:val="3B242199"/>
    <w:rsid w:val="3B2E05DA"/>
    <w:rsid w:val="3B9A17D7"/>
    <w:rsid w:val="3BABB1AF"/>
    <w:rsid w:val="3BBA2664"/>
    <w:rsid w:val="3BE40982"/>
    <w:rsid w:val="3BEB3713"/>
    <w:rsid w:val="3C23D273"/>
    <w:rsid w:val="3C338B65"/>
    <w:rsid w:val="3C61E0A2"/>
    <w:rsid w:val="3C651298"/>
    <w:rsid w:val="3C722F8D"/>
    <w:rsid w:val="3C75E95B"/>
    <w:rsid w:val="3C8B6A8E"/>
    <w:rsid w:val="3C958965"/>
    <w:rsid w:val="3CB7F661"/>
    <w:rsid w:val="3CD947F4"/>
    <w:rsid w:val="3CF52E2A"/>
    <w:rsid w:val="3D39AC82"/>
    <w:rsid w:val="3D44301B"/>
    <w:rsid w:val="3D58A3B3"/>
    <w:rsid w:val="3D7EEFB9"/>
    <w:rsid w:val="3D87BD73"/>
    <w:rsid w:val="3DA3DE5A"/>
    <w:rsid w:val="3DDBC3E1"/>
    <w:rsid w:val="3DDD3F5A"/>
    <w:rsid w:val="3E3FFF63"/>
    <w:rsid w:val="3E5AC9FB"/>
    <w:rsid w:val="3E6CE935"/>
    <w:rsid w:val="3E7B398A"/>
    <w:rsid w:val="3E7B9A0E"/>
    <w:rsid w:val="3E828005"/>
    <w:rsid w:val="3E85DF59"/>
    <w:rsid w:val="3EAA974D"/>
    <w:rsid w:val="3EECC994"/>
    <w:rsid w:val="3F1DFD5B"/>
    <w:rsid w:val="3F637FED"/>
    <w:rsid w:val="3F7A7BC8"/>
    <w:rsid w:val="3F885BBC"/>
    <w:rsid w:val="3F8C36AB"/>
    <w:rsid w:val="3F8F2F5F"/>
    <w:rsid w:val="3F95F533"/>
    <w:rsid w:val="3F9FC9AD"/>
    <w:rsid w:val="3FDB0A4C"/>
    <w:rsid w:val="3FDFE880"/>
    <w:rsid w:val="3FEB6CE0"/>
    <w:rsid w:val="4003D52D"/>
    <w:rsid w:val="4007DC91"/>
    <w:rsid w:val="4014D2C9"/>
    <w:rsid w:val="40214FB2"/>
    <w:rsid w:val="4072F206"/>
    <w:rsid w:val="40ABFD36"/>
    <w:rsid w:val="40E2F0DD"/>
    <w:rsid w:val="40F00B45"/>
    <w:rsid w:val="40F18ECE"/>
    <w:rsid w:val="41219ED2"/>
    <w:rsid w:val="4149E918"/>
    <w:rsid w:val="414DE6A6"/>
    <w:rsid w:val="4150D7D9"/>
    <w:rsid w:val="4172749A"/>
    <w:rsid w:val="41A19C36"/>
    <w:rsid w:val="41B036D7"/>
    <w:rsid w:val="41B5E3F7"/>
    <w:rsid w:val="41BDDDC4"/>
    <w:rsid w:val="41D70E74"/>
    <w:rsid w:val="41DDCA60"/>
    <w:rsid w:val="4232BE41"/>
    <w:rsid w:val="42404819"/>
    <w:rsid w:val="4245E872"/>
    <w:rsid w:val="4252F8E0"/>
    <w:rsid w:val="42554BDE"/>
    <w:rsid w:val="42601948"/>
    <w:rsid w:val="4289078E"/>
    <w:rsid w:val="42989CD9"/>
    <w:rsid w:val="42AEF555"/>
    <w:rsid w:val="42BCD83D"/>
    <w:rsid w:val="42C2F9CF"/>
    <w:rsid w:val="42D54926"/>
    <w:rsid w:val="42E9DD55"/>
    <w:rsid w:val="431F177E"/>
    <w:rsid w:val="433F3195"/>
    <w:rsid w:val="436DBC3C"/>
    <w:rsid w:val="43C13C2E"/>
    <w:rsid w:val="44195173"/>
    <w:rsid w:val="443D6CF5"/>
    <w:rsid w:val="4440AD99"/>
    <w:rsid w:val="4453F418"/>
    <w:rsid w:val="44679BAD"/>
    <w:rsid w:val="4490D842"/>
    <w:rsid w:val="4499DE02"/>
    <w:rsid w:val="44C59421"/>
    <w:rsid w:val="44CF2F0B"/>
    <w:rsid w:val="44E418D9"/>
    <w:rsid w:val="4515C98B"/>
    <w:rsid w:val="4577C830"/>
    <w:rsid w:val="4579EA27"/>
    <w:rsid w:val="45855225"/>
    <w:rsid w:val="4586AC71"/>
    <w:rsid w:val="458A11C9"/>
    <w:rsid w:val="45BB9374"/>
    <w:rsid w:val="460242E6"/>
    <w:rsid w:val="46064AAE"/>
    <w:rsid w:val="46277928"/>
    <w:rsid w:val="4649928E"/>
    <w:rsid w:val="465B74B5"/>
    <w:rsid w:val="468A81CB"/>
    <w:rsid w:val="46BE10AD"/>
    <w:rsid w:val="474C16F0"/>
    <w:rsid w:val="474FD447"/>
    <w:rsid w:val="475A911A"/>
    <w:rsid w:val="4764BDA2"/>
    <w:rsid w:val="47B01C5C"/>
    <w:rsid w:val="47C54A82"/>
    <w:rsid w:val="47D09D98"/>
    <w:rsid w:val="47D65E0E"/>
    <w:rsid w:val="47ED3835"/>
    <w:rsid w:val="47F1364E"/>
    <w:rsid w:val="47F5C860"/>
    <w:rsid w:val="48086D2D"/>
    <w:rsid w:val="484F8D60"/>
    <w:rsid w:val="485263D6"/>
    <w:rsid w:val="485BEA41"/>
    <w:rsid w:val="486F1AE1"/>
    <w:rsid w:val="49264AC8"/>
    <w:rsid w:val="496D796B"/>
    <w:rsid w:val="49779671"/>
    <w:rsid w:val="497CF43B"/>
    <w:rsid w:val="49E87FBB"/>
    <w:rsid w:val="49E8F5AF"/>
    <w:rsid w:val="4A08D649"/>
    <w:rsid w:val="4A0B06D2"/>
    <w:rsid w:val="4A0D0B15"/>
    <w:rsid w:val="4A0D91EF"/>
    <w:rsid w:val="4A1177D1"/>
    <w:rsid w:val="4A3567C3"/>
    <w:rsid w:val="4A54B19D"/>
    <w:rsid w:val="4A6B2C7C"/>
    <w:rsid w:val="4ABD38EB"/>
    <w:rsid w:val="4AE46CBB"/>
    <w:rsid w:val="4B0B78B5"/>
    <w:rsid w:val="4B11388F"/>
    <w:rsid w:val="4B396148"/>
    <w:rsid w:val="4B5FE79B"/>
    <w:rsid w:val="4B6AA367"/>
    <w:rsid w:val="4B8AD2A9"/>
    <w:rsid w:val="4BB0DA9E"/>
    <w:rsid w:val="4BB8D215"/>
    <w:rsid w:val="4BFADF0A"/>
    <w:rsid w:val="4C178E14"/>
    <w:rsid w:val="4C2B2B8A"/>
    <w:rsid w:val="4C2F7224"/>
    <w:rsid w:val="4C332E71"/>
    <w:rsid w:val="4C4A85EE"/>
    <w:rsid w:val="4C5E17CF"/>
    <w:rsid w:val="4C6AE8CD"/>
    <w:rsid w:val="4C71C79C"/>
    <w:rsid w:val="4C810A99"/>
    <w:rsid w:val="4CA980FC"/>
    <w:rsid w:val="4CDF7365"/>
    <w:rsid w:val="4CF111DD"/>
    <w:rsid w:val="4D2A8EB7"/>
    <w:rsid w:val="4D446426"/>
    <w:rsid w:val="4D4F79FE"/>
    <w:rsid w:val="4D5C1659"/>
    <w:rsid w:val="4D6302DA"/>
    <w:rsid w:val="4D6C3B62"/>
    <w:rsid w:val="4D82BEEA"/>
    <w:rsid w:val="4DB1B0CE"/>
    <w:rsid w:val="4DB7397D"/>
    <w:rsid w:val="4DD89EF8"/>
    <w:rsid w:val="4DE642C8"/>
    <w:rsid w:val="4DFD63B3"/>
    <w:rsid w:val="4E56637E"/>
    <w:rsid w:val="4E676BAC"/>
    <w:rsid w:val="4EAC1055"/>
    <w:rsid w:val="4EB34809"/>
    <w:rsid w:val="4EEF8CBA"/>
    <w:rsid w:val="4EFE828B"/>
    <w:rsid w:val="4F00AFC4"/>
    <w:rsid w:val="4F01CC09"/>
    <w:rsid w:val="4F10326F"/>
    <w:rsid w:val="4F15C9B9"/>
    <w:rsid w:val="4F2D52E6"/>
    <w:rsid w:val="4F4734DA"/>
    <w:rsid w:val="4F6CE554"/>
    <w:rsid w:val="4F6D7D25"/>
    <w:rsid w:val="4F7BB390"/>
    <w:rsid w:val="4FCF1AA6"/>
    <w:rsid w:val="4FD27014"/>
    <w:rsid w:val="4FE76985"/>
    <w:rsid w:val="4FF08595"/>
    <w:rsid w:val="500302B1"/>
    <w:rsid w:val="503C9666"/>
    <w:rsid w:val="50906060"/>
    <w:rsid w:val="5099F919"/>
    <w:rsid w:val="50BDC465"/>
    <w:rsid w:val="5144B34E"/>
    <w:rsid w:val="5150BAAB"/>
    <w:rsid w:val="515B8A7A"/>
    <w:rsid w:val="51B30E6B"/>
    <w:rsid w:val="51BF032D"/>
    <w:rsid w:val="51D17EE8"/>
    <w:rsid w:val="51D3570D"/>
    <w:rsid w:val="51E7EB0E"/>
    <w:rsid w:val="520C208F"/>
    <w:rsid w:val="522A07B5"/>
    <w:rsid w:val="5235BD88"/>
    <w:rsid w:val="52399371"/>
    <w:rsid w:val="523E95E9"/>
    <w:rsid w:val="524297C9"/>
    <w:rsid w:val="5273D016"/>
    <w:rsid w:val="52910C94"/>
    <w:rsid w:val="52B87A07"/>
    <w:rsid w:val="52C33517"/>
    <w:rsid w:val="52E541BE"/>
    <w:rsid w:val="52F61D7D"/>
    <w:rsid w:val="5304AD7F"/>
    <w:rsid w:val="53090969"/>
    <w:rsid w:val="531F239B"/>
    <w:rsid w:val="532E0775"/>
    <w:rsid w:val="53805240"/>
    <w:rsid w:val="5392B485"/>
    <w:rsid w:val="53AAA78F"/>
    <w:rsid w:val="53AEC162"/>
    <w:rsid w:val="53BD516D"/>
    <w:rsid w:val="53FF0C69"/>
    <w:rsid w:val="54081B06"/>
    <w:rsid w:val="5414A2E1"/>
    <w:rsid w:val="5433E05B"/>
    <w:rsid w:val="5442518F"/>
    <w:rsid w:val="547F1FCC"/>
    <w:rsid w:val="54851B95"/>
    <w:rsid w:val="5491E2E0"/>
    <w:rsid w:val="5497079F"/>
    <w:rsid w:val="54BFDE47"/>
    <w:rsid w:val="54E55CFB"/>
    <w:rsid w:val="55112E59"/>
    <w:rsid w:val="5572A06C"/>
    <w:rsid w:val="55789DA9"/>
    <w:rsid w:val="559E3EA7"/>
    <w:rsid w:val="55AFBA1D"/>
    <w:rsid w:val="55B3727F"/>
    <w:rsid w:val="55C4BDFF"/>
    <w:rsid w:val="55D83405"/>
    <w:rsid w:val="55FB71D0"/>
    <w:rsid w:val="5605A6BC"/>
    <w:rsid w:val="563B7EC6"/>
    <w:rsid w:val="563F2BDE"/>
    <w:rsid w:val="56A54ABD"/>
    <w:rsid w:val="56AA662E"/>
    <w:rsid w:val="56AB8F65"/>
    <w:rsid w:val="56B99666"/>
    <w:rsid w:val="56DED4E2"/>
    <w:rsid w:val="56E53453"/>
    <w:rsid w:val="56ED3DF7"/>
    <w:rsid w:val="5729AEB9"/>
    <w:rsid w:val="5756DECB"/>
    <w:rsid w:val="57687D66"/>
    <w:rsid w:val="57826FE1"/>
    <w:rsid w:val="579487F5"/>
    <w:rsid w:val="57E48EAE"/>
    <w:rsid w:val="5815083C"/>
    <w:rsid w:val="58164843"/>
    <w:rsid w:val="58650BE0"/>
    <w:rsid w:val="58BF458E"/>
    <w:rsid w:val="58EA33A7"/>
    <w:rsid w:val="590E04B3"/>
    <w:rsid w:val="590F7053"/>
    <w:rsid w:val="5914B641"/>
    <w:rsid w:val="591C1D6A"/>
    <w:rsid w:val="593DA13E"/>
    <w:rsid w:val="5967B071"/>
    <w:rsid w:val="598012E3"/>
    <w:rsid w:val="59ADED95"/>
    <w:rsid w:val="59C17774"/>
    <w:rsid w:val="59D9E286"/>
    <w:rsid w:val="59DFF209"/>
    <w:rsid w:val="5A1E696F"/>
    <w:rsid w:val="5A5CFCA3"/>
    <w:rsid w:val="5A62159C"/>
    <w:rsid w:val="5A90E2D5"/>
    <w:rsid w:val="5A9B21B3"/>
    <w:rsid w:val="5B0EDBE2"/>
    <w:rsid w:val="5B4B4542"/>
    <w:rsid w:val="5B6F76FF"/>
    <w:rsid w:val="5B753CAE"/>
    <w:rsid w:val="5B9FA8A3"/>
    <w:rsid w:val="5C1D494B"/>
    <w:rsid w:val="5C28F9CA"/>
    <w:rsid w:val="5C3A9372"/>
    <w:rsid w:val="5C67E89D"/>
    <w:rsid w:val="5C764738"/>
    <w:rsid w:val="5CA63555"/>
    <w:rsid w:val="5CACAEBA"/>
    <w:rsid w:val="5CB5A12F"/>
    <w:rsid w:val="5CD3537D"/>
    <w:rsid w:val="5CD7ABCC"/>
    <w:rsid w:val="5CD90C53"/>
    <w:rsid w:val="5CFBD8D4"/>
    <w:rsid w:val="5D23AA25"/>
    <w:rsid w:val="5D314E8B"/>
    <w:rsid w:val="5D3842E3"/>
    <w:rsid w:val="5D590F83"/>
    <w:rsid w:val="5D59AF9B"/>
    <w:rsid w:val="5D5F223A"/>
    <w:rsid w:val="5D73D7F6"/>
    <w:rsid w:val="5DB1A51D"/>
    <w:rsid w:val="5DF4B04E"/>
    <w:rsid w:val="5E3BB6AA"/>
    <w:rsid w:val="5E3E4CA5"/>
    <w:rsid w:val="5E4A5CD8"/>
    <w:rsid w:val="5E5018CB"/>
    <w:rsid w:val="5E89B31E"/>
    <w:rsid w:val="5E9844B5"/>
    <w:rsid w:val="5EAF53CD"/>
    <w:rsid w:val="5EAF835A"/>
    <w:rsid w:val="5EBA6CBF"/>
    <w:rsid w:val="5EFD9DAB"/>
    <w:rsid w:val="5F12643F"/>
    <w:rsid w:val="5F36AED7"/>
    <w:rsid w:val="5F4706C0"/>
    <w:rsid w:val="5F493E42"/>
    <w:rsid w:val="5F4A1D0F"/>
    <w:rsid w:val="5FF5CD45"/>
    <w:rsid w:val="6016741E"/>
    <w:rsid w:val="601EB42E"/>
    <w:rsid w:val="60288815"/>
    <w:rsid w:val="6065E843"/>
    <w:rsid w:val="608A7593"/>
    <w:rsid w:val="60A0B192"/>
    <w:rsid w:val="60A40877"/>
    <w:rsid w:val="60B54BD7"/>
    <w:rsid w:val="60CAB4CA"/>
    <w:rsid w:val="60D2B0EB"/>
    <w:rsid w:val="60EBD19C"/>
    <w:rsid w:val="6119CDAF"/>
    <w:rsid w:val="61565B47"/>
    <w:rsid w:val="61836A57"/>
    <w:rsid w:val="618B3576"/>
    <w:rsid w:val="61BDDABE"/>
    <w:rsid w:val="61C2CC62"/>
    <w:rsid w:val="61C3668B"/>
    <w:rsid w:val="61C4DACE"/>
    <w:rsid w:val="61D05176"/>
    <w:rsid w:val="61FC473B"/>
    <w:rsid w:val="620EE03C"/>
    <w:rsid w:val="6267E038"/>
    <w:rsid w:val="62695E3D"/>
    <w:rsid w:val="62BFAB4A"/>
    <w:rsid w:val="631B1E63"/>
    <w:rsid w:val="634FBC37"/>
    <w:rsid w:val="63723EA0"/>
    <w:rsid w:val="638359DE"/>
    <w:rsid w:val="638A184A"/>
    <w:rsid w:val="63B3407F"/>
    <w:rsid w:val="63E187E5"/>
    <w:rsid w:val="64068C20"/>
    <w:rsid w:val="641A458B"/>
    <w:rsid w:val="645D1DA3"/>
    <w:rsid w:val="6479A56C"/>
    <w:rsid w:val="6493D1FE"/>
    <w:rsid w:val="64975E91"/>
    <w:rsid w:val="64F3D62E"/>
    <w:rsid w:val="64F652A3"/>
    <w:rsid w:val="653B839C"/>
    <w:rsid w:val="655771EA"/>
    <w:rsid w:val="6579F512"/>
    <w:rsid w:val="65A22EEA"/>
    <w:rsid w:val="661C5FBB"/>
    <w:rsid w:val="662FB294"/>
    <w:rsid w:val="6631753B"/>
    <w:rsid w:val="664BC363"/>
    <w:rsid w:val="665C1739"/>
    <w:rsid w:val="665E8E87"/>
    <w:rsid w:val="665F650E"/>
    <w:rsid w:val="6670D265"/>
    <w:rsid w:val="66840FE3"/>
    <w:rsid w:val="66915BE0"/>
    <w:rsid w:val="66CC121C"/>
    <w:rsid w:val="66D22960"/>
    <w:rsid w:val="6727430E"/>
    <w:rsid w:val="672A824B"/>
    <w:rsid w:val="673A5F18"/>
    <w:rsid w:val="67712C14"/>
    <w:rsid w:val="677EABBD"/>
    <w:rsid w:val="67CF192E"/>
    <w:rsid w:val="6827DFC1"/>
    <w:rsid w:val="684ACAEA"/>
    <w:rsid w:val="685F19F3"/>
    <w:rsid w:val="685FC84A"/>
    <w:rsid w:val="6863763F"/>
    <w:rsid w:val="68A5E6E0"/>
    <w:rsid w:val="68AD6686"/>
    <w:rsid w:val="68AFFFE6"/>
    <w:rsid w:val="68D02343"/>
    <w:rsid w:val="6947C895"/>
    <w:rsid w:val="69646622"/>
    <w:rsid w:val="697AA4D5"/>
    <w:rsid w:val="69C64639"/>
    <w:rsid w:val="69C6D9EB"/>
    <w:rsid w:val="69D017B2"/>
    <w:rsid w:val="69DC771C"/>
    <w:rsid w:val="69E56483"/>
    <w:rsid w:val="69ECDDED"/>
    <w:rsid w:val="6A380531"/>
    <w:rsid w:val="6A746CCA"/>
    <w:rsid w:val="6A816482"/>
    <w:rsid w:val="6A94048C"/>
    <w:rsid w:val="6A9C4D8D"/>
    <w:rsid w:val="6AA5A30C"/>
    <w:rsid w:val="6AD12DD9"/>
    <w:rsid w:val="6B02A387"/>
    <w:rsid w:val="6B0CAA7D"/>
    <w:rsid w:val="6B17D5BB"/>
    <w:rsid w:val="6B2AD8C6"/>
    <w:rsid w:val="6B44E073"/>
    <w:rsid w:val="6B6816A7"/>
    <w:rsid w:val="6B7BE0B2"/>
    <w:rsid w:val="6B983142"/>
    <w:rsid w:val="6BFA76EB"/>
    <w:rsid w:val="6C25B0C4"/>
    <w:rsid w:val="6C274DC6"/>
    <w:rsid w:val="6C27E4F1"/>
    <w:rsid w:val="6C343CF8"/>
    <w:rsid w:val="6C76BE86"/>
    <w:rsid w:val="6C8F7018"/>
    <w:rsid w:val="6CE06CBB"/>
    <w:rsid w:val="6CEF6B61"/>
    <w:rsid w:val="6D086B90"/>
    <w:rsid w:val="6D327EF0"/>
    <w:rsid w:val="6D400265"/>
    <w:rsid w:val="6D40B372"/>
    <w:rsid w:val="6D483969"/>
    <w:rsid w:val="6D57CE8F"/>
    <w:rsid w:val="6D868BAA"/>
    <w:rsid w:val="6D8CD67C"/>
    <w:rsid w:val="6D8F5DE0"/>
    <w:rsid w:val="6D93B7D0"/>
    <w:rsid w:val="6D950D16"/>
    <w:rsid w:val="6DBDF36C"/>
    <w:rsid w:val="6DE31B0B"/>
    <w:rsid w:val="6E183AA8"/>
    <w:rsid w:val="6E3D6D55"/>
    <w:rsid w:val="6E507624"/>
    <w:rsid w:val="6E54761F"/>
    <w:rsid w:val="6E8B8D8C"/>
    <w:rsid w:val="6EC05A30"/>
    <w:rsid w:val="6F248A25"/>
    <w:rsid w:val="6F397EF8"/>
    <w:rsid w:val="6F42A745"/>
    <w:rsid w:val="6F6C12A7"/>
    <w:rsid w:val="6F6CD654"/>
    <w:rsid w:val="6F9843CD"/>
    <w:rsid w:val="6FB5CC29"/>
    <w:rsid w:val="6FB60D4C"/>
    <w:rsid w:val="6FC59C2C"/>
    <w:rsid w:val="6FE192C3"/>
    <w:rsid w:val="6FE26965"/>
    <w:rsid w:val="70015C42"/>
    <w:rsid w:val="7006B6C4"/>
    <w:rsid w:val="700F4F5B"/>
    <w:rsid w:val="703CE6B2"/>
    <w:rsid w:val="7059F9B6"/>
    <w:rsid w:val="7109BDE8"/>
    <w:rsid w:val="71200BC8"/>
    <w:rsid w:val="714F73F9"/>
    <w:rsid w:val="71FFA0A7"/>
    <w:rsid w:val="720122DD"/>
    <w:rsid w:val="720BA2EE"/>
    <w:rsid w:val="724FA88B"/>
    <w:rsid w:val="72698D88"/>
    <w:rsid w:val="727CB625"/>
    <w:rsid w:val="72837D6B"/>
    <w:rsid w:val="72F3B0B8"/>
    <w:rsid w:val="72F7FE53"/>
    <w:rsid w:val="73204958"/>
    <w:rsid w:val="73442B4D"/>
    <w:rsid w:val="7354826D"/>
    <w:rsid w:val="7376CC71"/>
    <w:rsid w:val="73B21E46"/>
    <w:rsid w:val="73CB142D"/>
    <w:rsid w:val="73DE0044"/>
    <w:rsid w:val="73F74CB1"/>
    <w:rsid w:val="74285CD2"/>
    <w:rsid w:val="743CF8FF"/>
    <w:rsid w:val="7448354A"/>
    <w:rsid w:val="747E6C15"/>
    <w:rsid w:val="748BB569"/>
    <w:rsid w:val="74A7214D"/>
    <w:rsid w:val="74AC8606"/>
    <w:rsid w:val="74B32CAB"/>
    <w:rsid w:val="74C58711"/>
    <w:rsid w:val="74F0C841"/>
    <w:rsid w:val="74F7B51D"/>
    <w:rsid w:val="7510C944"/>
    <w:rsid w:val="751A2F79"/>
    <w:rsid w:val="75239477"/>
    <w:rsid w:val="752B48AD"/>
    <w:rsid w:val="756C141E"/>
    <w:rsid w:val="75C662C0"/>
    <w:rsid w:val="75E5BCE3"/>
    <w:rsid w:val="76108D7C"/>
    <w:rsid w:val="7614DC18"/>
    <w:rsid w:val="7617DA9B"/>
    <w:rsid w:val="7626B799"/>
    <w:rsid w:val="76364DC2"/>
    <w:rsid w:val="765C4B3B"/>
    <w:rsid w:val="7668749F"/>
    <w:rsid w:val="768068D1"/>
    <w:rsid w:val="76871A5E"/>
    <w:rsid w:val="76A119A8"/>
    <w:rsid w:val="76BD6B87"/>
    <w:rsid w:val="76CA00BB"/>
    <w:rsid w:val="76F92960"/>
    <w:rsid w:val="772D5DA5"/>
    <w:rsid w:val="778758A1"/>
    <w:rsid w:val="77ADB23B"/>
    <w:rsid w:val="77B8E27D"/>
    <w:rsid w:val="77F33495"/>
    <w:rsid w:val="77FD9C03"/>
    <w:rsid w:val="78007DE1"/>
    <w:rsid w:val="7806D3CE"/>
    <w:rsid w:val="781A7C93"/>
    <w:rsid w:val="786152F2"/>
    <w:rsid w:val="786BC9C9"/>
    <w:rsid w:val="7882D8E8"/>
    <w:rsid w:val="78CD90B8"/>
    <w:rsid w:val="78EE9F7B"/>
    <w:rsid w:val="78F2CCE6"/>
    <w:rsid w:val="7938D8A3"/>
    <w:rsid w:val="7942727D"/>
    <w:rsid w:val="7958859F"/>
    <w:rsid w:val="79591D8E"/>
    <w:rsid w:val="796503B0"/>
    <w:rsid w:val="797ACC58"/>
    <w:rsid w:val="7982C793"/>
    <w:rsid w:val="79A57ACB"/>
    <w:rsid w:val="79B7DDAB"/>
    <w:rsid w:val="79CD55A1"/>
    <w:rsid w:val="79E453D8"/>
    <w:rsid w:val="7A28F8D3"/>
    <w:rsid w:val="7A30EA38"/>
    <w:rsid w:val="7A324DE8"/>
    <w:rsid w:val="7A8946CE"/>
    <w:rsid w:val="7B32E2CC"/>
    <w:rsid w:val="7B903BE1"/>
    <w:rsid w:val="7B939DD9"/>
    <w:rsid w:val="7B99FFBE"/>
    <w:rsid w:val="7BE212A0"/>
    <w:rsid w:val="7C08C788"/>
    <w:rsid w:val="7C2892B2"/>
    <w:rsid w:val="7C314209"/>
    <w:rsid w:val="7C535AEC"/>
    <w:rsid w:val="7C6A8EBE"/>
    <w:rsid w:val="7C96B104"/>
    <w:rsid w:val="7CB60AF5"/>
    <w:rsid w:val="7CBD48DB"/>
    <w:rsid w:val="7CC057EF"/>
    <w:rsid w:val="7CCE8DBC"/>
    <w:rsid w:val="7D3330AB"/>
    <w:rsid w:val="7DB91EF0"/>
    <w:rsid w:val="7DC8AEDE"/>
    <w:rsid w:val="7DDE4F72"/>
    <w:rsid w:val="7E07E262"/>
    <w:rsid w:val="7E197937"/>
    <w:rsid w:val="7E4DF7EE"/>
    <w:rsid w:val="7E5AB885"/>
    <w:rsid w:val="7E998D47"/>
    <w:rsid w:val="7EDEA966"/>
    <w:rsid w:val="7EFE940A"/>
    <w:rsid w:val="7F25614B"/>
    <w:rsid w:val="7F46B54F"/>
    <w:rsid w:val="7F7FC06C"/>
    <w:rsid w:val="7F84BAC0"/>
    <w:rsid w:val="7FB51C5F"/>
    <w:rsid w:val="7FE5B8B3"/>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F3EF5D"/>
  <w15:docId w15:val="{D87B725E-686F-4A58-B08D-8D1E69CB3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lsdException w:name="toc 4" w:semiHidden="1" w:uiPriority="1" w:unhideWhenUsed="1"/>
    <w:lsdException w:name="toc 5" w:semiHidden="1" w:uiPriority="1"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4E1"/>
    <w:rPr>
      <w:rFonts w:ascii="Calibri" w:hAnsi="Calibri"/>
      <w:lang w:eastAsia="es-ES"/>
    </w:rPr>
  </w:style>
  <w:style w:type="paragraph" w:styleId="Heading1">
    <w:name w:val="heading 1"/>
    <w:aliases w:val="HD1,Section,Section Heading,H1,CM-Heading 1,h1,ChapNum,Heading 1 TOC,A MAJOR/BOLD,A MAJOR/BOLD1,h11,AGC Heading,h1 chapter heading,h12,Heading 1(Report Only),Heading 1 Section Heading,Major Headline,No numbers,Section Title,h:1,h:1app,l1"/>
    <w:basedOn w:val="Normal"/>
    <w:next w:val="BodyText"/>
    <w:link w:val="Heading1Char"/>
    <w:autoRedefine/>
    <w:qFormat/>
    <w:rsid w:val="00AF08C8"/>
    <w:pPr>
      <w:keepNext/>
      <w:keepLines/>
      <w:pageBreakBefore/>
      <w:numPr>
        <w:numId w:val="14"/>
      </w:numPr>
      <w:pBdr>
        <w:top w:val="single" w:sz="24" w:space="1" w:color="44546A"/>
      </w:pBdr>
      <w:shd w:val="clear" w:color="auto" w:fill="FFFFFF"/>
      <w:tabs>
        <w:tab w:val="left" w:pos="2520"/>
        <w:tab w:val="num" w:pos="3240"/>
      </w:tabs>
      <w:spacing w:before="120" w:after="240"/>
      <w:outlineLvl w:val="0"/>
    </w:pPr>
    <w:rPr>
      <w:rFonts w:cs="Calibri"/>
      <w:caps/>
      <w:color w:val="032348" w:themeColor="accent1" w:themeShade="BF"/>
      <w:sz w:val="28"/>
      <w:szCs w:val="28"/>
    </w:rPr>
  </w:style>
  <w:style w:type="paragraph" w:styleId="Heading2">
    <w:name w:val="heading 2"/>
    <w:aliases w:val="HD2,H2,LCL1,h2,Heading 2subnumbered,Chapter Title,CM-Heading 2,2,Header 2,l2,Level 2 Head,Main Heading,Heading 2 Hidden,(Alt+2),1,Heading 1.1.1.1.1,GPH Heading 2,Level 2 Topic Heading,Major,Reset numbering,Activity,Sub-section Title,H21,H22"/>
    <w:basedOn w:val="BodyText"/>
    <w:next w:val="BodyText"/>
    <w:link w:val="Heading2Char"/>
    <w:autoRedefine/>
    <w:qFormat/>
    <w:rsid w:val="000E7CB2"/>
    <w:pPr>
      <w:keepNext/>
      <w:keepLines/>
      <w:numPr>
        <w:ilvl w:val="1"/>
        <w:numId w:val="14"/>
      </w:numPr>
      <w:tabs>
        <w:tab w:val="num" w:pos="1440"/>
      </w:tabs>
      <w:spacing w:line="300" w:lineRule="auto"/>
      <w:ind w:right="720"/>
      <w:outlineLvl w:val="1"/>
    </w:pPr>
    <w:rPr>
      <w:rFonts w:ascii="Calibri" w:hAnsi="Calibri" w:cs="Calibri"/>
      <w:bCs/>
      <w:color w:val="032348" w:themeColor="accent1" w:themeShade="BF"/>
      <w:sz w:val="28"/>
      <w:szCs w:val="28"/>
    </w:rPr>
  </w:style>
  <w:style w:type="paragraph" w:styleId="Heading3">
    <w:name w:val="heading 3"/>
    <w:aliases w:val="H3,h3,Level 1 - 1,Minor,GPH Heading 3,L3,RFPsubhd,Underkap.,Underkap.1,Underkap.2,Underkap.11,1.2.3.,3,Side Heading,Para3,Side Heading1,Para 3,(Alt+3),Heading1,Heading2,Heading11,h31,h32,3 bullet,Headline,Level 3,Table Attribute Heading,bd,B"/>
    <w:basedOn w:val="BodyText"/>
    <w:next w:val="BodyText"/>
    <w:link w:val="Heading3Char"/>
    <w:qFormat/>
    <w:rsid w:val="00032623"/>
    <w:pPr>
      <w:keepNext/>
      <w:keepLines/>
      <w:numPr>
        <w:ilvl w:val="2"/>
        <w:numId w:val="14"/>
      </w:numPr>
      <w:pBdr>
        <w:top w:val="dotted" w:sz="8" w:space="1" w:color="808080" w:themeColor="background1" w:themeShade="80"/>
      </w:pBdr>
      <w:ind w:right="720"/>
      <w:outlineLvl w:val="2"/>
    </w:pPr>
    <w:rPr>
      <w:rFonts w:ascii="Calibri Light" w:hAnsi="Calibri Light"/>
      <w:color w:val="032348" w:themeColor="accent1" w:themeShade="BF"/>
      <w:sz w:val="24"/>
      <w:szCs w:val="22"/>
    </w:rPr>
  </w:style>
  <w:style w:type="paragraph" w:styleId="Heading4">
    <w:name w:val="heading 4"/>
    <w:aliases w:val="H4,h4,h4 Char,Level 2 - a,Level 4,h4 sub sub heading,4,a,minor header,heading 4,Titre 41,t4.T4,(Shift Ctrl 4),- Minor Side,H41,Titre 411,t4.T41,Heading 41,(Shift Ctrl 4)1,- Minor Side1,H42,Titre 412,t4.T42,Heading 42,(Shift Ctrl 4)2,H43"/>
    <w:basedOn w:val="BodyText"/>
    <w:next w:val="BodyText"/>
    <w:link w:val="Heading4Char"/>
    <w:autoRedefine/>
    <w:qFormat/>
    <w:rsid w:val="00FA2772"/>
    <w:pPr>
      <w:keepNext/>
      <w:keepLines/>
      <w:tabs>
        <w:tab w:val="center" w:pos="6480"/>
        <w:tab w:val="right" w:pos="10440"/>
      </w:tabs>
      <w:ind w:left="1440" w:hanging="1440"/>
      <w:outlineLvl w:val="3"/>
    </w:pPr>
    <w:rPr>
      <w:rFonts w:ascii="Calibri Light" w:eastAsia="Century Gothic" w:hAnsi="Calibri Light"/>
      <w:b/>
      <w:color w:val="032348" w:themeColor="accent1" w:themeShade="BF"/>
      <w:u w:val="single"/>
    </w:rPr>
  </w:style>
  <w:style w:type="paragraph" w:styleId="Heading5">
    <w:name w:val="heading 5"/>
    <w:aliases w:val="H5,Level 3 - i,Block Label (Verdana),Block Label,L5,Heading5,Appendix A to X,Appendix A to X1,Appendix A to X2,Appendix A to X11"/>
    <w:basedOn w:val="BodyText"/>
    <w:next w:val="BodyText"/>
    <w:link w:val="Heading5Char"/>
    <w:qFormat/>
    <w:rsid w:val="00EB76F3"/>
    <w:pPr>
      <w:keepNext/>
      <w:keepLines/>
      <w:numPr>
        <w:ilvl w:val="4"/>
        <w:numId w:val="14"/>
      </w:numPr>
      <w:outlineLvl w:val="4"/>
    </w:pPr>
    <w:rPr>
      <w:rFonts w:ascii="Calibri Light" w:hAnsi="Calibri Light"/>
      <w:b/>
      <w:color w:val="032348" w:themeColor="accent1" w:themeShade="BF"/>
    </w:rPr>
  </w:style>
  <w:style w:type="paragraph" w:styleId="Heading6">
    <w:name w:val="heading 6"/>
    <w:aliases w:val="H6"/>
    <w:basedOn w:val="BodyText"/>
    <w:next w:val="BodyText"/>
    <w:link w:val="Heading6Char"/>
    <w:qFormat/>
    <w:rsid w:val="00EB76F3"/>
    <w:pPr>
      <w:keepNext/>
      <w:numPr>
        <w:ilvl w:val="5"/>
        <w:numId w:val="14"/>
      </w:numPr>
      <w:spacing w:line="300" w:lineRule="auto"/>
      <w:outlineLvl w:val="5"/>
    </w:pPr>
    <w:rPr>
      <w:rFonts w:ascii="Calibri Light" w:hAnsi="Calibri Light"/>
      <w:b/>
      <w:color w:val="032348" w:themeColor="accent1" w:themeShade="BF"/>
    </w:rPr>
  </w:style>
  <w:style w:type="paragraph" w:styleId="Heading7">
    <w:name w:val="heading 7"/>
    <w:basedOn w:val="Normal"/>
    <w:next w:val="NormalIndent"/>
    <w:link w:val="Heading7Char"/>
    <w:qFormat/>
    <w:rsid w:val="001B7DE7"/>
    <w:pPr>
      <w:keepNext/>
      <w:numPr>
        <w:ilvl w:val="6"/>
        <w:numId w:val="14"/>
      </w:numPr>
      <w:spacing w:before="120" w:after="120" w:line="300" w:lineRule="auto"/>
      <w:outlineLvl w:val="6"/>
    </w:pPr>
    <w:rPr>
      <w:rFonts w:ascii="Times" w:hAnsi="Times"/>
      <w:i/>
    </w:rPr>
  </w:style>
  <w:style w:type="paragraph" w:styleId="Heading8">
    <w:name w:val="heading 8"/>
    <w:basedOn w:val="BodyText"/>
    <w:next w:val="BodyText"/>
    <w:qFormat/>
    <w:rsid w:val="001B7DE7"/>
    <w:pPr>
      <w:keepNext/>
      <w:pBdr>
        <w:bottom w:val="single" w:sz="8" w:space="1" w:color="auto"/>
      </w:pBdr>
      <w:outlineLvl w:val="7"/>
    </w:pPr>
    <w:rPr>
      <w:b/>
    </w:rPr>
  </w:style>
  <w:style w:type="paragraph" w:styleId="Heading9">
    <w:name w:val="heading 9"/>
    <w:basedOn w:val="BodyText"/>
    <w:next w:val="BodyText"/>
    <w:qFormat/>
    <w:rsid w:val="001B7DE7"/>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Text,bt,BodyText1,Body Text Char1,Body Text Char Char,Body Text Char1 Char1 Char,Body Text Char Char Char1 Char,Body Text Char Char Char Char Char Char Char1 Char,Body Text Char1 Char Char Char,Body Text Char1 Char,body text,t"/>
    <w:basedOn w:val="Normal"/>
    <w:link w:val="BodyTextChar"/>
    <w:rsid w:val="00950449"/>
    <w:pPr>
      <w:spacing w:before="240" w:after="120"/>
    </w:pPr>
    <w:rPr>
      <w:rFonts w:asciiTheme="minorHAnsi" w:hAnsiTheme="minorHAnsi"/>
    </w:rPr>
  </w:style>
  <w:style w:type="paragraph" w:styleId="NormalIndent">
    <w:name w:val="Normal Indent"/>
    <w:basedOn w:val="Normal"/>
    <w:uiPriority w:val="99"/>
    <w:rsid w:val="001B7DE7"/>
    <w:pPr>
      <w:ind w:left="720"/>
    </w:pPr>
  </w:style>
  <w:style w:type="paragraph" w:styleId="TOC3">
    <w:name w:val="toc 3"/>
    <w:basedOn w:val="Normal"/>
    <w:next w:val="Normal"/>
    <w:uiPriority w:val="1"/>
    <w:semiHidden/>
    <w:rsid w:val="7109BDE8"/>
    <w:pPr>
      <w:ind w:left="2549"/>
    </w:pPr>
  </w:style>
  <w:style w:type="paragraph" w:styleId="TOC2">
    <w:name w:val="toc 2"/>
    <w:basedOn w:val="Normal"/>
    <w:next w:val="Normal"/>
    <w:uiPriority w:val="39"/>
    <w:rsid w:val="7109BDE8"/>
    <w:pPr>
      <w:ind w:left="1440"/>
    </w:pPr>
  </w:style>
  <w:style w:type="paragraph" w:styleId="Footer">
    <w:name w:val="footer"/>
    <w:aliases w:val="f,Footer1,ft"/>
    <w:basedOn w:val="Normal"/>
    <w:link w:val="FooterChar"/>
    <w:rsid w:val="001B7DE7"/>
    <w:pPr>
      <w:tabs>
        <w:tab w:val="right" w:pos="7920"/>
      </w:tabs>
    </w:pPr>
    <w:rPr>
      <w:sz w:val="16"/>
    </w:rPr>
  </w:style>
  <w:style w:type="paragraph" w:styleId="Header">
    <w:name w:val="header"/>
    <w:basedOn w:val="Normal"/>
    <w:link w:val="HeaderChar"/>
    <w:rsid w:val="001B7DE7"/>
    <w:pPr>
      <w:tabs>
        <w:tab w:val="right" w:pos="10440"/>
      </w:tabs>
    </w:pPr>
    <w:rPr>
      <w:sz w:val="16"/>
    </w:rPr>
  </w:style>
  <w:style w:type="paragraph" w:styleId="Title">
    <w:name w:val="Title"/>
    <w:basedOn w:val="Normal"/>
    <w:qFormat/>
    <w:rsid w:val="001B7DE7"/>
    <w:pPr>
      <w:keepLines/>
      <w:spacing w:after="120"/>
      <w:ind w:left="2520" w:right="720"/>
    </w:pPr>
    <w:rPr>
      <w:sz w:val="48"/>
    </w:rPr>
  </w:style>
  <w:style w:type="paragraph" w:customStyle="1" w:styleId="TableText">
    <w:name w:val="Table Text"/>
    <w:aliases w:val="tt,tt + Centered"/>
    <w:basedOn w:val="Normal"/>
    <w:link w:val="TableTextChar"/>
    <w:qFormat/>
    <w:rsid w:val="001B7DE7"/>
    <w:pPr>
      <w:keepLines/>
    </w:pPr>
    <w:rPr>
      <w:sz w:val="16"/>
    </w:rPr>
  </w:style>
  <w:style w:type="paragraph" w:customStyle="1" w:styleId="HeadingBar">
    <w:name w:val="Heading Bar"/>
    <w:basedOn w:val="Normal"/>
    <w:next w:val="Heading3"/>
    <w:rsid w:val="001B7DE7"/>
    <w:pPr>
      <w:keepNext/>
      <w:keepLines/>
      <w:shd w:val="solid" w:color="auto" w:fill="auto"/>
      <w:spacing w:before="240"/>
      <w:ind w:right="7920"/>
    </w:pPr>
    <w:rPr>
      <w:color w:val="FFFFFF"/>
      <w:sz w:val="8"/>
    </w:rPr>
  </w:style>
  <w:style w:type="paragraph" w:customStyle="1" w:styleId="TitleBar">
    <w:name w:val="Title Bar"/>
    <w:basedOn w:val="Normal"/>
    <w:rsid w:val="001B7DE7"/>
    <w:pPr>
      <w:keepNext/>
      <w:pageBreakBefore/>
      <w:shd w:val="solid" w:color="auto" w:fill="auto"/>
      <w:spacing w:before="1680"/>
      <w:ind w:left="1440" w:right="720"/>
    </w:pPr>
    <w:rPr>
      <w:sz w:val="36"/>
    </w:rPr>
  </w:style>
  <w:style w:type="paragraph" w:customStyle="1" w:styleId="TOCHeading1">
    <w:name w:val="TOC Heading1"/>
    <w:basedOn w:val="Normal"/>
    <w:rsid w:val="001B7DE7"/>
    <w:pPr>
      <w:keepNext/>
      <w:pageBreakBefore/>
      <w:pBdr>
        <w:top w:val="single" w:sz="48" w:space="26" w:color="auto"/>
      </w:pBdr>
      <w:spacing w:before="960" w:after="960"/>
      <w:ind w:left="1440"/>
    </w:pPr>
    <w:rPr>
      <w:sz w:val="36"/>
    </w:rPr>
  </w:style>
  <w:style w:type="character" w:customStyle="1" w:styleId="HighlightedVariable">
    <w:name w:val="Highlighted Variable"/>
    <w:basedOn w:val="DefaultParagraphFont"/>
    <w:rsid w:val="001B7DE7"/>
    <w:rPr>
      <w:rFonts w:ascii="Arial" w:hAnsi="Arial"/>
      <w:color w:val="0000FF"/>
    </w:rPr>
  </w:style>
  <w:style w:type="paragraph" w:customStyle="1" w:styleId="TableHeading">
    <w:name w:val="Table Heading"/>
    <w:basedOn w:val="TableText"/>
    <w:link w:val="TableHeadingChar"/>
    <w:rsid w:val="001B7DE7"/>
    <w:pPr>
      <w:spacing w:before="120" w:after="120"/>
    </w:pPr>
    <w:rPr>
      <w:b/>
    </w:rPr>
  </w:style>
  <w:style w:type="character" w:styleId="PageNumber">
    <w:name w:val="page number"/>
    <w:basedOn w:val="DefaultParagraphFont"/>
    <w:rsid w:val="001B7DE7"/>
    <w:rPr>
      <w:rFonts w:ascii="Arial" w:hAnsi="Arial"/>
    </w:rPr>
  </w:style>
  <w:style w:type="paragraph" w:customStyle="1" w:styleId="RouteTitle">
    <w:name w:val="Route Title"/>
    <w:basedOn w:val="Normal"/>
    <w:rsid w:val="001B7DE7"/>
    <w:pPr>
      <w:keepLines/>
      <w:spacing w:after="120"/>
      <w:ind w:left="1440" w:right="720"/>
    </w:pPr>
    <w:rPr>
      <w:sz w:val="36"/>
    </w:rPr>
  </w:style>
  <w:style w:type="paragraph" w:customStyle="1" w:styleId="Title-Major">
    <w:name w:val="Title-Major"/>
    <w:basedOn w:val="Title"/>
    <w:rsid w:val="001B7DE7"/>
    <w:pPr>
      <w:ind w:left="1440"/>
    </w:pPr>
    <w:rPr>
      <w:smallCaps/>
    </w:rPr>
  </w:style>
  <w:style w:type="paragraph" w:customStyle="1" w:styleId="Note">
    <w:name w:val="Note"/>
    <w:basedOn w:val="BodyText"/>
    <w:rsid w:val="001B7DE7"/>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Bullet">
    <w:name w:val="Bullet"/>
    <w:basedOn w:val="BodyText"/>
    <w:rsid w:val="001B7DE7"/>
    <w:pPr>
      <w:keepLines/>
      <w:numPr>
        <w:numId w:val="1"/>
      </w:numPr>
      <w:spacing w:before="60" w:after="60"/>
    </w:pPr>
  </w:style>
  <w:style w:type="paragraph" w:customStyle="1" w:styleId="Checklist">
    <w:name w:val="Checklist"/>
    <w:basedOn w:val="BodyText"/>
    <w:rsid w:val="001B7DE7"/>
    <w:pPr>
      <w:numPr>
        <w:numId w:val="2"/>
      </w:numPr>
    </w:pPr>
  </w:style>
  <w:style w:type="paragraph" w:customStyle="1" w:styleId="InfoBox">
    <w:name w:val="Info Box"/>
    <w:basedOn w:val="BodyText"/>
    <w:rsid w:val="001B7DE7"/>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BodyText"/>
    <w:rsid w:val="001B7DE7"/>
    <w:pPr>
      <w:spacing w:before="60" w:after="60"/>
      <w:ind w:left="3240" w:hanging="360"/>
    </w:pPr>
  </w:style>
  <w:style w:type="paragraph" w:styleId="TOC1">
    <w:name w:val="toc 1"/>
    <w:basedOn w:val="Normal"/>
    <w:next w:val="Normal"/>
    <w:uiPriority w:val="39"/>
    <w:rsid w:val="7109BDE8"/>
    <w:pPr>
      <w:keepNext/>
      <w:spacing w:before="240" w:after="120"/>
      <w:ind w:left="1440"/>
    </w:pPr>
    <w:rPr>
      <w:b/>
      <w:bCs/>
    </w:rPr>
  </w:style>
  <w:style w:type="paragraph" w:styleId="TOC4">
    <w:name w:val="toc 4"/>
    <w:basedOn w:val="Normal"/>
    <w:next w:val="Normal"/>
    <w:uiPriority w:val="1"/>
    <w:semiHidden/>
    <w:rsid w:val="7109BDE8"/>
    <w:pPr>
      <w:ind w:left="3240"/>
    </w:pPr>
    <w:rPr>
      <w:sz w:val="18"/>
      <w:szCs w:val="18"/>
    </w:rPr>
  </w:style>
  <w:style w:type="paragraph" w:styleId="TOC5">
    <w:name w:val="toc 5"/>
    <w:basedOn w:val="Normal"/>
    <w:next w:val="Normal"/>
    <w:uiPriority w:val="1"/>
    <w:semiHidden/>
    <w:rsid w:val="7109BDE8"/>
    <w:pPr>
      <w:ind w:left="3600"/>
    </w:pPr>
    <w:rPr>
      <w:sz w:val="18"/>
      <w:szCs w:val="18"/>
    </w:rPr>
  </w:style>
  <w:style w:type="paragraph" w:customStyle="1" w:styleId="tty132">
    <w:name w:val="tty132"/>
    <w:basedOn w:val="Normal"/>
    <w:rsid w:val="001B7DE7"/>
    <w:rPr>
      <w:rFonts w:ascii="Courier New" w:hAnsi="Courier New"/>
      <w:sz w:val="12"/>
    </w:rPr>
  </w:style>
  <w:style w:type="paragraph" w:customStyle="1" w:styleId="tty180">
    <w:name w:val="tty180"/>
    <w:basedOn w:val="Normal"/>
    <w:rsid w:val="001B7DE7"/>
    <w:pPr>
      <w:ind w:right="-720"/>
    </w:pPr>
    <w:rPr>
      <w:rFonts w:ascii="Courier New" w:hAnsi="Courier New"/>
      <w:sz w:val="8"/>
    </w:rPr>
  </w:style>
  <w:style w:type="paragraph" w:customStyle="1" w:styleId="tty80">
    <w:name w:val="tty80"/>
    <w:basedOn w:val="Normal"/>
    <w:rsid w:val="001B7DE7"/>
    <w:rPr>
      <w:rFonts w:ascii="Courier New" w:hAnsi="Courier New"/>
    </w:rPr>
  </w:style>
  <w:style w:type="paragraph" w:customStyle="1" w:styleId="tty80indent">
    <w:name w:val="tty80 indent"/>
    <w:basedOn w:val="tty80"/>
    <w:rsid w:val="001B7DE7"/>
    <w:pPr>
      <w:ind w:left="2895"/>
    </w:pPr>
  </w:style>
  <w:style w:type="paragraph" w:customStyle="1" w:styleId="NoteWide">
    <w:name w:val="Note Wide"/>
    <w:basedOn w:val="Note"/>
    <w:rsid w:val="001B7DE7"/>
    <w:pPr>
      <w:ind w:right="2160"/>
    </w:pPr>
  </w:style>
  <w:style w:type="paragraph" w:styleId="BalloonText">
    <w:name w:val="Balloon Text"/>
    <w:basedOn w:val="Normal"/>
    <w:link w:val="BalloonTextChar"/>
    <w:uiPriority w:val="99"/>
    <w:unhideWhenUsed/>
    <w:rsid w:val="00D95478"/>
    <w:rPr>
      <w:rFonts w:ascii="Tahoma" w:hAnsi="Tahoma" w:cs="Tahoma"/>
      <w:sz w:val="16"/>
      <w:szCs w:val="16"/>
    </w:rPr>
  </w:style>
  <w:style w:type="character" w:customStyle="1" w:styleId="BalloonTextChar">
    <w:name w:val="Balloon Text Char"/>
    <w:basedOn w:val="DefaultParagraphFont"/>
    <w:link w:val="BalloonText"/>
    <w:uiPriority w:val="99"/>
    <w:rsid w:val="00D95478"/>
    <w:rPr>
      <w:rFonts w:ascii="Tahoma" w:hAnsi="Tahoma" w:cs="Tahoma"/>
      <w:sz w:val="16"/>
      <w:szCs w:val="16"/>
      <w:lang w:eastAsia="es-ES"/>
    </w:rPr>
  </w:style>
  <w:style w:type="table" w:styleId="MediumList2-Accent1">
    <w:name w:val="Medium List 2 Accent 1"/>
    <w:basedOn w:val="TableNormal"/>
    <w:uiPriority w:val="66"/>
    <w:rsid w:val="00A2189E"/>
    <w:rPr>
      <w:rFonts w:asciiTheme="majorHAnsi" w:eastAsiaTheme="majorEastAsia" w:hAnsiTheme="majorHAnsi" w:cstheme="majorBidi"/>
      <w:color w:val="000000" w:themeColor="text1"/>
      <w:sz w:val="22"/>
      <w:szCs w:val="22"/>
      <w:lang w:eastAsia="en-US" w:bidi="en-US"/>
    </w:rPr>
    <w:tblPr>
      <w:tblStyleRowBandSize w:val="1"/>
      <w:tblStyleColBandSize w:val="1"/>
      <w:tblBorders>
        <w:top w:val="single" w:sz="8" w:space="0" w:color="052F61" w:themeColor="accent1"/>
        <w:left w:val="single" w:sz="8" w:space="0" w:color="052F61" w:themeColor="accent1"/>
        <w:bottom w:val="single" w:sz="8" w:space="0" w:color="052F61" w:themeColor="accent1"/>
        <w:right w:val="single" w:sz="8" w:space="0" w:color="052F61" w:themeColor="accent1"/>
      </w:tblBorders>
    </w:tblPr>
    <w:tblStylePr w:type="firstRow">
      <w:rPr>
        <w:sz w:val="24"/>
        <w:szCs w:val="24"/>
      </w:rPr>
      <w:tblPr/>
      <w:tcPr>
        <w:tcBorders>
          <w:top w:val="nil"/>
          <w:left w:val="nil"/>
          <w:bottom w:val="single" w:sz="24" w:space="0" w:color="052F61" w:themeColor="accent1"/>
          <w:right w:val="nil"/>
          <w:insideH w:val="nil"/>
          <w:insideV w:val="nil"/>
        </w:tcBorders>
        <w:shd w:val="clear" w:color="auto" w:fill="FFFFFF" w:themeFill="background1"/>
      </w:tcPr>
    </w:tblStylePr>
    <w:tblStylePr w:type="lastRow">
      <w:tblPr/>
      <w:tcPr>
        <w:tcBorders>
          <w:top w:val="single" w:sz="8" w:space="0" w:color="052F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2F61" w:themeColor="accent1"/>
          <w:insideH w:val="nil"/>
          <w:insideV w:val="nil"/>
        </w:tcBorders>
        <w:shd w:val="clear" w:color="auto" w:fill="FFFFFF" w:themeFill="background1"/>
      </w:tcPr>
    </w:tblStylePr>
    <w:tblStylePr w:type="lastCol">
      <w:tblPr/>
      <w:tcPr>
        <w:tcBorders>
          <w:top w:val="nil"/>
          <w:left w:val="single" w:sz="8" w:space="0" w:color="052F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EC8FA" w:themeFill="accent1" w:themeFillTint="3F"/>
      </w:tcPr>
    </w:tblStylePr>
    <w:tblStylePr w:type="band1Horz">
      <w:tblPr/>
      <w:tcPr>
        <w:tcBorders>
          <w:top w:val="nil"/>
          <w:bottom w:val="nil"/>
          <w:insideH w:val="nil"/>
          <w:insideV w:val="nil"/>
        </w:tcBorders>
        <w:shd w:val="clear" w:color="auto" w:fill="9EC8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basedOn w:val="TableNormal"/>
    <w:uiPriority w:val="39"/>
    <w:rsid w:val="00A2189E"/>
    <w:tblPr/>
  </w:style>
  <w:style w:type="table" w:customStyle="1" w:styleId="LightShading-Accent11">
    <w:name w:val="Light Shading - Accent 11"/>
    <w:basedOn w:val="TableNormal"/>
    <w:uiPriority w:val="60"/>
    <w:rsid w:val="00A2189E"/>
    <w:rPr>
      <w:color w:val="032348" w:themeColor="accent1" w:themeShade="BF"/>
    </w:rPr>
    <w:tblPr>
      <w:tblStyleRowBandSize w:val="1"/>
      <w:tblStyleColBandSize w:val="1"/>
      <w:tblBorders>
        <w:top w:val="single" w:sz="8" w:space="0" w:color="052F61" w:themeColor="accent1"/>
        <w:bottom w:val="single" w:sz="8" w:space="0" w:color="052F61" w:themeColor="accent1"/>
      </w:tblBorders>
    </w:tblPr>
    <w:tblStylePr w:type="firstRow">
      <w:pPr>
        <w:spacing w:before="0" w:after="0" w:line="240" w:lineRule="auto"/>
      </w:pPr>
      <w:rPr>
        <w:b/>
        <w:bCs/>
      </w:rPr>
      <w:tblPr/>
      <w:tcPr>
        <w:tcBorders>
          <w:top w:val="single" w:sz="8" w:space="0" w:color="052F61" w:themeColor="accent1"/>
          <w:left w:val="nil"/>
          <w:bottom w:val="single" w:sz="8" w:space="0" w:color="052F61" w:themeColor="accent1"/>
          <w:right w:val="nil"/>
          <w:insideH w:val="nil"/>
          <w:insideV w:val="nil"/>
        </w:tcBorders>
      </w:tcPr>
    </w:tblStylePr>
    <w:tblStylePr w:type="lastRow">
      <w:pPr>
        <w:spacing w:before="0" w:after="0" w:line="240" w:lineRule="auto"/>
      </w:pPr>
      <w:rPr>
        <w:b/>
        <w:bCs/>
      </w:rPr>
      <w:tblPr/>
      <w:tcPr>
        <w:tcBorders>
          <w:top w:val="single" w:sz="8" w:space="0" w:color="052F61" w:themeColor="accent1"/>
          <w:left w:val="nil"/>
          <w:bottom w:val="single" w:sz="8" w:space="0" w:color="052F6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EC8FA" w:themeFill="accent1" w:themeFillTint="3F"/>
      </w:tcPr>
    </w:tblStylePr>
    <w:tblStylePr w:type="band1Horz">
      <w:tblPr/>
      <w:tcPr>
        <w:tcBorders>
          <w:left w:val="nil"/>
          <w:right w:val="nil"/>
          <w:insideH w:val="nil"/>
          <w:insideV w:val="nil"/>
        </w:tcBorders>
        <w:shd w:val="clear" w:color="auto" w:fill="9EC8FA" w:themeFill="accent1" w:themeFillTint="3F"/>
      </w:tcPr>
    </w:tblStylePr>
  </w:style>
  <w:style w:type="table" w:customStyle="1" w:styleId="LightShading1">
    <w:name w:val="Light Shading1"/>
    <w:basedOn w:val="TableNormal"/>
    <w:uiPriority w:val="60"/>
    <w:rsid w:val="00304C3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BodyText"/>
    <w:link w:val="ListParagraphChar"/>
    <w:uiPriority w:val="34"/>
    <w:qFormat/>
    <w:rsid w:val="003A0551"/>
    <w:pPr>
      <w:ind w:left="720"/>
      <w:contextualSpacing/>
    </w:pPr>
    <w:rPr>
      <w:rFonts w:ascii="Calibri Light" w:hAnsi="Calibri Light"/>
    </w:rPr>
  </w:style>
  <w:style w:type="character" w:customStyle="1" w:styleId="Heading4Char">
    <w:name w:val="Heading 4 Char"/>
    <w:aliases w:val="H4 Char,h4 Char1,h4 Char Char,Level 2 - a Char,Level 4 Char,h4 sub sub heading Char,4 Char,a Char,minor header Char,heading 4 Char,Titre 41 Char,t4.T4 Char,(Shift Ctrl 4) Char,- Minor Side Char,H41 Char,Titre 411 Char,t4.T41 Char,H42 Char"/>
    <w:basedOn w:val="DefaultParagraphFont"/>
    <w:link w:val="Heading4"/>
    <w:rsid w:val="00104C8F"/>
    <w:rPr>
      <w:rFonts w:ascii="Calibri Light" w:eastAsia="Century Gothic" w:hAnsi="Calibri Light"/>
      <w:b/>
      <w:color w:val="032348" w:themeColor="accent1" w:themeShade="BF"/>
      <w:u w:val="single"/>
      <w:lang w:eastAsia="es-ES"/>
    </w:rPr>
  </w:style>
  <w:style w:type="paragraph" w:customStyle="1" w:styleId="HD3-MA">
    <w:name w:val="HD3-MA"/>
    <w:basedOn w:val="Heading3"/>
    <w:link w:val="HD3-MAChar"/>
    <w:qFormat/>
    <w:rsid w:val="00DB6E6B"/>
    <w:pPr>
      <w:keepLines w:val="0"/>
      <w:numPr>
        <w:ilvl w:val="0"/>
        <w:numId w:val="0"/>
      </w:numPr>
      <w:pBdr>
        <w:top w:val="none" w:sz="0" w:space="0" w:color="auto"/>
      </w:pBdr>
      <w:tabs>
        <w:tab w:val="left" w:pos="480"/>
        <w:tab w:val="left" w:pos="600"/>
        <w:tab w:val="num" w:pos="864"/>
        <w:tab w:val="right" w:leader="dot" w:pos="9350"/>
      </w:tabs>
      <w:spacing w:after="60"/>
      <w:ind w:left="864" w:right="0" w:hanging="864"/>
      <w:jc w:val="both"/>
      <w:outlineLvl w:val="3"/>
    </w:pPr>
    <w:rPr>
      <w:rFonts w:ascii="Arial" w:hAnsi="Arial" w:cs="Arial"/>
      <w:bCs/>
      <w:i/>
      <w:caps/>
      <w:color w:val="auto"/>
      <w:sz w:val="20"/>
      <w:szCs w:val="20"/>
      <w:lang w:val="en-AU" w:eastAsia="en-US"/>
    </w:rPr>
  </w:style>
  <w:style w:type="character" w:customStyle="1" w:styleId="HD3-MAChar">
    <w:name w:val="HD3-MA Char"/>
    <w:basedOn w:val="DefaultParagraphFont"/>
    <w:link w:val="HD3-MA"/>
    <w:rsid w:val="00DB6E6B"/>
    <w:rPr>
      <w:rFonts w:ascii="Arial" w:hAnsi="Arial" w:cs="Arial"/>
      <w:b/>
      <w:bCs/>
      <w:lang w:val="en-AU" w:eastAsia="en-US"/>
    </w:rPr>
  </w:style>
  <w:style w:type="character" w:customStyle="1" w:styleId="TableHeadingChar">
    <w:name w:val="Table Heading Char"/>
    <w:basedOn w:val="DefaultParagraphFont"/>
    <w:link w:val="TableHeading"/>
    <w:rsid w:val="00DB6E6B"/>
    <w:rPr>
      <w:b/>
      <w:sz w:val="16"/>
      <w:lang w:eastAsia="es-ES"/>
    </w:rPr>
  </w:style>
  <w:style w:type="character" w:customStyle="1" w:styleId="TableTextChar">
    <w:name w:val="Table Text Char"/>
    <w:aliases w:val="tt + Centered Char Char"/>
    <w:basedOn w:val="DefaultParagraphFont"/>
    <w:link w:val="TableText"/>
    <w:locked/>
    <w:rsid w:val="00DB6E6B"/>
    <w:rPr>
      <w:sz w:val="16"/>
      <w:lang w:eastAsia="es-ES"/>
    </w:rPr>
  </w:style>
  <w:style w:type="paragraph" w:styleId="ListBullet">
    <w:name w:val="List Bullet"/>
    <w:basedOn w:val="List"/>
    <w:autoRedefine/>
    <w:qFormat/>
    <w:rsid w:val="0033469C"/>
    <w:pPr>
      <w:widowControl w:val="0"/>
      <w:ind w:left="0" w:right="720" w:firstLine="0"/>
      <w:contextualSpacing w:val="0"/>
    </w:pPr>
  </w:style>
  <w:style w:type="paragraph" w:customStyle="1" w:styleId="inlineexhibit">
    <w:name w:val="inlineexhibit"/>
    <w:basedOn w:val="Normal"/>
    <w:rsid w:val="003B3C53"/>
    <w:pPr>
      <w:keepNext/>
      <w:spacing w:after="120" w:line="242" w:lineRule="auto"/>
    </w:pPr>
    <w:rPr>
      <w:rFonts w:ascii="Arial" w:hAnsi="Arial" w:cs="Arial"/>
      <w:color w:val="000000"/>
      <w:lang w:eastAsia="en-US"/>
    </w:rPr>
  </w:style>
  <w:style w:type="paragraph" w:customStyle="1" w:styleId="notetext">
    <w:name w:val="notetext"/>
    <w:basedOn w:val="Normal"/>
    <w:rsid w:val="003B3C53"/>
    <w:rPr>
      <w:rFonts w:ascii="Arial" w:hAnsi="Arial" w:cs="Arial"/>
      <w:color w:val="000000"/>
      <w:lang w:eastAsia="en-US"/>
    </w:rPr>
  </w:style>
  <w:style w:type="character" w:customStyle="1" w:styleId="fieldvalue">
    <w:name w:val="fieldvalue"/>
    <w:basedOn w:val="DefaultParagraphFont"/>
    <w:rsid w:val="003B3C53"/>
    <w:rPr>
      <w:b/>
      <w:bCs/>
      <w:i/>
      <w:iCs/>
      <w:color w:val="000080"/>
    </w:rPr>
  </w:style>
  <w:style w:type="paragraph" w:styleId="List">
    <w:name w:val="List"/>
    <w:basedOn w:val="BodyText"/>
    <w:uiPriority w:val="99"/>
    <w:semiHidden/>
    <w:unhideWhenUsed/>
    <w:rsid w:val="003B3C53"/>
    <w:pPr>
      <w:ind w:left="360" w:hanging="360"/>
      <w:contextualSpacing/>
    </w:pPr>
  </w:style>
  <w:style w:type="paragraph" w:styleId="ListBullet2">
    <w:name w:val="List Bullet 2"/>
    <w:basedOn w:val="BodyText"/>
    <w:unhideWhenUsed/>
    <w:rsid w:val="006E6F35"/>
    <w:pPr>
      <w:numPr>
        <w:numId w:val="3"/>
      </w:numPr>
      <w:contextualSpacing/>
    </w:pPr>
  </w:style>
  <w:style w:type="character" w:customStyle="1" w:styleId="BodyTextChar">
    <w:name w:val="Body Text Char"/>
    <w:aliases w:val="BodyText Char,bt Char,BodyText1 Char,Body Text Char1 Char1,Body Text Char Char Char,Body Text Char1 Char1 Char Char,Body Text Char Char Char1 Char Char,Body Text Char Char Char Char Char Char Char1 Char Char,Body Text Char1 Char Char"/>
    <w:basedOn w:val="DefaultParagraphFont"/>
    <w:link w:val="BodyText"/>
    <w:rsid w:val="00950449"/>
    <w:rPr>
      <w:rFonts w:asciiTheme="minorHAnsi" w:hAnsiTheme="minorHAnsi"/>
      <w:sz w:val="22"/>
      <w:lang w:eastAsia="es-ES"/>
    </w:rPr>
  </w:style>
  <w:style w:type="paragraph" w:styleId="List2">
    <w:name w:val="List 2"/>
    <w:basedOn w:val="BodyText"/>
    <w:uiPriority w:val="99"/>
    <w:semiHidden/>
    <w:unhideWhenUsed/>
    <w:rsid w:val="00F361A7"/>
    <w:pPr>
      <w:ind w:left="720" w:hanging="360"/>
      <w:contextualSpacing/>
    </w:pPr>
  </w:style>
  <w:style w:type="paragraph" w:styleId="List3">
    <w:name w:val="List 3"/>
    <w:basedOn w:val="BodyText"/>
    <w:uiPriority w:val="99"/>
    <w:semiHidden/>
    <w:unhideWhenUsed/>
    <w:rsid w:val="00F361A7"/>
    <w:pPr>
      <w:ind w:left="1080" w:hanging="360"/>
      <w:contextualSpacing/>
    </w:pPr>
  </w:style>
  <w:style w:type="paragraph" w:styleId="List4">
    <w:name w:val="List 4"/>
    <w:basedOn w:val="BodyText"/>
    <w:uiPriority w:val="99"/>
    <w:semiHidden/>
    <w:unhideWhenUsed/>
    <w:rsid w:val="00F361A7"/>
    <w:pPr>
      <w:ind w:left="1440" w:hanging="360"/>
      <w:contextualSpacing/>
    </w:pPr>
  </w:style>
  <w:style w:type="paragraph" w:styleId="List5">
    <w:name w:val="List 5"/>
    <w:basedOn w:val="BodyText"/>
    <w:uiPriority w:val="99"/>
    <w:semiHidden/>
    <w:unhideWhenUsed/>
    <w:rsid w:val="00F361A7"/>
    <w:pPr>
      <w:ind w:left="1800" w:hanging="360"/>
      <w:contextualSpacing/>
    </w:pPr>
  </w:style>
  <w:style w:type="paragraph" w:styleId="ListBullet3">
    <w:name w:val="List Bullet 3"/>
    <w:basedOn w:val="BodyText"/>
    <w:uiPriority w:val="99"/>
    <w:semiHidden/>
    <w:unhideWhenUsed/>
    <w:rsid w:val="00F361A7"/>
    <w:pPr>
      <w:numPr>
        <w:numId w:val="4"/>
      </w:numPr>
      <w:contextualSpacing/>
    </w:pPr>
  </w:style>
  <w:style w:type="paragraph" w:styleId="ListBullet4">
    <w:name w:val="List Bullet 4"/>
    <w:basedOn w:val="BodyText"/>
    <w:uiPriority w:val="99"/>
    <w:semiHidden/>
    <w:unhideWhenUsed/>
    <w:rsid w:val="00F361A7"/>
    <w:pPr>
      <w:numPr>
        <w:numId w:val="5"/>
      </w:numPr>
      <w:contextualSpacing/>
    </w:pPr>
  </w:style>
  <w:style w:type="paragraph" w:styleId="ListBullet5">
    <w:name w:val="List Bullet 5"/>
    <w:basedOn w:val="BodyText"/>
    <w:unhideWhenUsed/>
    <w:rsid w:val="00F361A7"/>
    <w:pPr>
      <w:numPr>
        <w:numId w:val="6"/>
      </w:numPr>
      <w:contextualSpacing/>
    </w:pPr>
  </w:style>
  <w:style w:type="paragraph" w:styleId="ListContinue">
    <w:name w:val="List Continue"/>
    <w:basedOn w:val="BodyText"/>
    <w:uiPriority w:val="99"/>
    <w:unhideWhenUsed/>
    <w:rsid w:val="00F361A7"/>
    <w:pPr>
      <w:ind w:left="360"/>
      <w:contextualSpacing/>
    </w:pPr>
  </w:style>
  <w:style w:type="paragraph" w:styleId="ListContinue2">
    <w:name w:val="List Continue 2"/>
    <w:basedOn w:val="BodyText"/>
    <w:uiPriority w:val="99"/>
    <w:semiHidden/>
    <w:unhideWhenUsed/>
    <w:rsid w:val="00F361A7"/>
    <w:pPr>
      <w:ind w:left="720"/>
      <w:contextualSpacing/>
    </w:pPr>
  </w:style>
  <w:style w:type="paragraph" w:styleId="ListContinue3">
    <w:name w:val="List Continue 3"/>
    <w:basedOn w:val="BodyText"/>
    <w:uiPriority w:val="99"/>
    <w:semiHidden/>
    <w:unhideWhenUsed/>
    <w:rsid w:val="00F361A7"/>
    <w:pPr>
      <w:ind w:left="1080"/>
      <w:contextualSpacing/>
    </w:pPr>
  </w:style>
  <w:style w:type="paragraph" w:styleId="ListContinue4">
    <w:name w:val="List Continue 4"/>
    <w:basedOn w:val="BodyText"/>
    <w:uiPriority w:val="99"/>
    <w:semiHidden/>
    <w:unhideWhenUsed/>
    <w:rsid w:val="00F361A7"/>
    <w:pPr>
      <w:ind w:left="1440"/>
      <w:contextualSpacing/>
    </w:pPr>
  </w:style>
  <w:style w:type="paragraph" w:styleId="ListContinue5">
    <w:name w:val="List Continue 5"/>
    <w:basedOn w:val="BodyText"/>
    <w:uiPriority w:val="99"/>
    <w:semiHidden/>
    <w:unhideWhenUsed/>
    <w:rsid w:val="00F361A7"/>
    <w:pPr>
      <w:ind w:left="1800"/>
      <w:contextualSpacing/>
    </w:pPr>
  </w:style>
  <w:style w:type="paragraph" w:styleId="ListNumber">
    <w:name w:val="List Number"/>
    <w:basedOn w:val="BodyText"/>
    <w:uiPriority w:val="99"/>
    <w:unhideWhenUsed/>
    <w:rsid w:val="00F361A7"/>
    <w:pPr>
      <w:numPr>
        <w:numId w:val="7"/>
      </w:numPr>
      <w:contextualSpacing/>
    </w:pPr>
  </w:style>
  <w:style w:type="paragraph" w:styleId="ListNumber2">
    <w:name w:val="List Number 2"/>
    <w:basedOn w:val="BodyText"/>
    <w:semiHidden/>
    <w:unhideWhenUsed/>
    <w:rsid w:val="00F361A7"/>
    <w:pPr>
      <w:contextualSpacing/>
    </w:pPr>
  </w:style>
  <w:style w:type="paragraph" w:styleId="ListNumber3">
    <w:name w:val="List Number 3"/>
    <w:basedOn w:val="BodyText"/>
    <w:semiHidden/>
    <w:unhideWhenUsed/>
    <w:rsid w:val="00F361A7"/>
    <w:pPr>
      <w:numPr>
        <w:numId w:val="8"/>
      </w:numPr>
      <w:contextualSpacing/>
    </w:pPr>
  </w:style>
  <w:style w:type="paragraph" w:styleId="ListNumber4">
    <w:name w:val="List Number 4"/>
    <w:basedOn w:val="BodyText"/>
    <w:uiPriority w:val="99"/>
    <w:semiHidden/>
    <w:unhideWhenUsed/>
    <w:rsid w:val="00F361A7"/>
    <w:pPr>
      <w:numPr>
        <w:numId w:val="9"/>
      </w:numPr>
      <w:contextualSpacing/>
    </w:pPr>
  </w:style>
  <w:style w:type="paragraph" w:styleId="ListNumber5">
    <w:name w:val="List Number 5"/>
    <w:basedOn w:val="BodyText"/>
    <w:semiHidden/>
    <w:unhideWhenUsed/>
    <w:rsid w:val="00F361A7"/>
    <w:pPr>
      <w:numPr>
        <w:numId w:val="10"/>
      </w:numPr>
      <w:contextualSpacing/>
    </w:pPr>
  </w:style>
  <w:style w:type="paragraph" w:styleId="DocumentMap">
    <w:name w:val="Document Map"/>
    <w:basedOn w:val="Normal"/>
    <w:link w:val="DocumentMapChar"/>
    <w:uiPriority w:val="99"/>
    <w:unhideWhenUsed/>
    <w:rsid w:val="00763A98"/>
    <w:rPr>
      <w:rFonts w:ascii="Tahoma" w:hAnsi="Tahoma" w:cs="Tahoma"/>
      <w:sz w:val="16"/>
      <w:szCs w:val="16"/>
    </w:rPr>
  </w:style>
  <w:style w:type="character" w:customStyle="1" w:styleId="DocumentMapChar">
    <w:name w:val="Document Map Char"/>
    <w:basedOn w:val="DefaultParagraphFont"/>
    <w:link w:val="DocumentMap"/>
    <w:uiPriority w:val="99"/>
    <w:rsid w:val="00763A98"/>
    <w:rPr>
      <w:rFonts w:ascii="Tahoma" w:hAnsi="Tahoma" w:cs="Tahoma"/>
      <w:sz w:val="16"/>
      <w:szCs w:val="16"/>
      <w:lang w:eastAsia="es-ES"/>
    </w:rPr>
  </w:style>
  <w:style w:type="paragraph" w:customStyle="1" w:styleId="Code">
    <w:name w:val="Code"/>
    <w:basedOn w:val="Normal"/>
    <w:qFormat/>
    <w:rsid w:val="00EE13A3"/>
    <w:pPr>
      <w:ind w:left="720"/>
      <w:contextualSpacing/>
    </w:pPr>
    <w:rPr>
      <w:rFonts w:ascii="Courier New" w:hAnsi="Courier New" w:cs="Courier New"/>
      <w:color w:val="146194" w:themeColor="text2"/>
      <w:sz w:val="16"/>
      <w:szCs w:val="12"/>
    </w:rPr>
  </w:style>
  <w:style w:type="paragraph" w:styleId="Revision">
    <w:name w:val="Revision"/>
    <w:hidden/>
    <w:uiPriority w:val="99"/>
    <w:semiHidden/>
    <w:rsid w:val="00982935"/>
    <w:rPr>
      <w:sz w:val="22"/>
      <w:lang w:eastAsia="es-ES"/>
    </w:rPr>
  </w:style>
  <w:style w:type="character" w:customStyle="1" w:styleId="FooterChar">
    <w:name w:val="Footer Char"/>
    <w:aliases w:val="f Char,Footer1 Char,ft Char"/>
    <w:basedOn w:val="DefaultParagraphFont"/>
    <w:link w:val="Footer"/>
    <w:rsid w:val="00524688"/>
    <w:rPr>
      <w:sz w:val="16"/>
      <w:lang w:eastAsia="es-ES"/>
    </w:rPr>
  </w:style>
  <w:style w:type="character" w:styleId="Hyperlink">
    <w:name w:val="Hyperlink"/>
    <w:basedOn w:val="DefaultParagraphFont"/>
    <w:unhideWhenUsed/>
    <w:rsid w:val="004E2624"/>
    <w:rPr>
      <w:color w:val="0D2E46" w:themeColor="hyperlink"/>
      <w:u w:val="single"/>
    </w:rPr>
  </w:style>
  <w:style w:type="paragraph" w:styleId="CommentText">
    <w:name w:val="annotation text"/>
    <w:basedOn w:val="Normal"/>
    <w:link w:val="CommentTextChar"/>
    <w:rsid w:val="00FE57A2"/>
    <w:pPr>
      <w:spacing w:line="240" w:lineRule="atLeast"/>
    </w:pPr>
    <w:rPr>
      <w:rFonts w:ascii="Verdana" w:hAnsi="Verdana"/>
      <w:lang w:val="nl-NL" w:eastAsia="nl-NL"/>
    </w:rPr>
  </w:style>
  <w:style w:type="character" w:customStyle="1" w:styleId="CommentTextChar">
    <w:name w:val="Comment Text Char"/>
    <w:basedOn w:val="DefaultParagraphFont"/>
    <w:link w:val="CommentText"/>
    <w:rsid w:val="00FE57A2"/>
    <w:rPr>
      <w:rFonts w:ascii="Verdana" w:hAnsi="Verdana"/>
      <w:lang w:val="nl-NL" w:eastAsia="nl-NL"/>
    </w:rPr>
  </w:style>
  <w:style w:type="character" w:customStyle="1" w:styleId="Heading3Char">
    <w:name w:val="Heading 3 Char"/>
    <w:aliases w:val="H3 Char,h3 Char,Level 1 - 1 Char,Minor Char,GPH Heading 3 Char,L3 Char,RFPsubhd Char,Underkap. Char,Underkap.1 Char,Underkap.2 Char,Underkap.11 Char,1.2.3. Char,3 Char,Side Heading Char,Para3 Char,Side Heading1 Char,Para 3 Char,h31 Char"/>
    <w:basedOn w:val="DefaultParagraphFont"/>
    <w:link w:val="Heading3"/>
    <w:rsid w:val="00032623"/>
    <w:rPr>
      <w:rFonts w:ascii="Calibri Light" w:hAnsi="Calibri Light"/>
      <w:color w:val="032348" w:themeColor="accent1" w:themeShade="BF"/>
      <w:sz w:val="24"/>
      <w:szCs w:val="22"/>
      <w:lang w:eastAsia="es-ES"/>
    </w:rPr>
  </w:style>
  <w:style w:type="character" w:customStyle="1" w:styleId="TableHeadChar">
    <w:name w:val="Table Head Char"/>
    <w:basedOn w:val="DefaultParagraphFont"/>
    <w:link w:val="TableHead"/>
    <w:locked/>
    <w:rsid w:val="004355E7"/>
    <w:rPr>
      <w:rFonts w:ascii="Arial" w:hAnsi="Arial" w:cs="Arial"/>
      <w:b/>
      <w:bCs/>
      <w:color w:val="000000"/>
      <w:shd w:val="clear" w:color="auto" w:fill="BFBFBF"/>
    </w:rPr>
  </w:style>
  <w:style w:type="paragraph" w:customStyle="1" w:styleId="TableHead">
    <w:name w:val="Table Head"/>
    <w:basedOn w:val="Normal"/>
    <w:link w:val="TableHeadChar"/>
    <w:rsid w:val="004355E7"/>
    <w:pPr>
      <w:shd w:val="clear" w:color="auto" w:fill="BFBFBF"/>
      <w:jc w:val="center"/>
    </w:pPr>
    <w:rPr>
      <w:rFonts w:ascii="Arial" w:hAnsi="Arial" w:cs="Arial"/>
      <w:b/>
      <w:bCs/>
      <w:color w:val="000000"/>
      <w:lang w:eastAsia="zh-CN"/>
    </w:rPr>
  </w:style>
  <w:style w:type="character" w:customStyle="1" w:styleId="TableChar">
    <w:name w:val="Table Char"/>
    <w:basedOn w:val="DefaultParagraphFont"/>
    <w:link w:val="Table"/>
    <w:locked/>
    <w:rsid w:val="004355E7"/>
    <w:rPr>
      <w:rFonts w:ascii="Arial Narrow" w:hAnsi="Arial Narrow"/>
      <w:color w:val="000000"/>
    </w:rPr>
  </w:style>
  <w:style w:type="paragraph" w:customStyle="1" w:styleId="Table">
    <w:name w:val="Table"/>
    <w:aliases w:val="Heading"/>
    <w:basedOn w:val="Normal"/>
    <w:link w:val="TableChar"/>
    <w:rsid w:val="004355E7"/>
    <w:pPr>
      <w:spacing w:before="60" w:after="20" w:line="252" w:lineRule="auto"/>
    </w:pPr>
    <w:rPr>
      <w:rFonts w:ascii="Arial Narrow" w:hAnsi="Arial Narrow"/>
      <w:color w:val="000000"/>
      <w:lang w:eastAsia="zh-CN"/>
    </w:rPr>
  </w:style>
  <w:style w:type="character" w:styleId="IntenseEmphasis">
    <w:name w:val="Intense Emphasis"/>
    <w:basedOn w:val="DefaultParagraphFont"/>
    <w:uiPriority w:val="21"/>
    <w:qFormat/>
    <w:rsid w:val="00066870"/>
    <w:rPr>
      <w:b/>
      <w:bCs/>
      <w:i/>
      <w:iCs/>
      <w:color w:val="052F61" w:themeColor="accent1"/>
    </w:rPr>
  </w:style>
  <w:style w:type="character" w:styleId="Strong">
    <w:name w:val="Strong"/>
    <w:basedOn w:val="DefaultParagraphFont"/>
    <w:uiPriority w:val="22"/>
    <w:qFormat/>
    <w:rsid w:val="00EF6ACD"/>
    <w:rPr>
      <w:b/>
      <w:bCs/>
    </w:rPr>
  </w:style>
  <w:style w:type="table" w:styleId="TableGrid8">
    <w:name w:val="Table Grid 8"/>
    <w:basedOn w:val="TableNormal"/>
    <w:rsid w:val="00CC39A1"/>
    <w:pPr>
      <w:spacing w:line="360" w:lineRule="auto"/>
    </w:pPr>
    <w:tblPr/>
    <w:tblStylePr w:type="firstRow">
      <w:rPr>
        <w:b/>
        <w:bCs/>
        <w:color w:val="FFFFFF"/>
      </w:rPr>
    </w:tblStylePr>
    <w:tblStylePr w:type="lastRow">
      <w:rPr>
        <w:b/>
        <w:bCs/>
        <w:color w:val="auto"/>
      </w:rPr>
    </w:tblStylePr>
    <w:tblStylePr w:type="lastCol">
      <w:rPr>
        <w:b/>
        <w:bCs/>
        <w:color w:val="auto"/>
      </w:rPr>
    </w:tblStylePr>
  </w:style>
  <w:style w:type="paragraph" w:customStyle="1" w:styleId="p">
    <w:name w:val="p"/>
    <w:basedOn w:val="Normal"/>
    <w:rsid w:val="008914E0"/>
    <w:pPr>
      <w:spacing w:before="100" w:beforeAutospacing="1" w:after="100" w:afterAutospacing="1"/>
    </w:pPr>
    <w:rPr>
      <w:sz w:val="24"/>
      <w:szCs w:val="24"/>
      <w:lang w:eastAsia="en-US"/>
    </w:rPr>
  </w:style>
  <w:style w:type="paragraph" w:customStyle="1" w:styleId="NoteText0">
    <w:name w:val="Note Text"/>
    <w:next w:val="Normal"/>
    <w:link w:val="NoteTextChar"/>
    <w:rsid w:val="00E079AC"/>
    <w:pPr>
      <w:keepLines/>
      <w:widowControl w:val="0"/>
      <w:pBdr>
        <w:top w:val="single" w:sz="8" w:space="2" w:color="808080"/>
        <w:left w:val="single" w:sz="8" w:space="2" w:color="808080"/>
        <w:bottom w:val="single" w:sz="8" w:space="2" w:color="808080"/>
        <w:right w:val="single" w:sz="8" w:space="2" w:color="808080"/>
      </w:pBdr>
      <w:shd w:val="clear" w:color="FFFF00" w:fill="FFF9DE"/>
      <w:spacing w:before="240" w:after="240" w:line="258" w:lineRule="auto"/>
    </w:pPr>
    <w:rPr>
      <w:rFonts w:ascii="Arial" w:hAnsi="Arial"/>
      <w:lang w:eastAsia="en-US"/>
    </w:rPr>
  </w:style>
  <w:style w:type="paragraph" w:customStyle="1" w:styleId="PGEBody2">
    <w:name w:val="PGE Body 2"/>
    <w:basedOn w:val="Normal"/>
    <w:rsid w:val="00E079AC"/>
    <w:pPr>
      <w:spacing w:before="60" w:after="60"/>
      <w:ind w:left="360"/>
    </w:pPr>
    <w:rPr>
      <w:rFonts w:ascii="Arial" w:hAnsi="Arial"/>
    </w:rPr>
  </w:style>
  <w:style w:type="character" w:customStyle="1" w:styleId="Normal1">
    <w:name w:val="Normal1"/>
    <w:basedOn w:val="DefaultParagraphFont"/>
    <w:rsid w:val="003B1FEC"/>
  </w:style>
  <w:style w:type="character" w:customStyle="1" w:styleId="data">
    <w:name w:val="data"/>
    <w:basedOn w:val="DefaultParagraphFont"/>
    <w:rsid w:val="00004FFC"/>
  </w:style>
  <w:style w:type="paragraph" w:customStyle="1" w:styleId="Default">
    <w:name w:val="Default"/>
    <w:rsid w:val="00D374FD"/>
    <w:pPr>
      <w:autoSpaceDE w:val="0"/>
      <w:autoSpaceDN w:val="0"/>
      <w:adjustRightInd w:val="0"/>
    </w:pPr>
    <w:rPr>
      <w:rFonts w:ascii="Calibri" w:hAnsi="Calibri" w:cs="Calibri"/>
      <w:color w:val="000000"/>
      <w:sz w:val="24"/>
      <w:szCs w:val="24"/>
    </w:rPr>
  </w:style>
  <w:style w:type="paragraph" w:customStyle="1" w:styleId="Graphic">
    <w:name w:val="Graphic"/>
    <w:next w:val="Caption"/>
    <w:rsid w:val="001B7E6F"/>
    <w:pPr>
      <w:keepNext/>
      <w:widowControl w:val="0"/>
      <w:spacing w:after="120" w:line="244" w:lineRule="auto"/>
    </w:pPr>
    <w:rPr>
      <w:rFonts w:ascii="Arial" w:hAnsi="Arial"/>
      <w:color w:val="000000"/>
      <w:lang w:eastAsia="en-US"/>
    </w:rPr>
  </w:style>
  <w:style w:type="character" w:customStyle="1" w:styleId="FieldValue0">
    <w:name w:val="Field Value"/>
    <w:rsid w:val="001B7E6F"/>
    <w:rPr>
      <w:b/>
      <w:i/>
      <w:color w:val="000080"/>
      <w:sz w:val="20"/>
    </w:rPr>
  </w:style>
  <w:style w:type="paragraph" w:styleId="Caption">
    <w:name w:val="caption"/>
    <w:basedOn w:val="Normal"/>
    <w:next w:val="Normal"/>
    <w:uiPriority w:val="35"/>
    <w:semiHidden/>
    <w:unhideWhenUsed/>
    <w:qFormat/>
    <w:rsid w:val="001B7E6F"/>
    <w:pPr>
      <w:spacing w:after="200"/>
    </w:pPr>
    <w:rPr>
      <w:b/>
      <w:bCs/>
      <w:color w:val="052F61" w:themeColor="accent1"/>
      <w:sz w:val="18"/>
      <w:szCs w:val="18"/>
    </w:rPr>
  </w:style>
  <w:style w:type="character" w:customStyle="1" w:styleId="Normal2">
    <w:name w:val="Normal2"/>
    <w:basedOn w:val="DefaultParagraphFont"/>
    <w:rsid w:val="00FD5C32"/>
  </w:style>
  <w:style w:type="character" w:customStyle="1" w:styleId="uimargin">
    <w:name w:val="uimargin"/>
    <w:basedOn w:val="DefaultParagraphFont"/>
    <w:rsid w:val="008C0F72"/>
  </w:style>
  <w:style w:type="paragraph" w:customStyle="1" w:styleId="IRTableText2">
    <w:name w:val="IR Table Text2"/>
    <w:basedOn w:val="Table"/>
    <w:qFormat/>
    <w:rsid w:val="00502C2B"/>
    <w:pPr>
      <w:widowControl w:val="0"/>
      <w:spacing w:line="259" w:lineRule="auto"/>
    </w:pPr>
    <w:rPr>
      <w:rFonts w:ascii="Arial" w:hAnsi="Arial" w:cs="Arial"/>
      <w:lang w:eastAsia="en-US"/>
    </w:rPr>
  </w:style>
  <w:style w:type="character" w:customStyle="1" w:styleId="HeaderChar">
    <w:name w:val="Header Char"/>
    <w:basedOn w:val="DefaultParagraphFont"/>
    <w:link w:val="Header"/>
    <w:uiPriority w:val="99"/>
    <w:rsid w:val="00DB1167"/>
    <w:rPr>
      <w:sz w:val="16"/>
      <w:lang w:eastAsia="es-ES"/>
    </w:rPr>
  </w:style>
  <w:style w:type="paragraph" w:styleId="NoSpacing">
    <w:name w:val="No Spacing"/>
    <w:link w:val="NoSpacingChar"/>
    <w:uiPriority w:val="1"/>
    <w:qFormat/>
    <w:rsid w:val="00DB1167"/>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DB1167"/>
    <w:rPr>
      <w:rFonts w:asciiTheme="minorHAnsi" w:eastAsiaTheme="minorEastAsia" w:hAnsiTheme="minorHAnsi" w:cstheme="minorBidi"/>
      <w:sz w:val="22"/>
      <w:szCs w:val="22"/>
      <w:lang w:eastAsia="en-US"/>
    </w:rPr>
  </w:style>
  <w:style w:type="table" w:styleId="ListTable5Dark-Accent1">
    <w:name w:val="List Table 5 Dark Accent 1"/>
    <w:basedOn w:val="TableNormal"/>
    <w:uiPriority w:val="50"/>
    <w:rsid w:val="0086623F"/>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52F61" w:themeFill="accent1"/>
    </w:tcPr>
    <w:tblStylePr w:type="firstRow">
      <w:rPr>
        <w:b/>
        <w:bCs/>
      </w:rPr>
    </w:tblStylePr>
    <w:tblStylePr w:type="lastRow">
      <w:rPr>
        <w:b/>
        <w:bCs/>
      </w:rPr>
    </w:tblStylePr>
    <w:tblStylePr w:type="firstCol">
      <w:rPr>
        <w:b/>
        <w:bCs/>
      </w:rPr>
    </w:tblStylePr>
    <w:tblStylePr w:type="lastCol">
      <w:rPr>
        <w:b/>
        <w:bCs/>
      </w:rPr>
    </w:tblStylePr>
  </w:style>
  <w:style w:type="paragraph" w:customStyle="1" w:styleId="TOCHeading11">
    <w:name w:val="TOC Heading11"/>
    <w:basedOn w:val="Normal"/>
    <w:rsid w:val="0072037A"/>
    <w:pPr>
      <w:keepNext/>
      <w:pageBreakBefore/>
      <w:pBdr>
        <w:top w:val="single" w:sz="48" w:space="26" w:color="auto"/>
      </w:pBdr>
      <w:spacing w:before="960" w:after="960" w:line="360" w:lineRule="auto"/>
      <w:ind w:left="1440"/>
    </w:pPr>
    <w:rPr>
      <w:rFonts w:ascii="Arial" w:hAnsi="Arial"/>
      <w:sz w:val="36"/>
    </w:rPr>
  </w:style>
  <w:style w:type="paragraph" w:customStyle="1" w:styleId="TableTextPlain">
    <w:name w:val="*Table Text Plain"/>
    <w:rsid w:val="0072037A"/>
    <w:pPr>
      <w:spacing w:before="120" w:after="120"/>
    </w:pPr>
    <w:rPr>
      <w:color w:val="000000"/>
      <w:lang w:eastAsia="en-US"/>
    </w:rPr>
  </w:style>
  <w:style w:type="character" w:customStyle="1" w:styleId="Heading1Char">
    <w:name w:val="Heading 1 Char"/>
    <w:aliases w:val="HD1 Char,Section Char,Section Heading Char,H1 Char,CM-Heading 1 Char,h1 Char,ChapNum Char,Heading 1 TOC Char,A MAJOR/BOLD Char,A MAJOR/BOLD1 Char,h11 Char,AGC Heading Char,h1 chapter heading Char,h12 Char,Heading 1(Report Only) Char"/>
    <w:basedOn w:val="DefaultParagraphFont"/>
    <w:link w:val="Heading1"/>
    <w:rsid w:val="00AF08C8"/>
    <w:rPr>
      <w:rFonts w:ascii="Calibri" w:hAnsi="Calibri" w:cs="Calibri"/>
      <w:caps/>
      <w:color w:val="032348" w:themeColor="accent1" w:themeShade="BF"/>
      <w:sz w:val="28"/>
      <w:szCs w:val="28"/>
      <w:shd w:val="clear" w:color="auto" w:fill="FFFFFF"/>
      <w:lang w:eastAsia="es-ES"/>
    </w:rPr>
  </w:style>
  <w:style w:type="character" w:styleId="SubtleReference">
    <w:name w:val="Subtle Reference"/>
    <w:basedOn w:val="DefaultParagraphFont"/>
    <w:uiPriority w:val="31"/>
    <w:qFormat/>
    <w:rsid w:val="0072037A"/>
    <w:rPr>
      <w:smallCaps/>
      <w:color w:val="A50E82" w:themeColor="accent2"/>
      <w:u w:val="single"/>
    </w:rPr>
  </w:style>
  <w:style w:type="character" w:customStyle="1" w:styleId="Heading2Char">
    <w:name w:val="Heading 2 Char"/>
    <w:aliases w:val="HD2 Char,H2 Char,LCL1 Char,h2 Char,Heading 2subnumbered Char,Chapter Title Char,CM-Heading 2 Char,2 Char,Header 2 Char,l2 Char,Level 2 Head Char,Main Heading Char,Heading 2 Hidden Char,(Alt+2) Char,1 Char,Heading 1.1.1.1.1 Char,Major Char"/>
    <w:basedOn w:val="DefaultParagraphFont"/>
    <w:link w:val="Heading2"/>
    <w:rsid w:val="000E7CB2"/>
    <w:rPr>
      <w:rFonts w:ascii="Calibri" w:hAnsi="Calibri" w:cs="Calibri"/>
      <w:bCs/>
      <w:color w:val="032348" w:themeColor="accent1" w:themeShade="BF"/>
      <w:sz w:val="28"/>
      <w:szCs w:val="28"/>
      <w:lang w:eastAsia="es-ES"/>
    </w:rPr>
  </w:style>
  <w:style w:type="character" w:customStyle="1" w:styleId="Heading5Char">
    <w:name w:val="Heading 5 Char"/>
    <w:aliases w:val="H5 Char,Level 3 - i Char,Block Label (Verdana) Char,Block Label Char,L5 Char,Heading5 Char,Appendix A to X Char,Appendix A to X1 Char,Appendix A to X2 Char,Appendix A to X11 Char"/>
    <w:basedOn w:val="DefaultParagraphFont"/>
    <w:link w:val="Heading5"/>
    <w:rsid w:val="00EB76F3"/>
    <w:rPr>
      <w:rFonts w:ascii="Calibri Light" w:hAnsi="Calibri Light"/>
      <w:b/>
      <w:color w:val="032348" w:themeColor="accent1" w:themeShade="BF"/>
      <w:lang w:eastAsia="es-ES"/>
    </w:rPr>
  </w:style>
  <w:style w:type="character" w:customStyle="1" w:styleId="Heading6Char">
    <w:name w:val="Heading 6 Char"/>
    <w:aliases w:val="H6 Char"/>
    <w:basedOn w:val="DefaultParagraphFont"/>
    <w:link w:val="Heading6"/>
    <w:rsid w:val="00EB76F3"/>
    <w:rPr>
      <w:rFonts w:ascii="Calibri Light" w:hAnsi="Calibri Light"/>
      <w:b/>
      <w:color w:val="032348" w:themeColor="accent1" w:themeShade="BF"/>
      <w:lang w:eastAsia="es-ES"/>
    </w:rPr>
  </w:style>
  <w:style w:type="character" w:customStyle="1" w:styleId="Heading7Char">
    <w:name w:val="Heading 7 Char"/>
    <w:basedOn w:val="DefaultParagraphFont"/>
    <w:link w:val="Heading7"/>
    <w:rsid w:val="0072037A"/>
    <w:rPr>
      <w:rFonts w:ascii="Times" w:hAnsi="Times"/>
      <w:i/>
      <w:lang w:eastAsia="es-ES"/>
    </w:rPr>
  </w:style>
  <w:style w:type="character" w:styleId="Emphasis">
    <w:name w:val="Emphasis"/>
    <w:basedOn w:val="DefaultParagraphFont"/>
    <w:qFormat/>
    <w:rsid w:val="0072037A"/>
    <w:rPr>
      <w:rFonts w:ascii="Arial" w:hAnsi="Arial"/>
      <w:i/>
      <w:iCs/>
      <w:sz w:val="16"/>
    </w:rPr>
  </w:style>
  <w:style w:type="character" w:styleId="IntenseReference">
    <w:name w:val="Intense Reference"/>
    <w:basedOn w:val="DefaultParagraphFont"/>
    <w:uiPriority w:val="32"/>
    <w:qFormat/>
    <w:rsid w:val="0072037A"/>
    <w:rPr>
      <w:b/>
      <w:bCs/>
      <w:smallCaps/>
      <w:color w:val="A50E82" w:themeColor="accent2"/>
      <w:spacing w:val="5"/>
      <w:u w:val="single"/>
    </w:rPr>
  </w:style>
  <w:style w:type="paragraph" w:customStyle="1" w:styleId="Notes">
    <w:name w:val="Notes"/>
    <w:basedOn w:val="Normal"/>
    <w:link w:val="NotesChar"/>
    <w:qFormat/>
    <w:rsid w:val="0072037A"/>
    <w:pPr>
      <w:pBdr>
        <w:top w:val="single" w:sz="4" w:space="1" w:color="auto"/>
        <w:left w:val="single" w:sz="4" w:space="4" w:color="auto"/>
        <w:bottom w:val="single" w:sz="4" w:space="1" w:color="auto"/>
        <w:right w:val="single" w:sz="4" w:space="4" w:color="auto"/>
      </w:pBdr>
      <w:shd w:val="clear" w:color="auto" w:fill="FFFF00"/>
      <w:spacing w:line="360" w:lineRule="auto"/>
    </w:pPr>
    <w:rPr>
      <w:rFonts w:ascii="Arial" w:hAnsi="Arial"/>
      <w:color w:val="FF0000"/>
    </w:rPr>
  </w:style>
  <w:style w:type="paragraph" w:customStyle="1" w:styleId="TableHeader">
    <w:name w:val="Table Header"/>
    <w:basedOn w:val="Normal"/>
    <w:link w:val="TableHeaderChar"/>
    <w:qFormat/>
    <w:rsid w:val="0072037A"/>
    <w:pPr>
      <w:shd w:val="clear" w:color="auto" w:fill="FF0000"/>
      <w:spacing w:line="360" w:lineRule="auto"/>
      <w:jc w:val="center"/>
    </w:pPr>
    <w:rPr>
      <w:rFonts w:ascii="Arial" w:hAnsi="Arial"/>
      <w:b/>
      <w:bCs/>
      <w:color w:val="FFFFFF"/>
      <w:szCs w:val="18"/>
      <w:lang w:val="en-AU" w:eastAsia="en-AU"/>
    </w:rPr>
  </w:style>
  <w:style w:type="character" w:customStyle="1" w:styleId="NotesChar">
    <w:name w:val="Notes Char"/>
    <w:basedOn w:val="DefaultParagraphFont"/>
    <w:link w:val="Notes"/>
    <w:rsid w:val="0072037A"/>
    <w:rPr>
      <w:rFonts w:ascii="Arial" w:hAnsi="Arial"/>
      <w:color w:val="FF0000"/>
      <w:shd w:val="clear" w:color="auto" w:fill="FFFF00"/>
      <w:lang w:eastAsia="es-ES"/>
    </w:rPr>
  </w:style>
  <w:style w:type="character" w:customStyle="1" w:styleId="TableHeaderChar">
    <w:name w:val="Table Header Char"/>
    <w:basedOn w:val="DefaultParagraphFont"/>
    <w:link w:val="TableHeader"/>
    <w:rsid w:val="0072037A"/>
    <w:rPr>
      <w:rFonts w:ascii="Arial" w:hAnsi="Arial"/>
      <w:b/>
      <w:bCs/>
      <w:color w:val="FFFFFF"/>
      <w:sz w:val="22"/>
      <w:szCs w:val="18"/>
      <w:shd w:val="clear" w:color="auto" w:fill="FF0000"/>
      <w:lang w:val="en-AU" w:eastAsia="en-AU"/>
    </w:rPr>
  </w:style>
  <w:style w:type="paragraph" w:customStyle="1" w:styleId="BulletOne">
    <w:name w:val="Bullet One"/>
    <w:basedOn w:val="ListParagraph"/>
    <w:link w:val="BulletOneChar1"/>
    <w:qFormat/>
    <w:rsid w:val="0072037A"/>
    <w:pPr>
      <w:numPr>
        <w:numId w:val="11"/>
      </w:numPr>
      <w:spacing w:before="0" w:after="200" w:line="360" w:lineRule="auto"/>
    </w:pPr>
    <w:rPr>
      <w:rFonts w:ascii="Arial" w:hAnsi="Arial"/>
    </w:rPr>
  </w:style>
  <w:style w:type="paragraph" w:customStyle="1" w:styleId="Number1">
    <w:name w:val="Number 1"/>
    <w:basedOn w:val="BulletOne"/>
    <w:link w:val="Number1Char"/>
    <w:qFormat/>
    <w:rsid w:val="0072037A"/>
    <w:pPr>
      <w:numPr>
        <w:numId w:val="13"/>
      </w:numPr>
    </w:pPr>
  </w:style>
  <w:style w:type="character" w:customStyle="1" w:styleId="ListParagraphChar">
    <w:name w:val="List Paragraph Char"/>
    <w:basedOn w:val="DefaultParagraphFont"/>
    <w:link w:val="ListParagraph"/>
    <w:uiPriority w:val="34"/>
    <w:rsid w:val="003A0551"/>
    <w:rPr>
      <w:rFonts w:ascii="Calibri Light" w:hAnsi="Calibri Light"/>
      <w:sz w:val="22"/>
      <w:lang w:eastAsia="es-ES"/>
    </w:rPr>
  </w:style>
  <w:style w:type="character" w:customStyle="1" w:styleId="BulletOneChar">
    <w:name w:val="Bullet One Char"/>
    <w:basedOn w:val="ListParagraphChar"/>
    <w:rsid w:val="0072037A"/>
    <w:rPr>
      <w:rFonts w:asciiTheme="minorHAnsi" w:hAnsiTheme="minorHAnsi"/>
      <w:sz w:val="22"/>
      <w:lang w:eastAsia="es-ES"/>
    </w:rPr>
  </w:style>
  <w:style w:type="paragraph" w:styleId="Subtitle">
    <w:name w:val="Subtitle"/>
    <w:basedOn w:val="Normal"/>
    <w:next w:val="Normal"/>
    <w:link w:val="SubtitleChar"/>
    <w:qFormat/>
    <w:rsid w:val="0072037A"/>
    <w:pPr>
      <w:numPr>
        <w:ilvl w:val="1"/>
      </w:numPr>
      <w:spacing w:line="360" w:lineRule="auto"/>
    </w:pPr>
    <w:rPr>
      <w:rFonts w:asciiTheme="majorHAnsi" w:eastAsiaTheme="majorEastAsia" w:hAnsiTheme="majorHAnsi" w:cstheme="majorBidi"/>
      <w:i/>
      <w:iCs/>
      <w:color w:val="052F61" w:themeColor="accent1"/>
      <w:spacing w:val="15"/>
      <w:sz w:val="24"/>
      <w:szCs w:val="24"/>
    </w:rPr>
  </w:style>
  <w:style w:type="character" w:customStyle="1" w:styleId="SubtitleChar">
    <w:name w:val="Subtitle Char"/>
    <w:basedOn w:val="DefaultParagraphFont"/>
    <w:link w:val="Subtitle"/>
    <w:rsid w:val="0072037A"/>
    <w:rPr>
      <w:rFonts w:asciiTheme="majorHAnsi" w:eastAsiaTheme="majorEastAsia" w:hAnsiTheme="majorHAnsi" w:cstheme="majorBidi"/>
      <w:i/>
      <w:iCs/>
      <w:color w:val="052F61" w:themeColor="accent1"/>
      <w:spacing w:val="15"/>
      <w:sz w:val="24"/>
      <w:szCs w:val="24"/>
      <w:lang w:eastAsia="es-ES"/>
    </w:rPr>
  </w:style>
  <w:style w:type="character" w:customStyle="1" w:styleId="BulletOneChar1">
    <w:name w:val="Bullet One Char1"/>
    <w:basedOn w:val="ListParagraphChar"/>
    <w:link w:val="BulletOne"/>
    <w:rsid w:val="0072037A"/>
    <w:rPr>
      <w:rFonts w:ascii="Arial" w:hAnsi="Arial"/>
      <w:sz w:val="22"/>
      <w:lang w:eastAsia="es-ES"/>
    </w:rPr>
  </w:style>
  <w:style w:type="character" w:customStyle="1" w:styleId="Number1Char">
    <w:name w:val="Number 1 Char"/>
    <w:basedOn w:val="BulletOneChar1"/>
    <w:link w:val="Number1"/>
    <w:rsid w:val="0072037A"/>
    <w:rPr>
      <w:rFonts w:ascii="Arial" w:hAnsi="Arial"/>
      <w:sz w:val="22"/>
      <w:lang w:eastAsia="es-ES"/>
    </w:rPr>
  </w:style>
  <w:style w:type="paragraph" w:customStyle="1" w:styleId="TableHeaderOriginal">
    <w:name w:val="Table Header Original"/>
    <w:basedOn w:val="TableHeading"/>
    <w:link w:val="TableHeaderOriginalChar"/>
    <w:qFormat/>
    <w:rsid w:val="0072037A"/>
    <w:pPr>
      <w:framePr w:wrap="around" w:vAnchor="text" w:hAnchor="text" w:y="1"/>
      <w:shd w:val="clear" w:color="auto" w:fill="55D2F1" w:themeFill="background2" w:themeFillShade="E6"/>
    </w:pPr>
    <w:rPr>
      <w:rFonts w:ascii="Arial" w:hAnsi="Arial"/>
    </w:rPr>
  </w:style>
  <w:style w:type="character" w:customStyle="1" w:styleId="TableHeaderOriginalChar">
    <w:name w:val="Table Header Original Char"/>
    <w:basedOn w:val="TableHeadingChar"/>
    <w:link w:val="TableHeaderOriginal"/>
    <w:rsid w:val="0072037A"/>
    <w:rPr>
      <w:rFonts w:ascii="Arial" w:hAnsi="Arial"/>
      <w:b/>
      <w:sz w:val="16"/>
      <w:shd w:val="clear" w:color="auto" w:fill="55D2F1" w:themeFill="background2" w:themeFillShade="E6"/>
      <w:lang w:eastAsia="es-ES"/>
    </w:rPr>
  </w:style>
  <w:style w:type="character" w:styleId="CommentReference">
    <w:name w:val="annotation reference"/>
    <w:basedOn w:val="DefaultParagraphFont"/>
    <w:uiPriority w:val="99"/>
    <w:rsid w:val="0072037A"/>
    <w:rPr>
      <w:sz w:val="16"/>
      <w:szCs w:val="16"/>
    </w:rPr>
  </w:style>
  <w:style w:type="paragraph" w:styleId="CommentSubject">
    <w:name w:val="annotation subject"/>
    <w:basedOn w:val="CommentText"/>
    <w:next w:val="CommentText"/>
    <w:link w:val="CommentSubjectChar"/>
    <w:rsid w:val="0072037A"/>
    <w:pPr>
      <w:spacing w:line="240" w:lineRule="auto"/>
    </w:pPr>
    <w:rPr>
      <w:rFonts w:ascii="Arial" w:hAnsi="Arial"/>
      <w:b/>
      <w:bCs/>
      <w:lang w:val="en-US" w:eastAsia="es-ES"/>
    </w:rPr>
  </w:style>
  <w:style w:type="character" w:customStyle="1" w:styleId="CommentSubjectChar">
    <w:name w:val="Comment Subject Char"/>
    <w:basedOn w:val="CommentTextChar"/>
    <w:link w:val="CommentSubject"/>
    <w:rsid w:val="0072037A"/>
    <w:rPr>
      <w:rFonts w:ascii="Arial" w:hAnsi="Arial"/>
      <w:b/>
      <w:bCs/>
      <w:lang w:val="nl-NL" w:eastAsia="es-ES"/>
    </w:rPr>
  </w:style>
  <w:style w:type="paragraph" w:styleId="IntenseQuote">
    <w:name w:val="Intense Quote"/>
    <w:basedOn w:val="Normal"/>
    <w:next w:val="Normal"/>
    <w:link w:val="IntenseQuoteChar"/>
    <w:uiPriority w:val="30"/>
    <w:qFormat/>
    <w:rsid w:val="0072037A"/>
    <w:pPr>
      <w:pBdr>
        <w:bottom w:val="single" w:sz="4" w:space="4" w:color="052F61" w:themeColor="accent1"/>
      </w:pBdr>
      <w:spacing w:before="200" w:after="280" w:line="360" w:lineRule="auto"/>
      <w:ind w:left="936" w:right="936"/>
    </w:pPr>
    <w:rPr>
      <w:rFonts w:ascii="Arial" w:hAnsi="Arial"/>
      <w:b/>
      <w:bCs/>
      <w:i/>
      <w:iCs/>
      <w:color w:val="052F61" w:themeColor="accent1"/>
    </w:rPr>
  </w:style>
  <w:style w:type="character" w:customStyle="1" w:styleId="IntenseQuoteChar">
    <w:name w:val="Intense Quote Char"/>
    <w:basedOn w:val="DefaultParagraphFont"/>
    <w:link w:val="IntenseQuote"/>
    <w:uiPriority w:val="30"/>
    <w:rsid w:val="0072037A"/>
    <w:rPr>
      <w:rFonts w:ascii="Arial" w:hAnsi="Arial"/>
      <w:b/>
      <w:bCs/>
      <w:i/>
      <w:iCs/>
      <w:color w:val="052F61" w:themeColor="accent1"/>
      <w:lang w:eastAsia="es-ES"/>
    </w:rPr>
  </w:style>
  <w:style w:type="paragraph" w:customStyle="1" w:styleId="NormalTab">
    <w:name w:val="Normal (Tab)"/>
    <w:basedOn w:val="Normal"/>
    <w:link w:val="NormalTabChar"/>
    <w:autoRedefine/>
    <w:qFormat/>
    <w:rsid w:val="00290F3A"/>
    <w:pPr>
      <w:spacing w:line="360" w:lineRule="auto"/>
    </w:pPr>
    <w:rPr>
      <w:rFonts w:cs="Calibri"/>
      <w:u w:val="single"/>
    </w:rPr>
  </w:style>
  <w:style w:type="character" w:customStyle="1" w:styleId="NormalTabChar">
    <w:name w:val="Normal (Tab) Char"/>
    <w:basedOn w:val="DefaultParagraphFont"/>
    <w:link w:val="NormalTab"/>
    <w:rsid w:val="00290F3A"/>
    <w:rPr>
      <w:rFonts w:ascii="Calibri" w:hAnsi="Calibri" w:cs="Calibri"/>
      <w:u w:val="single"/>
      <w:lang w:eastAsia="es-ES"/>
    </w:rPr>
  </w:style>
  <w:style w:type="paragraph" w:customStyle="1" w:styleId="BulletIndent1">
    <w:name w:val="Bullet Indent 1"/>
    <w:basedOn w:val="Normal"/>
    <w:link w:val="BulletIndent1Char"/>
    <w:qFormat/>
    <w:rsid w:val="0072037A"/>
    <w:pPr>
      <w:numPr>
        <w:numId w:val="12"/>
      </w:numPr>
      <w:spacing w:line="360" w:lineRule="auto"/>
    </w:pPr>
    <w:rPr>
      <w:rFonts w:ascii="Arial" w:hAnsi="Arial"/>
    </w:rPr>
  </w:style>
  <w:style w:type="character" w:customStyle="1" w:styleId="BulletIndent1Char">
    <w:name w:val="Bullet Indent 1 Char"/>
    <w:basedOn w:val="DefaultParagraphFont"/>
    <w:link w:val="BulletIndent1"/>
    <w:rsid w:val="0072037A"/>
    <w:rPr>
      <w:rFonts w:ascii="Arial" w:hAnsi="Arial"/>
      <w:lang w:eastAsia="es-ES"/>
    </w:rPr>
  </w:style>
  <w:style w:type="character" w:styleId="FollowedHyperlink">
    <w:name w:val="FollowedHyperlink"/>
    <w:basedOn w:val="DefaultParagraphFont"/>
    <w:rsid w:val="0072037A"/>
    <w:rPr>
      <w:color w:val="356A95" w:themeColor="followedHyperlink"/>
      <w:u w:val="single"/>
    </w:rPr>
  </w:style>
  <w:style w:type="paragraph" w:customStyle="1" w:styleId="Notes2">
    <w:name w:val="Notes2"/>
    <w:basedOn w:val="Notes"/>
    <w:next w:val="Notes"/>
    <w:link w:val="Notes2Char"/>
    <w:qFormat/>
    <w:rsid w:val="0072037A"/>
    <w:rPr>
      <w:i/>
      <w:color w:val="0A3049" w:themeColor="text2" w:themeShade="80"/>
    </w:rPr>
  </w:style>
  <w:style w:type="character" w:customStyle="1" w:styleId="Notes2Char">
    <w:name w:val="Notes2 Char"/>
    <w:basedOn w:val="NotesChar"/>
    <w:link w:val="Notes2"/>
    <w:rsid w:val="0072037A"/>
    <w:rPr>
      <w:rFonts w:ascii="Arial" w:hAnsi="Arial"/>
      <w:i/>
      <w:color w:val="0A3049" w:themeColor="text2" w:themeShade="80"/>
      <w:shd w:val="clear" w:color="auto" w:fill="FFFF00"/>
      <w:lang w:eastAsia="es-ES"/>
    </w:rPr>
  </w:style>
  <w:style w:type="character" w:customStyle="1" w:styleId="apple-converted-space">
    <w:name w:val="apple-converted-space"/>
    <w:basedOn w:val="DefaultParagraphFont"/>
    <w:rsid w:val="0072037A"/>
  </w:style>
  <w:style w:type="paragraph" w:styleId="NormalWeb">
    <w:name w:val="Normal (Web)"/>
    <w:basedOn w:val="Normal"/>
    <w:uiPriority w:val="99"/>
    <w:semiHidden/>
    <w:unhideWhenUsed/>
    <w:rsid w:val="0072037A"/>
    <w:pPr>
      <w:spacing w:before="100" w:beforeAutospacing="1" w:after="100" w:afterAutospacing="1"/>
    </w:pPr>
    <w:rPr>
      <w:sz w:val="24"/>
      <w:szCs w:val="24"/>
      <w:lang w:val="en-AU" w:eastAsia="en-AU"/>
    </w:rPr>
  </w:style>
  <w:style w:type="character" w:styleId="HTMLKeyboard">
    <w:name w:val="HTML Keyboard"/>
    <w:basedOn w:val="DefaultParagraphFont"/>
    <w:uiPriority w:val="99"/>
    <w:semiHidden/>
    <w:unhideWhenUsed/>
    <w:rsid w:val="0072037A"/>
    <w:rPr>
      <w:rFonts w:ascii="Courier New" w:eastAsia="Times New Roman" w:hAnsi="Courier New" w:cs="Courier New"/>
      <w:sz w:val="20"/>
      <w:szCs w:val="20"/>
    </w:rPr>
  </w:style>
  <w:style w:type="paragraph" w:customStyle="1" w:styleId="TableParagraph">
    <w:name w:val="Table Paragraph"/>
    <w:basedOn w:val="Normal"/>
    <w:uiPriority w:val="1"/>
    <w:qFormat/>
    <w:rsid w:val="0072037A"/>
    <w:pPr>
      <w:widowControl w:val="0"/>
      <w:ind w:left="820"/>
    </w:pPr>
    <w:rPr>
      <w:rFonts w:ascii="Arial" w:eastAsia="Arial" w:hAnsi="Arial" w:cs="Arial"/>
      <w:szCs w:val="22"/>
      <w:lang w:eastAsia="en-US"/>
    </w:rPr>
  </w:style>
  <w:style w:type="table" w:styleId="ListTable4">
    <w:name w:val="List Table 4"/>
    <w:basedOn w:val="TableNormal"/>
    <w:uiPriority w:val="49"/>
    <w:rsid w:val="00217A23"/>
    <w:rPr>
      <w:rFonts w:asciiTheme="minorHAnsi" w:eastAsiaTheme="minorHAnsi" w:hAnsiTheme="minorHAnsi" w:cstheme="minorBidi"/>
      <w:sz w:val="22"/>
      <w:szCs w:val="22"/>
      <w:lang w:eastAsia="en-US"/>
    </w:rPr>
    <w:tblPr>
      <w:tblStyleColBandSize w:val="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customStyle="1" w:styleId="FMIIcon">
    <w:name w:val="FMI Icon"/>
    <w:basedOn w:val="Normal"/>
    <w:next w:val="Normal"/>
    <w:rsid w:val="00931A9F"/>
    <w:pPr>
      <w:keepLines/>
      <w:widowControl w:val="0"/>
      <w:pBdr>
        <w:top w:val="single" w:sz="8" w:space="2" w:color="000080"/>
        <w:left w:val="single" w:sz="8" w:space="2" w:color="000080"/>
        <w:bottom w:val="single" w:sz="8" w:space="2" w:color="000080"/>
        <w:right w:val="single" w:sz="8" w:space="2" w:color="000080"/>
      </w:pBdr>
      <w:shd w:val="clear" w:color="EAEAEA" w:fill="F4F8FF"/>
      <w:spacing w:before="100" w:after="200"/>
      <w:ind w:left="720" w:hanging="720"/>
    </w:pPr>
    <w:rPr>
      <w:rFonts w:ascii="Arial" w:hAnsi="Arial"/>
    </w:rPr>
  </w:style>
  <w:style w:type="character" w:customStyle="1" w:styleId="datadc-varc-none-30-0">
    <w:name w:val="data dc-varc-none-30-0"/>
    <w:basedOn w:val="DefaultParagraphFont"/>
    <w:rsid w:val="006D356F"/>
  </w:style>
  <w:style w:type="paragraph" w:customStyle="1" w:styleId="IRTableHeading2">
    <w:name w:val="IR Table Heading2"/>
    <w:basedOn w:val="TableHead"/>
    <w:qFormat/>
    <w:rsid w:val="00A81174"/>
    <w:pPr>
      <w:widowControl w:val="0"/>
      <w:pBdr>
        <w:top w:val="single" w:sz="12" w:space="1" w:color="C0C0C0"/>
        <w:left w:val="single" w:sz="12" w:space="4" w:color="C0C0C0"/>
        <w:bottom w:val="single" w:sz="12" w:space="1" w:color="C0C0C0"/>
        <w:right w:val="single" w:sz="12" w:space="4" w:color="C0C0C0"/>
      </w:pBdr>
      <w:shd w:val="pct25" w:color="auto" w:fill="FFFFFF"/>
      <w:ind w:left="1952" w:hanging="1952"/>
    </w:pPr>
    <w:rPr>
      <w:bCs w:val="0"/>
      <w:lang w:eastAsia="en-US"/>
    </w:rPr>
  </w:style>
  <w:style w:type="paragraph" w:customStyle="1" w:styleId="PGEBody1">
    <w:name w:val="PGE Body 1"/>
    <w:basedOn w:val="Normal"/>
    <w:rsid w:val="00A81174"/>
    <w:pPr>
      <w:spacing w:before="60" w:after="60"/>
    </w:pPr>
    <w:rPr>
      <w:rFonts w:ascii="Arial" w:hAnsi="Arial"/>
    </w:rPr>
  </w:style>
  <w:style w:type="character" w:customStyle="1" w:styleId="CodeChar">
    <w:name w:val="Code Char"/>
    <w:rsid w:val="00EB17E4"/>
    <w:rPr>
      <w:rFonts w:ascii="Courier New" w:hAnsi="Courier New"/>
      <w:sz w:val="18"/>
      <w:lang w:val="en-US" w:eastAsia="en-US" w:bidi="ar-SA"/>
    </w:rPr>
  </w:style>
  <w:style w:type="character" w:customStyle="1" w:styleId="NoteTextChar">
    <w:name w:val="Note Text Char"/>
    <w:basedOn w:val="DefaultParagraphFont"/>
    <w:link w:val="NoteText0"/>
    <w:locked/>
    <w:rsid w:val="005F1DA2"/>
    <w:rPr>
      <w:rFonts w:ascii="Arial" w:hAnsi="Arial"/>
      <w:shd w:val="clear" w:color="FFFF00" w:fill="FFF9DE"/>
      <w:lang w:eastAsia="en-US"/>
    </w:rPr>
  </w:style>
  <w:style w:type="character" w:customStyle="1" w:styleId="MyTechNoteChar">
    <w:name w:val="MyTechNote Char"/>
    <w:link w:val="MyTechNote"/>
    <w:locked/>
    <w:rsid w:val="00FE71C5"/>
    <w:rPr>
      <w:rFonts w:ascii="Arial" w:hAnsi="Arial" w:cs="Arial"/>
      <w:color w:val="FF0000"/>
      <w:shd w:val="clear" w:color="auto" w:fill="FFF9DE"/>
    </w:rPr>
  </w:style>
  <w:style w:type="paragraph" w:customStyle="1" w:styleId="MyTechNote">
    <w:name w:val="MyTechNote"/>
    <w:basedOn w:val="Normal"/>
    <w:link w:val="MyTechNoteChar"/>
    <w:qFormat/>
    <w:rsid w:val="00FE71C5"/>
    <w:pPr>
      <w:keepLines/>
      <w:widowControl w:val="0"/>
      <w:pBdr>
        <w:top w:val="single" w:sz="8" w:space="2" w:color="808080"/>
        <w:left w:val="single" w:sz="8" w:space="2" w:color="808080"/>
        <w:bottom w:val="single" w:sz="8" w:space="2" w:color="808080"/>
        <w:right w:val="single" w:sz="8" w:space="2" w:color="808080"/>
      </w:pBdr>
      <w:shd w:val="clear" w:color="auto" w:fill="FFF9DE"/>
      <w:spacing w:before="240" w:after="240" w:line="256" w:lineRule="auto"/>
      <w:ind w:left="1440"/>
    </w:pPr>
    <w:rPr>
      <w:rFonts w:ascii="Arial" w:hAnsi="Arial" w:cs="Arial"/>
      <w:color w:val="FF0000"/>
      <w:lang w:eastAsia="zh-CN"/>
    </w:rPr>
  </w:style>
  <w:style w:type="paragraph" w:styleId="HTMLPreformatted">
    <w:name w:val="HTML Preformatted"/>
    <w:basedOn w:val="Normal"/>
    <w:link w:val="HTMLPreformattedChar"/>
    <w:uiPriority w:val="99"/>
    <w:unhideWhenUsed/>
    <w:rsid w:val="00D9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US"/>
    </w:rPr>
  </w:style>
  <w:style w:type="character" w:customStyle="1" w:styleId="HTMLPreformattedChar">
    <w:name w:val="HTML Preformatted Char"/>
    <w:basedOn w:val="DefaultParagraphFont"/>
    <w:link w:val="HTMLPreformatted"/>
    <w:uiPriority w:val="99"/>
    <w:rsid w:val="00D97150"/>
    <w:rPr>
      <w:rFonts w:ascii="Courier New" w:hAnsi="Courier New" w:cs="Courier New"/>
      <w:lang w:eastAsia="en-US"/>
    </w:rPr>
  </w:style>
  <w:style w:type="character" w:styleId="HTMLCode">
    <w:name w:val="HTML Code"/>
    <w:basedOn w:val="DefaultParagraphFont"/>
    <w:uiPriority w:val="99"/>
    <w:semiHidden/>
    <w:unhideWhenUsed/>
    <w:rsid w:val="00D97150"/>
    <w:rPr>
      <w:rFonts w:ascii="Courier New" w:eastAsia="Times New Roman" w:hAnsi="Courier New" w:cs="Courier New"/>
      <w:sz w:val="20"/>
      <w:szCs w:val="20"/>
    </w:rPr>
  </w:style>
  <w:style w:type="paragraph" w:customStyle="1" w:styleId="paragraph">
    <w:name w:val="paragraph"/>
    <w:basedOn w:val="Normal"/>
    <w:rsid w:val="004B5D98"/>
    <w:rPr>
      <w:rFonts w:ascii="Times New Roman" w:hAnsi="Times New Roman"/>
      <w:sz w:val="24"/>
      <w:szCs w:val="24"/>
      <w:lang w:eastAsia="en-US"/>
    </w:rPr>
  </w:style>
  <w:style w:type="character" w:customStyle="1" w:styleId="spellingerror">
    <w:name w:val="spellingerror"/>
    <w:basedOn w:val="DefaultParagraphFont"/>
    <w:rsid w:val="004B5D98"/>
  </w:style>
  <w:style w:type="character" w:customStyle="1" w:styleId="contextualspellingandgrammarerror">
    <w:name w:val="contextualspellingandgrammarerror"/>
    <w:basedOn w:val="DefaultParagraphFont"/>
    <w:rsid w:val="004B5D98"/>
  </w:style>
  <w:style w:type="character" w:customStyle="1" w:styleId="normaltextrun1">
    <w:name w:val="normaltextrun1"/>
    <w:basedOn w:val="DefaultParagraphFont"/>
    <w:rsid w:val="004B5D98"/>
  </w:style>
  <w:style w:type="character" w:customStyle="1" w:styleId="eop">
    <w:name w:val="eop"/>
    <w:basedOn w:val="DefaultParagraphFont"/>
    <w:rsid w:val="004B5D98"/>
  </w:style>
  <w:style w:type="paragraph" w:customStyle="1" w:styleId="HeadingStyle1">
    <w:name w:val="Heading Style 1"/>
    <w:basedOn w:val="Normal"/>
    <w:next w:val="Normal"/>
    <w:autoRedefine/>
    <w:uiPriority w:val="99"/>
    <w:rsid w:val="00D0557B"/>
    <w:pPr>
      <w:pageBreakBefore/>
      <w:numPr>
        <w:ilvl w:val="1"/>
        <w:numId w:val="15"/>
      </w:numPr>
      <w:pBdr>
        <w:bottom w:val="single" w:sz="18" w:space="1" w:color="1F497D"/>
      </w:pBdr>
      <w:tabs>
        <w:tab w:val="left" w:pos="576"/>
      </w:tabs>
      <w:spacing w:after="240"/>
      <w:ind w:left="360" w:hanging="360"/>
    </w:pPr>
    <w:rPr>
      <w:rFonts w:ascii="Arial" w:hAnsi="Arial" w:cs="Arial"/>
      <w:b/>
      <w:color w:val="1F497D"/>
      <w:kern w:val="28"/>
      <w:sz w:val="28"/>
      <w:szCs w:val="28"/>
      <w:lang w:eastAsia="en-US"/>
    </w:rPr>
  </w:style>
  <w:style w:type="character" w:styleId="UnresolvedMention">
    <w:name w:val="Unresolved Mention"/>
    <w:basedOn w:val="DefaultParagraphFont"/>
    <w:uiPriority w:val="99"/>
    <w:semiHidden/>
    <w:unhideWhenUsed/>
    <w:rsid w:val="005C683E"/>
    <w:rPr>
      <w:color w:val="605E5C"/>
      <w:shd w:val="clear" w:color="auto" w:fill="E1DFDD"/>
    </w:rPr>
  </w:style>
  <w:style w:type="character" w:customStyle="1" w:styleId="ph">
    <w:name w:val="ph"/>
    <w:basedOn w:val="DefaultParagraphFont"/>
    <w:rsid w:val="00CE348B"/>
  </w:style>
  <w:style w:type="character" w:customStyle="1" w:styleId="normaltextrun">
    <w:name w:val="normaltextrun"/>
    <w:basedOn w:val="DefaultParagraphFont"/>
    <w:rsid w:val="00277E5F"/>
  </w:style>
  <w:style w:type="character" w:customStyle="1" w:styleId="ParagraphStyleChar">
    <w:name w:val="Paragraph Style Char"/>
    <w:link w:val="ParagraphStyle"/>
    <w:locked/>
    <w:rsid w:val="00A52B88"/>
    <w:rPr>
      <w:sz w:val="22"/>
      <w:szCs w:val="22"/>
      <w:lang w:eastAsia="en-US"/>
    </w:rPr>
  </w:style>
  <w:style w:type="paragraph" w:customStyle="1" w:styleId="ParagraphStyle">
    <w:name w:val="Paragraph Style"/>
    <w:basedOn w:val="Normal"/>
    <w:link w:val="ParagraphStyleChar"/>
    <w:qFormat/>
    <w:rsid w:val="00A52B88"/>
    <w:pPr>
      <w:spacing w:before="120" w:after="120"/>
      <w:jc w:val="both"/>
    </w:pPr>
    <w:rPr>
      <w:rFonts w:ascii="Times New Roman" w:hAnsi="Times New Roman"/>
      <w:szCs w:val="22"/>
      <w:lang w:eastAsia="en-US"/>
    </w:rPr>
  </w:style>
  <w:style w:type="table" w:styleId="GridTable4-Accent1">
    <w:name w:val="Grid Table 4 Accent 1"/>
    <w:basedOn w:val="TableNormal"/>
    <w:uiPriority w:val="49"/>
    <w:rsid w:val="007F0E98"/>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customStyle="1" w:styleId="DelBullets">
    <w:name w:val="Del Bullets"/>
    <w:basedOn w:val="Normal"/>
    <w:rsid w:val="00BA36F9"/>
    <w:pPr>
      <w:numPr>
        <w:numId w:val="19"/>
      </w:numPr>
      <w:spacing w:before="120" w:after="120"/>
    </w:pPr>
    <w:rPr>
      <w:rFonts w:ascii="Arial" w:hAnsi="Arial"/>
      <w:lang w:val="en-GB"/>
    </w:rPr>
  </w:style>
  <w:style w:type="paragraph" w:styleId="TOC6">
    <w:name w:val="toc 6"/>
    <w:basedOn w:val="Normal"/>
    <w:next w:val="Normal"/>
    <w:uiPriority w:val="39"/>
    <w:unhideWhenUsed/>
    <w:rsid w:val="002A049B"/>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349">
      <w:bodyDiv w:val="1"/>
      <w:marLeft w:val="0"/>
      <w:marRight w:val="0"/>
      <w:marTop w:val="0"/>
      <w:marBottom w:val="0"/>
      <w:divBdr>
        <w:top w:val="none" w:sz="0" w:space="0" w:color="auto"/>
        <w:left w:val="none" w:sz="0" w:space="0" w:color="auto"/>
        <w:bottom w:val="none" w:sz="0" w:space="0" w:color="auto"/>
        <w:right w:val="none" w:sz="0" w:space="0" w:color="auto"/>
      </w:divBdr>
    </w:div>
    <w:div w:id="6298867">
      <w:bodyDiv w:val="1"/>
      <w:marLeft w:val="0"/>
      <w:marRight w:val="0"/>
      <w:marTop w:val="0"/>
      <w:marBottom w:val="0"/>
      <w:divBdr>
        <w:top w:val="none" w:sz="0" w:space="0" w:color="auto"/>
        <w:left w:val="none" w:sz="0" w:space="0" w:color="auto"/>
        <w:bottom w:val="none" w:sz="0" w:space="0" w:color="auto"/>
        <w:right w:val="none" w:sz="0" w:space="0" w:color="auto"/>
      </w:divBdr>
    </w:div>
    <w:div w:id="18893780">
      <w:bodyDiv w:val="1"/>
      <w:marLeft w:val="0"/>
      <w:marRight w:val="0"/>
      <w:marTop w:val="0"/>
      <w:marBottom w:val="0"/>
      <w:divBdr>
        <w:top w:val="none" w:sz="0" w:space="0" w:color="auto"/>
        <w:left w:val="none" w:sz="0" w:space="0" w:color="auto"/>
        <w:bottom w:val="none" w:sz="0" w:space="0" w:color="auto"/>
        <w:right w:val="none" w:sz="0" w:space="0" w:color="auto"/>
      </w:divBdr>
    </w:div>
    <w:div w:id="20713419">
      <w:bodyDiv w:val="1"/>
      <w:marLeft w:val="0"/>
      <w:marRight w:val="0"/>
      <w:marTop w:val="0"/>
      <w:marBottom w:val="0"/>
      <w:divBdr>
        <w:top w:val="none" w:sz="0" w:space="0" w:color="auto"/>
        <w:left w:val="none" w:sz="0" w:space="0" w:color="auto"/>
        <w:bottom w:val="none" w:sz="0" w:space="0" w:color="auto"/>
        <w:right w:val="none" w:sz="0" w:space="0" w:color="auto"/>
      </w:divBdr>
    </w:div>
    <w:div w:id="43257191">
      <w:bodyDiv w:val="1"/>
      <w:marLeft w:val="0"/>
      <w:marRight w:val="0"/>
      <w:marTop w:val="0"/>
      <w:marBottom w:val="0"/>
      <w:divBdr>
        <w:top w:val="none" w:sz="0" w:space="0" w:color="auto"/>
        <w:left w:val="none" w:sz="0" w:space="0" w:color="auto"/>
        <w:bottom w:val="none" w:sz="0" w:space="0" w:color="auto"/>
        <w:right w:val="none" w:sz="0" w:space="0" w:color="auto"/>
      </w:divBdr>
    </w:div>
    <w:div w:id="57900718">
      <w:bodyDiv w:val="1"/>
      <w:marLeft w:val="0"/>
      <w:marRight w:val="0"/>
      <w:marTop w:val="0"/>
      <w:marBottom w:val="0"/>
      <w:divBdr>
        <w:top w:val="none" w:sz="0" w:space="0" w:color="auto"/>
        <w:left w:val="none" w:sz="0" w:space="0" w:color="auto"/>
        <w:bottom w:val="none" w:sz="0" w:space="0" w:color="auto"/>
        <w:right w:val="none" w:sz="0" w:space="0" w:color="auto"/>
      </w:divBdr>
    </w:div>
    <w:div w:id="63183060">
      <w:bodyDiv w:val="1"/>
      <w:marLeft w:val="0"/>
      <w:marRight w:val="0"/>
      <w:marTop w:val="0"/>
      <w:marBottom w:val="0"/>
      <w:divBdr>
        <w:top w:val="none" w:sz="0" w:space="0" w:color="auto"/>
        <w:left w:val="none" w:sz="0" w:space="0" w:color="auto"/>
        <w:bottom w:val="none" w:sz="0" w:space="0" w:color="auto"/>
        <w:right w:val="none" w:sz="0" w:space="0" w:color="auto"/>
      </w:divBdr>
    </w:div>
    <w:div w:id="69352006">
      <w:bodyDiv w:val="1"/>
      <w:marLeft w:val="0"/>
      <w:marRight w:val="0"/>
      <w:marTop w:val="0"/>
      <w:marBottom w:val="0"/>
      <w:divBdr>
        <w:top w:val="none" w:sz="0" w:space="0" w:color="auto"/>
        <w:left w:val="none" w:sz="0" w:space="0" w:color="auto"/>
        <w:bottom w:val="none" w:sz="0" w:space="0" w:color="auto"/>
        <w:right w:val="none" w:sz="0" w:space="0" w:color="auto"/>
      </w:divBdr>
    </w:div>
    <w:div w:id="99227682">
      <w:bodyDiv w:val="1"/>
      <w:marLeft w:val="0"/>
      <w:marRight w:val="0"/>
      <w:marTop w:val="0"/>
      <w:marBottom w:val="0"/>
      <w:divBdr>
        <w:top w:val="none" w:sz="0" w:space="0" w:color="auto"/>
        <w:left w:val="none" w:sz="0" w:space="0" w:color="auto"/>
        <w:bottom w:val="none" w:sz="0" w:space="0" w:color="auto"/>
        <w:right w:val="none" w:sz="0" w:space="0" w:color="auto"/>
      </w:divBdr>
    </w:div>
    <w:div w:id="101732912">
      <w:bodyDiv w:val="1"/>
      <w:marLeft w:val="0"/>
      <w:marRight w:val="0"/>
      <w:marTop w:val="0"/>
      <w:marBottom w:val="0"/>
      <w:divBdr>
        <w:top w:val="none" w:sz="0" w:space="0" w:color="auto"/>
        <w:left w:val="none" w:sz="0" w:space="0" w:color="auto"/>
        <w:bottom w:val="none" w:sz="0" w:space="0" w:color="auto"/>
        <w:right w:val="none" w:sz="0" w:space="0" w:color="auto"/>
      </w:divBdr>
    </w:div>
    <w:div w:id="129716907">
      <w:bodyDiv w:val="1"/>
      <w:marLeft w:val="0"/>
      <w:marRight w:val="0"/>
      <w:marTop w:val="0"/>
      <w:marBottom w:val="0"/>
      <w:divBdr>
        <w:top w:val="none" w:sz="0" w:space="0" w:color="auto"/>
        <w:left w:val="none" w:sz="0" w:space="0" w:color="auto"/>
        <w:bottom w:val="none" w:sz="0" w:space="0" w:color="auto"/>
        <w:right w:val="none" w:sz="0" w:space="0" w:color="auto"/>
      </w:divBdr>
    </w:div>
    <w:div w:id="141194828">
      <w:bodyDiv w:val="1"/>
      <w:marLeft w:val="0"/>
      <w:marRight w:val="0"/>
      <w:marTop w:val="0"/>
      <w:marBottom w:val="0"/>
      <w:divBdr>
        <w:top w:val="none" w:sz="0" w:space="0" w:color="auto"/>
        <w:left w:val="none" w:sz="0" w:space="0" w:color="auto"/>
        <w:bottom w:val="none" w:sz="0" w:space="0" w:color="auto"/>
        <w:right w:val="none" w:sz="0" w:space="0" w:color="auto"/>
      </w:divBdr>
    </w:div>
    <w:div w:id="142551306">
      <w:bodyDiv w:val="1"/>
      <w:marLeft w:val="0"/>
      <w:marRight w:val="0"/>
      <w:marTop w:val="0"/>
      <w:marBottom w:val="0"/>
      <w:divBdr>
        <w:top w:val="none" w:sz="0" w:space="0" w:color="auto"/>
        <w:left w:val="none" w:sz="0" w:space="0" w:color="auto"/>
        <w:bottom w:val="none" w:sz="0" w:space="0" w:color="auto"/>
        <w:right w:val="none" w:sz="0" w:space="0" w:color="auto"/>
      </w:divBdr>
    </w:div>
    <w:div w:id="169024914">
      <w:bodyDiv w:val="1"/>
      <w:marLeft w:val="0"/>
      <w:marRight w:val="0"/>
      <w:marTop w:val="0"/>
      <w:marBottom w:val="0"/>
      <w:divBdr>
        <w:top w:val="none" w:sz="0" w:space="0" w:color="auto"/>
        <w:left w:val="none" w:sz="0" w:space="0" w:color="auto"/>
        <w:bottom w:val="none" w:sz="0" w:space="0" w:color="auto"/>
        <w:right w:val="none" w:sz="0" w:space="0" w:color="auto"/>
      </w:divBdr>
    </w:div>
    <w:div w:id="188690442">
      <w:bodyDiv w:val="1"/>
      <w:marLeft w:val="0"/>
      <w:marRight w:val="0"/>
      <w:marTop w:val="0"/>
      <w:marBottom w:val="0"/>
      <w:divBdr>
        <w:top w:val="none" w:sz="0" w:space="0" w:color="auto"/>
        <w:left w:val="none" w:sz="0" w:space="0" w:color="auto"/>
        <w:bottom w:val="none" w:sz="0" w:space="0" w:color="auto"/>
        <w:right w:val="none" w:sz="0" w:space="0" w:color="auto"/>
      </w:divBdr>
    </w:div>
    <w:div w:id="189144637">
      <w:bodyDiv w:val="1"/>
      <w:marLeft w:val="0"/>
      <w:marRight w:val="0"/>
      <w:marTop w:val="0"/>
      <w:marBottom w:val="0"/>
      <w:divBdr>
        <w:top w:val="none" w:sz="0" w:space="0" w:color="auto"/>
        <w:left w:val="none" w:sz="0" w:space="0" w:color="auto"/>
        <w:bottom w:val="none" w:sz="0" w:space="0" w:color="auto"/>
        <w:right w:val="none" w:sz="0" w:space="0" w:color="auto"/>
      </w:divBdr>
    </w:div>
    <w:div w:id="222260595">
      <w:bodyDiv w:val="1"/>
      <w:marLeft w:val="0"/>
      <w:marRight w:val="0"/>
      <w:marTop w:val="0"/>
      <w:marBottom w:val="0"/>
      <w:divBdr>
        <w:top w:val="none" w:sz="0" w:space="0" w:color="auto"/>
        <w:left w:val="none" w:sz="0" w:space="0" w:color="auto"/>
        <w:bottom w:val="none" w:sz="0" w:space="0" w:color="auto"/>
        <w:right w:val="none" w:sz="0" w:space="0" w:color="auto"/>
      </w:divBdr>
    </w:div>
    <w:div w:id="238566548">
      <w:bodyDiv w:val="1"/>
      <w:marLeft w:val="0"/>
      <w:marRight w:val="0"/>
      <w:marTop w:val="0"/>
      <w:marBottom w:val="0"/>
      <w:divBdr>
        <w:top w:val="none" w:sz="0" w:space="0" w:color="auto"/>
        <w:left w:val="none" w:sz="0" w:space="0" w:color="auto"/>
        <w:bottom w:val="none" w:sz="0" w:space="0" w:color="auto"/>
        <w:right w:val="none" w:sz="0" w:space="0" w:color="auto"/>
      </w:divBdr>
    </w:div>
    <w:div w:id="250896854">
      <w:bodyDiv w:val="1"/>
      <w:marLeft w:val="0"/>
      <w:marRight w:val="0"/>
      <w:marTop w:val="0"/>
      <w:marBottom w:val="0"/>
      <w:divBdr>
        <w:top w:val="none" w:sz="0" w:space="0" w:color="auto"/>
        <w:left w:val="none" w:sz="0" w:space="0" w:color="auto"/>
        <w:bottom w:val="none" w:sz="0" w:space="0" w:color="auto"/>
        <w:right w:val="none" w:sz="0" w:space="0" w:color="auto"/>
      </w:divBdr>
    </w:div>
    <w:div w:id="262031496">
      <w:bodyDiv w:val="1"/>
      <w:marLeft w:val="0"/>
      <w:marRight w:val="0"/>
      <w:marTop w:val="0"/>
      <w:marBottom w:val="0"/>
      <w:divBdr>
        <w:top w:val="none" w:sz="0" w:space="0" w:color="auto"/>
        <w:left w:val="none" w:sz="0" w:space="0" w:color="auto"/>
        <w:bottom w:val="none" w:sz="0" w:space="0" w:color="auto"/>
        <w:right w:val="none" w:sz="0" w:space="0" w:color="auto"/>
      </w:divBdr>
    </w:div>
    <w:div w:id="264459744">
      <w:bodyDiv w:val="1"/>
      <w:marLeft w:val="0"/>
      <w:marRight w:val="0"/>
      <w:marTop w:val="0"/>
      <w:marBottom w:val="0"/>
      <w:divBdr>
        <w:top w:val="none" w:sz="0" w:space="0" w:color="auto"/>
        <w:left w:val="none" w:sz="0" w:space="0" w:color="auto"/>
        <w:bottom w:val="none" w:sz="0" w:space="0" w:color="auto"/>
        <w:right w:val="none" w:sz="0" w:space="0" w:color="auto"/>
      </w:divBdr>
      <w:divsChild>
        <w:div w:id="2029521561">
          <w:marLeft w:val="792"/>
          <w:marRight w:val="0"/>
          <w:marTop w:val="160"/>
          <w:marBottom w:val="0"/>
          <w:divBdr>
            <w:top w:val="none" w:sz="0" w:space="0" w:color="auto"/>
            <w:left w:val="none" w:sz="0" w:space="0" w:color="auto"/>
            <w:bottom w:val="none" w:sz="0" w:space="0" w:color="auto"/>
            <w:right w:val="none" w:sz="0" w:space="0" w:color="auto"/>
          </w:divBdr>
        </w:div>
      </w:divsChild>
    </w:div>
    <w:div w:id="268777487">
      <w:bodyDiv w:val="1"/>
      <w:marLeft w:val="0"/>
      <w:marRight w:val="0"/>
      <w:marTop w:val="0"/>
      <w:marBottom w:val="0"/>
      <w:divBdr>
        <w:top w:val="none" w:sz="0" w:space="0" w:color="auto"/>
        <w:left w:val="none" w:sz="0" w:space="0" w:color="auto"/>
        <w:bottom w:val="none" w:sz="0" w:space="0" w:color="auto"/>
        <w:right w:val="none" w:sz="0" w:space="0" w:color="auto"/>
      </w:divBdr>
    </w:div>
    <w:div w:id="270363012">
      <w:bodyDiv w:val="1"/>
      <w:marLeft w:val="0"/>
      <w:marRight w:val="0"/>
      <w:marTop w:val="0"/>
      <w:marBottom w:val="0"/>
      <w:divBdr>
        <w:top w:val="none" w:sz="0" w:space="0" w:color="auto"/>
        <w:left w:val="none" w:sz="0" w:space="0" w:color="auto"/>
        <w:bottom w:val="none" w:sz="0" w:space="0" w:color="auto"/>
        <w:right w:val="none" w:sz="0" w:space="0" w:color="auto"/>
      </w:divBdr>
      <w:divsChild>
        <w:div w:id="1741713606">
          <w:marLeft w:val="0"/>
          <w:marRight w:val="0"/>
          <w:marTop w:val="0"/>
          <w:marBottom w:val="0"/>
          <w:divBdr>
            <w:top w:val="none" w:sz="0" w:space="0" w:color="auto"/>
            <w:left w:val="none" w:sz="0" w:space="0" w:color="auto"/>
            <w:bottom w:val="none" w:sz="0" w:space="0" w:color="auto"/>
            <w:right w:val="none" w:sz="0" w:space="0" w:color="auto"/>
          </w:divBdr>
        </w:div>
      </w:divsChild>
    </w:div>
    <w:div w:id="275059542">
      <w:bodyDiv w:val="1"/>
      <w:marLeft w:val="0"/>
      <w:marRight w:val="0"/>
      <w:marTop w:val="0"/>
      <w:marBottom w:val="0"/>
      <w:divBdr>
        <w:top w:val="none" w:sz="0" w:space="0" w:color="auto"/>
        <w:left w:val="none" w:sz="0" w:space="0" w:color="auto"/>
        <w:bottom w:val="none" w:sz="0" w:space="0" w:color="auto"/>
        <w:right w:val="none" w:sz="0" w:space="0" w:color="auto"/>
      </w:divBdr>
      <w:divsChild>
        <w:div w:id="127748809">
          <w:marLeft w:val="-75"/>
          <w:marRight w:val="0"/>
          <w:marTop w:val="30"/>
          <w:marBottom w:val="30"/>
          <w:divBdr>
            <w:top w:val="none" w:sz="0" w:space="0" w:color="auto"/>
            <w:left w:val="none" w:sz="0" w:space="0" w:color="auto"/>
            <w:bottom w:val="none" w:sz="0" w:space="0" w:color="auto"/>
            <w:right w:val="none" w:sz="0" w:space="0" w:color="auto"/>
          </w:divBdr>
          <w:divsChild>
            <w:div w:id="305093228">
              <w:marLeft w:val="0"/>
              <w:marRight w:val="0"/>
              <w:marTop w:val="0"/>
              <w:marBottom w:val="0"/>
              <w:divBdr>
                <w:top w:val="none" w:sz="0" w:space="0" w:color="auto"/>
                <w:left w:val="none" w:sz="0" w:space="0" w:color="auto"/>
                <w:bottom w:val="none" w:sz="0" w:space="0" w:color="auto"/>
                <w:right w:val="none" w:sz="0" w:space="0" w:color="auto"/>
              </w:divBdr>
              <w:divsChild>
                <w:div w:id="975987416">
                  <w:marLeft w:val="0"/>
                  <w:marRight w:val="0"/>
                  <w:marTop w:val="0"/>
                  <w:marBottom w:val="0"/>
                  <w:divBdr>
                    <w:top w:val="none" w:sz="0" w:space="0" w:color="auto"/>
                    <w:left w:val="none" w:sz="0" w:space="0" w:color="auto"/>
                    <w:bottom w:val="none" w:sz="0" w:space="0" w:color="auto"/>
                    <w:right w:val="none" w:sz="0" w:space="0" w:color="auto"/>
                  </w:divBdr>
                </w:div>
              </w:divsChild>
            </w:div>
            <w:div w:id="405808248">
              <w:marLeft w:val="0"/>
              <w:marRight w:val="0"/>
              <w:marTop w:val="0"/>
              <w:marBottom w:val="0"/>
              <w:divBdr>
                <w:top w:val="none" w:sz="0" w:space="0" w:color="auto"/>
                <w:left w:val="none" w:sz="0" w:space="0" w:color="auto"/>
                <w:bottom w:val="none" w:sz="0" w:space="0" w:color="auto"/>
                <w:right w:val="none" w:sz="0" w:space="0" w:color="auto"/>
              </w:divBdr>
              <w:divsChild>
                <w:div w:id="216205520">
                  <w:marLeft w:val="0"/>
                  <w:marRight w:val="0"/>
                  <w:marTop w:val="0"/>
                  <w:marBottom w:val="0"/>
                  <w:divBdr>
                    <w:top w:val="none" w:sz="0" w:space="0" w:color="auto"/>
                    <w:left w:val="none" w:sz="0" w:space="0" w:color="auto"/>
                    <w:bottom w:val="none" w:sz="0" w:space="0" w:color="auto"/>
                    <w:right w:val="none" w:sz="0" w:space="0" w:color="auto"/>
                  </w:divBdr>
                </w:div>
              </w:divsChild>
            </w:div>
            <w:div w:id="541983892">
              <w:marLeft w:val="0"/>
              <w:marRight w:val="0"/>
              <w:marTop w:val="0"/>
              <w:marBottom w:val="0"/>
              <w:divBdr>
                <w:top w:val="none" w:sz="0" w:space="0" w:color="auto"/>
                <w:left w:val="none" w:sz="0" w:space="0" w:color="auto"/>
                <w:bottom w:val="none" w:sz="0" w:space="0" w:color="auto"/>
                <w:right w:val="none" w:sz="0" w:space="0" w:color="auto"/>
              </w:divBdr>
              <w:divsChild>
                <w:div w:id="18284608">
                  <w:marLeft w:val="0"/>
                  <w:marRight w:val="0"/>
                  <w:marTop w:val="0"/>
                  <w:marBottom w:val="0"/>
                  <w:divBdr>
                    <w:top w:val="none" w:sz="0" w:space="0" w:color="auto"/>
                    <w:left w:val="none" w:sz="0" w:space="0" w:color="auto"/>
                    <w:bottom w:val="none" w:sz="0" w:space="0" w:color="auto"/>
                    <w:right w:val="none" w:sz="0" w:space="0" w:color="auto"/>
                  </w:divBdr>
                </w:div>
              </w:divsChild>
            </w:div>
            <w:div w:id="798643958">
              <w:marLeft w:val="0"/>
              <w:marRight w:val="0"/>
              <w:marTop w:val="0"/>
              <w:marBottom w:val="0"/>
              <w:divBdr>
                <w:top w:val="none" w:sz="0" w:space="0" w:color="auto"/>
                <w:left w:val="none" w:sz="0" w:space="0" w:color="auto"/>
                <w:bottom w:val="none" w:sz="0" w:space="0" w:color="auto"/>
                <w:right w:val="none" w:sz="0" w:space="0" w:color="auto"/>
              </w:divBdr>
              <w:divsChild>
                <w:div w:id="8686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96509">
      <w:bodyDiv w:val="1"/>
      <w:marLeft w:val="0"/>
      <w:marRight w:val="0"/>
      <w:marTop w:val="0"/>
      <w:marBottom w:val="0"/>
      <w:divBdr>
        <w:top w:val="none" w:sz="0" w:space="0" w:color="auto"/>
        <w:left w:val="none" w:sz="0" w:space="0" w:color="auto"/>
        <w:bottom w:val="none" w:sz="0" w:space="0" w:color="auto"/>
        <w:right w:val="none" w:sz="0" w:space="0" w:color="auto"/>
      </w:divBdr>
    </w:div>
    <w:div w:id="290861900">
      <w:bodyDiv w:val="1"/>
      <w:marLeft w:val="0"/>
      <w:marRight w:val="0"/>
      <w:marTop w:val="0"/>
      <w:marBottom w:val="0"/>
      <w:divBdr>
        <w:top w:val="none" w:sz="0" w:space="0" w:color="auto"/>
        <w:left w:val="none" w:sz="0" w:space="0" w:color="auto"/>
        <w:bottom w:val="none" w:sz="0" w:space="0" w:color="auto"/>
        <w:right w:val="none" w:sz="0" w:space="0" w:color="auto"/>
      </w:divBdr>
    </w:div>
    <w:div w:id="308247444">
      <w:bodyDiv w:val="1"/>
      <w:marLeft w:val="0"/>
      <w:marRight w:val="0"/>
      <w:marTop w:val="0"/>
      <w:marBottom w:val="0"/>
      <w:divBdr>
        <w:top w:val="none" w:sz="0" w:space="0" w:color="auto"/>
        <w:left w:val="none" w:sz="0" w:space="0" w:color="auto"/>
        <w:bottom w:val="none" w:sz="0" w:space="0" w:color="auto"/>
        <w:right w:val="none" w:sz="0" w:space="0" w:color="auto"/>
      </w:divBdr>
    </w:div>
    <w:div w:id="311982570">
      <w:bodyDiv w:val="1"/>
      <w:marLeft w:val="0"/>
      <w:marRight w:val="0"/>
      <w:marTop w:val="0"/>
      <w:marBottom w:val="0"/>
      <w:divBdr>
        <w:top w:val="none" w:sz="0" w:space="0" w:color="auto"/>
        <w:left w:val="none" w:sz="0" w:space="0" w:color="auto"/>
        <w:bottom w:val="none" w:sz="0" w:space="0" w:color="auto"/>
        <w:right w:val="none" w:sz="0" w:space="0" w:color="auto"/>
      </w:divBdr>
      <w:divsChild>
        <w:div w:id="1436173377">
          <w:marLeft w:val="0"/>
          <w:marRight w:val="0"/>
          <w:marTop w:val="0"/>
          <w:marBottom w:val="0"/>
          <w:divBdr>
            <w:top w:val="none" w:sz="0" w:space="0" w:color="auto"/>
            <w:left w:val="none" w:sz="0" w:space="0" w:color="auto"/>
            <w:bottom w:val="none" w:sz="0" w:space="0" w:color="auto"/>
            <w:right w:val="none" w:sz="0" w:space="0" w:color="auto"/>
          </w:divBdr>
        </w:div>
      </w:divsChild>
    </w:div>
    <w:div w:id="312875297">
      <w:bodyDiv w:val="1"/>
      <w:marLeft w:val="0"/>
      <w:marRight w:val="0"/>
      <w:marTop w:val="0"/>
      <w:marBottom w:val="0"/>
      <w:divBdr>
        <w:top w:val="none" w:sz="0" w:space="0" w:color="auto"/>
        <w:left w:val="none" w:sz="0" w:space="0" w:color="auto"/>
        <w:bottom w:val="none" w:sz="0" w:space="0" w:color="auto"/>
        <w:right w:val="none" w:sz="0" w:space="0" w:color="auto"/>
      </w:divBdr>
    </w:div>
    <w:div w:id="315766643">
      <w:bodyDiv w:val="1"/>
      <w:marLeft w:val="0"/>
      <w:marRight w:val="0"/>
      <w:marTop w:val="0"/>
      <w:marBottom w:val="0"/>
      <w:divBdr>
        <w:top w:val="none" w:sz="0" w:space="0" w:color="auto"/>
        <w:left w:val="none" w:sz="0" w:space="0" w:color="auto"/>
        <w:bottom w:val="none" w:sz="0" w:space="0" w:color="auto"/>
        <w:right w:val="none" w:sz="0" w:space="0" w:color="auto"/>
      </w:divBdr>
    </w:div>
    <w:div w:id="315960107">
      <w:bodyDiv w:val="1"/>
      <w:marLeft w:val="0"/>
      <w:marRight w:val="0"/>
      <w:marTop w:val="0"/>
      <w:marBottom w:val="0"/>
      <w:divBdr>
        <w:top w:val="none" w:sz="0" w:space="0" w:color="auto"/>
        <w:left w:val="none" w:sz="0" w:space="0" w:color="auto"/>
        <w:bottom w:val="none" w:sz="0" w:space="0" w:color="auto"/>
        <w:right w:val="none" w:sz="0" w:space="0" w:color="auto"/>
      </w:divBdr>
    </w:div>
    <w:div w:id="322898525">
      <w:bodyDiv w:val="1"/>
      <w:marLeft w:val="0"/>
      <w:marRight w:val="0"/>
      <w:marTop w:val="0"/>
      <w:marBottom w:val="0"/>
      <w:divBdr>
        <w:top w:val="none" w:sz="0" w:space="0" w:color="auto"/>
        <w:left w:val="none" w:sz="0" w:space="0" w:color="auto"/>
        <w:bottom w:val="none" w:sz="0" w:space="0" w:color="auto"/>
        <w:right w:val="none" w:sz="0" w:space="0" w:color="auto"/>
      </w:divBdr>
    </w:div>
    <w:div w:id="357202239">
      <w:bodyDiv w:val="1"/>
      <w:marLeft w:val="0"/>
      <w:marRight w:val="0"/>
      <w:marTop w:val="0"/>
      <w:marBottom w:val="0"/>
      <w:divBdr>
        <w:top w:val="none" w:sz="0" w:space="0" w:color="auto"/>
        <w:left w:val="none" w:sz="0" w:space="0" w:color="auto"/>
        <w:bottom w:val="none" w:sz="0" w:space="0" w:color="auto"/>
        <w:right w:val="none" w:sz="0" w:space="0" w:color="auto"/>
      </w:divBdr>
    </w:div>
    <w:div w:id="357899279">
      <w:bodyDiv w:val="1"/>
      <w:marLeft w:val="0"/>
      <w:marRight w:val="0"/>
      <w:marTop w:val="0"/>
      <w:marBottom w:val="0"/>
      <w:divBdr>
        <w:top w:val="none" w:sz="0" w:space="0" w:color="auto"/>
        <w:left w:val="none" w:sz="0" w:space="0" w:color="auto"/>
        <w:bottom w:val="none" w:sz="0" w:space="0" w:color="auto"/>
        <w:right w:val="none" w:sz="0" w:space="0" w:color="auto"/>
      </w:divBdr>
    </w:div>
    <w:div w:id="376900076">
      <w:bodyDiv w:val="1"/>
      <w:marLeft w:val="0"/>
      <w:marRight w:val="0"/>
      <w:marTop w:val="0"/>
      <w:marBottom w:val="0"/>
      <w:divBdr>
        <w:top w:val="none" w:sz="0" w:space="0" w:color="auto"/>
        <w:left w:val="none" w:sz="0" w:space="0" w:color="auto"/>
        <w:bottom w:val="none" w:sz="0" w:space="0" w:color="auto"/>
        <w:right w:val="none" w:sz="0" w:space="0" w:color="auto"/>
      </w:divBdr>
    </w:div>
    <w:div w:id="400715576">
      <w:bodyDiv w:val="1"/>
      <w:marLeft w:val="0"/>
      <w:marRight w:val="0"/>
      <w:marTop w:val="0"/>
      <w:marBottom w:val="0"/>
      <w:divBdr>
        <w:top w:val="none" w:sz="0" w:space="0" w:color="auto"/>
        <w:left w:val="none" w:sz="0" w:space="0" w:color="auto"/>
        <w:bottom w:val="none" w:sz="0" w:space="0" w:color="auto"/>
        <w:right w:val="none" w:sz="0" w:space="0" w:color="auto"/>
      </w:divBdr>
    </w:div>
    <w:div w:id="420371167">
      <w:bodyDiv w:val="1"/>
      <w:marLeft w:val="0"/>
      <w:marRight w:val="0"/>
      <w:marTop w:val="0"/>
      <w:marBottom w:val="0"/>
      <w:divBdr>
        <w:top w:val="none" w:sz="0" w:space="0" w:color="auto"/>
        <w:left w:val="none" w:sz="0" w:space="0" w:color="auto"/>
        <w:bottom w:val="none" w:sz="0" w:space="0" w:color="auto"/>
        <w:right w:val="none" w:sz="0" w:space="0" w:color="auto"/>
      </w:divBdr>
      <w:divsChild>
        <w:div w:id="1430852061">
          <w:marLeft w:val="0"/>
          <w:marRight w:val="0"/>
          <w:marTop w:val="0"/>
          <w:marBottom w:val="0"/>
          <w:divBdr>
            <w:top w:val="none" w:sz="0" w:space="0" w:color="auto"/>
            <w:left w:val="none" w:sz="0" w:space="0" w:color="auto"/>
            <w:bottom w:val="none" w:sz="0" w:space="0" w:color="auto"/>
            <w:right w:val="none" w:sz="0" w:space="0" w:color="auto"/>
          </w:divBdr>
        </w:div>
        <w:div w:id="1600991459">
          <w:marLeft w:val="0"/>
          <w:marRight w:val="0"/>
          <w:marTop w:val="0"/>
          <w:marBottom w:val="0"/>
          <w:divBdr>
            <w:top w:val="none" w:sz="0" w:space="0" w:color="auto"/>
            <w:left w:val="none" w:sz="0" w:space="0" w:color="auto"/>
            <w:bottom w:val="none" w:sz="0" w:space="0" w:color="auto"/>
            <w:right w:val="none" w:sz="0" w:space="0" w:color="auto"/>
          </w:divBdr>
        </w:div>
        <w:div w:id="2097823185">
          <w:marLeft w:val="0"/>
          <w:marRight w:val="0"/>
          <w:marTop w:val="0"/>
          <w:marBottom w:val="0"/>
          <w:divBdr>
            <w:top w:val="none" w:sz="0" w:space="0" w:color="auto"/>
            <w:left w:val="none" w:sz="0" w:space="0" w:color="auto"/>
            <w:bottom w:val="none" w:sz="0" w:space="0" w:color="auto"/>
            <w:right w:val="none" w:sz="0" w:space="0" w:color="auto"/>
          </w:divBdr>
        </w:div>
      </w:divsChild>
    </w:div>
    <w:div w:id="421754624">
      <w:bodyDiv w:val="1"/>
      <w:marLeft w:val="0"/>
      <w:marRight w:val="0"/>
      <w:marTop w:val="0"/>
      <w:marBottom w:val="0"/>
      <w:divBdr>
        <w:top w:val="none" w:sz="0" w:space="0" w:color="auto"/>
        <w:left w:val="none" w:sz="0" w:space="0" w:color="auto"/>
        <w:bottom w:val="none" w:sz="0" w:space="0" w:color="auto"/>
        <w:right w:val="none" w:sz="0" w:space="0" w:color="auto"/>
      </w:divBdr>
    </w:div>
    <w:div w:id="424110413">
      <w:bodyDiv w:val="1"/>
      <w:marLeft w:val="0"/>
      <w:marRight w:val="0"/>
      <w:marTop w:val="0"/>
      <w:marBottom w:val="0"/>
      <w:divBdr>
        <w:top w:val="none" w:sz="0" w:space="0" w:color="auto"/>
        <w:left w:val="none" w:sz="0" w:space="0" w:color="auto"/>
        <w:bottom w:val="none" w:sz="0" w:space="0" w:color="auto"/>
        <w:right w:val="none" w:sz="0" w:space="0" w:color="auto"/>
      </w:divBdr>
    </w:div>
    <w:div w:id="424572279">
      <w:bodyDiv w:val="1"/>
      <w:marLeft w:val="0"/>
      <w:marRight w:val="0"/>
      <w:marTop w:val="0"/>
      <w:marBottom w:val="0"/>
      <w:divBdr>
        <w:top w:val="none" w:sz="0" w:space="0" w:color="auto"/>
        <w:left w:val="none" w:sz="0" w:space="0" w:color="auto"/>
        <w:bottom w:val="none" w:sz="0" w:space="0" w:color="auto"/>
        <w:right w:val="none" w:sz="0" w:space="0" w:color="auto"/>
      </w:divBdr>
    </w:div>
    <w:div w:id="437143444">
      <w:bodyDiv w:val="1"/>
      <w:marLeft w:val="0"/>
      <w:marRight w:val="0"/>
      <w:marTop w:val="0"/>
      <w:marBottom w:val="0"/>
      <w:divBdr>
        <w:top w:val="none" w:sz="0" w:space="0" w:color="auto"/>
        <w:left w:val="none" w:sz="0" w:space="0" w:color="auto"/>
        <w:bottom w:val="none" w:sz="0" w:space="0" w:color="auto"/>
        <w:right w:val="none" w:sz="0" w:space="0" w:color="auto"/>
      </w:divBdr>
    </w:div>
    <w:div w:id="459540890">
      <w:bodyDiv w:val="1"/>
      <w:marLeft w:val="0"/>
      <w:marRight w:val="0"/>
      <w:marTop w:val="0"/>
      <w:marBottom w:val="0"/>
      <w:divBdr>
        <w:top w:val="none" w:sz="0" w:space="0" w:color="auto"/>
        <w:left w:val="none" w:sz="0" w:space="0" w:color="auto"/>
        <w:bottom w:val="none" w:sz="0" w:space="0" w:color="auto"/>
        <w:right w:val="none" w:sz="0" w:space="0" w:color="auto"/>
      </w:divBdr>
    </w:div>
    <w:div w:id="475729493">
      <w:bodyDiv w:val="1"/>
      <w:marLeft w:val="0"/>
      <w:marRight w:val="0"/>
      <w:marTop w:val="0"/>
      <w:marBottom w:val="0"/>
      <w:divBdr>
        <w:top w:val="none" w:sz="0" w:space="0" w:color="auto"/>
        <w:left w:val="none" w:sz="0" w:space="0" w:color="auto"/>
        <w:bottom w:val="none" w:sz="0" w:space="0" w:color="auto"/>
        <w:right w:val="none" w:sz="0" w:space="0" w:color="auto"/>
      </w:divBdr>
    </w:div>
    <w:div w:id="531235830">
      <w:bodyDiv w:val="1"/>
      <w:marLeft w:val="0"/>
      <w:marRight w:val="0"/>
      <w:marTop w:val="0"/>
      <w:marBottom w:val="0"/>
      <w:divBdr>
        <w:top w:val="none" w:sz="0" w:space="0" w:color="auto"/>
        <w:left w:val="none" w:sz="0" w:space="0" w:color="auto"/>
        <w:bottom w:val="none" w:sz="0" w:space="0" w:color="auto"/>
        <w:right w:val="none" w:sz="0" w:space="0" w:color="auto"/>
      </w:divBdr>
      <w:divsChild>
        <w:div w:id="1758017911">
          <w:marLeft w:val="0"/>
          <w:marRight w:val="0"/>
          <w:marTop w:val="0"/>
          <w:marBottom w:val="0"/>
          <w:divBdr>
            <w:top w:val="none" w:sz="0" w:space="0" w:color="auto"/>
            <w:left w:val="none" w:sz="0" w:space="0" w:color="auto"/>
            <w:bottom w:val="none" w:sz="0" w:space="0" w:color="auto"/>
            <w:right w:val="none" w:sz="0" w:space="0" w:color="auto"/>
          </w:divBdr>
          <w:divsChild>
            <w:div w:id="1010378938">
              <w:marLeft w:val="0"/>
              <w:marRight w:val="0"/>
              <w:marTop w:val="0"/>
              <w:marBottom w:val="0"/>
              <w:divBdr>
                <w:top w:val="none" w:sz="0" w:space="0" w:color="auto"/>
                <w:left w:val="none" w:sz="0" w:space="0" w:color="auto"/>
                <w:bottom w:val="none" w:sz="0" w:space="0" w:color="auto"/>
                <w:right w:val="none" w:sz="0" w:space="0" w:color="auto"/>
              </w:divBdr>
              <w:divsChild>
                <w:div w:id="1248080157">
                  <w:marLeft w:val="0"/>
                  <w:marRight w:val="0"/>
                  <w:marTop w:val="0"/>
                  <w:marBottom w:val="0"/>
                  <w:divBdr>
                    <w:top w:val="none" w:sz="0" w:space="0" w:color="auto"/>
                    <w:left w:val="none" w:sz="0" w:space="0" w:color="auto"/>
                    <w:bottom w:val="none" w:sz="0" w:space="0" w:color="auto"/>
                    <w:right w:val="none" w:sz="0" w:space="0" w:color="auto"/>
                  </w:divBdr>
                  <w:divsChild>
                    <w:div w:id="1917931948">
                      <w:marLeft w:val="0"/>
                      <w:marRight w:val="0"/>
                      <w:marTop w:val="0"/>
                      <w:marBottom w:val="0"/>
                      <w:divBdr>
                        <w:top w:val="none" w:sz="0" w:space="0" w:color="auto"/>
                        <w:left w:val="none" w:sz="0" w:space="0" w:color="auto"/>
                        <w:bottom w:val="none" w:sz="0" w:space="0" w:color="auto"/>
                        <w:right w:val="none" w:sz="0" w:space="0" w:color="auto"/>
                      </w:divBdr>
                      <w:divsChild>
                        <w:div w:id="678313781">
                          <w:marLeft w:val="0"/>
                          <w:marRight w:val="0"/>
                          <w:marTop w:val="0"/>
                          <w:marBottom w:val="0"/>
                          <w:divBdr>
                            <w:top w:val="none" w:sz="0" w:space="0" w:color="auto"/>
                            <w:left w:val="none" w:sz="0" w:space="0" w:color="auto"/>
                            <w:bottom w:val="none" w:sz="0" w:space="0" w:color="auto"/>
                            <w:right w:val="none" w:sz="0" w:space="0" w:color="auto"/>
                          </w:divBdr>
                          <w:divsChild>
                            <w:div w:id="32968663">
                              <w:marLeft w:val="0"/>
                              <w:marRight w:val="0"/>
                              <w:marTop w:val="0"/>
                              <w:marBottom w:val="0"/>
                              <w:divBdr>
                                <w:top w:val="none" w:sz="0" w:space="0" w:color="auto"/>
                                <w:left w:val="none" w:sz="0" w:space="0" w:color="auto"/>
                                <w:bottom w:val="none" w:sz="0" w:space="0" w:color="auto"/>
                                <w:right w:val="none" w:sz="0" w:space="0" w:color="auto"/>
                              </w:divBdr>
                              <w:divsChild>
                                <w:div w:id="706874025">
                                  <w:marLeft w:val="0"/>
                                  <w:marRight w:val="0"/>
                                  <w:marTop w:val="0"/>
                                  <w:marBottom w:val="0"/>
                                  <w:divBdr>
                                    <w:top w:val="none" w:sz="0" w:space="0" w:color="auto"/>
                                    <w:left w:val="none" w:sz="0" w:space="0" w:color="auto"/>
                                    <w:bottom w:val="none" w:sz="0" w:space="0" w:color="auto"/>
                                    <w:right w:val="none" w:sz="0" w:space="0" w:color="auto"/>
                                  </w:divBdr>
                                  <w:divsChild>
                                    <w:div w:id="2120296105">
                                      <w:marLeft w:val="0"/>
                                      <w:marRight w:val="0"/>
                                      <w:marTop w:val="0"/>
                                      <w:marBottom w:val="0"/>
                                      <w:divBdr>
                                        <w:top w:val="none" w:sz="0" w:space="0" w:color="auto"/>
                                        <w:left w:val="none" w:sz="0" w:space="0" w:color="auto"/>
                                        <w:bottom w:val="none" w:sz="0" w:space="0" w:color="auto"/>
                                        <w:right w:val="none" w:sz="0" w:space="0" w:color="auto"/>
                                      </w:divBdr>
                                      <w:divsChild>
                                        <w:div w:id="376977946">
                                          <w:marLeft w:val="0"/>
                                          <w:marRight w:val="0"/>
                                          <w:marTop w:val="0"/>
                                          <w:marBottom w:val="0"/>
                                          <w:divBdr>
                                            <w:top w:val="none" w:sz="0" w:space="0" w:color="auto"/>
                                            <w:left w:val="none" w:sz="0" w:space="0" w:color="auto"/>
                                            <w:bottom w:val="none" w:sz="0" w:space="0" w:color="auto"/>
                                            <w:right w:val="none" w:sz="0" w:space="0" w:color="auto"/>
                                          </w:divBdr>
                                          <w:divsChild>
                                            <w:div w:id="2022320698">
                                              <w:marLeft w:val="0"/>
                                              <w:marRight w:val="0"/>
                                              <w:marTop w:val="0"/>
                                              <w:marBottom w:val="0"/>
                                              <w:divBdr>
                                                <w:top w:val="none" w:sz="0" w:space="0" w:color="auto"/>
                                                <w:left w:val="none" w:sz="0" w:space="0" w:color="auto"/>
                                                <w:bottom w:val="none" w:sz="0" w:space="0" w:color="auto"/>
                                                <w:right w:val="none" w:sz="0" w:space="0" w:color="auto"/>
                                              </w:divBdr>
                                              <w:divsChild>
                                                <w:div w:id="1103653395">
                                                  <w:marLeft w:val="0"/>
                                                  <w:marRight w:val="0"/>
                                                  <w:marTop w:val="0"/>
                                                  <w:marBottom w:val="0"/>
                                                  <w:divBdr>
                                                    <w:top w:val="none" w:sz="0" w:space="0" w:color="auto"/>
                                                    <w:left w:val="none" w:sz="0" w:space="0" w:color="auto"/>
                                                    <w:bottom w:val="none" w:sz="0" w:space="0" w:color="auto"/>
                                                    <w:right w:val="none" w:sz="0" w:space="0" w:color="auto"/>
                                                  </w:divBdr>
                                                  <w:divsChild>
                                                    <w:div w:id="2082293636">
                                                      <w:marLeft w:val="0"/>
                                                      <w:marRight w:val="0"/>
                                                      <w:marTop w:val="0"/>
                                                      <w:marBottom w:val="0"/>
                                                      <w:divBdr>
                                                        <w:top w:val="single" w:sz="6" w:space="0" w:color="auto"/>
                                                        <w:left w:val="none" w:sz="0" w:space="0" w:color="auto"/>
                                                        <w:bottom w:val="single" w:sz="6" w:space="0" w:color="auto"/>
                                                        <w:right w:val="none" w:sz="0" w:space="0" w:color="auto"/>
                                                      </w:divBdr>
                                                      <w:divsChild>
                                                        <w:div w:id="71704488">
                                                          <w:marLeft w:val="0"/>
                                                          <w:marRight w:val="0"/>
                                                          <w:marTop w:val="0"/>
                                                          <w:marBottom w:val="0"/>
                                                          <w:divBdr>
                                                            <w:top w:val="none" w:sz="0" w:space="0" w:color="auto"/>
                                                            <w:left w:val="none" w:sz="0" w:space="0" w:color="auto"/>
                                                            <w:bottom w:val="none" w:sz="0" w:space="0" w:color="auto"/>
                                                            <w:right w:val="none" w:sz="0" w:space="0" w:color="auto"/>
                                                          </w:divBdr>
                                                          <w:divsChild>
                                                            <w:div w:id="746079240">
                                                              <w:marLeft w:val="0"/>
                                                              <w:marRight w:val="0"/>
                                                              <w:marTop w:val="0"/>
                                                              <w:marBottom w:val="0"/>
                                                              <w:divBdr>
                                                                <w:top w:val="none" w:sz="0" w:space="0" w:color="auto"/>
                                                                <w:left w:val="none" w:sz="0" w:space="0" w:color="auto"/>
                                                                <w:bottom w:val="none" w:sz="0" w:space="0" w:color="auto"/>
                                                                <w:right w:val="none" w:sz="0" w:space="0" w:color="auto"/>
                                                              </w:divBdr>
                                                              <w:divsChild>
                                                                <w:div w:id="318003868">
                                                                  <w:marLeft w:val="0"/>
                                                                  <w:marRight w:val="0"/>
                                                                  <w:marTop w:val="0"/>
                                                                  <w:marBottom w:val="0"/>
                                                                  <w:divBdr>
                                                                    <w:top w:val="none" w:sz="0" w:space="0" w:color="auto"/>
                                                                    <w:left w:val="none" w:sz="0" w:space="0" w:color="auto"/>
                                                                    <w:bottom w:val="none" w:sz="0" w:space="0" w:color="auto"/>
                                                                    <w:right w:val="none" w:sz="0" w:space="0" w:color="auto"/>
                                                                  </w:divBdr>
                                                                  <w:divsChild>
                                                                    <w:div w:id="378826550">
                                                                      <w:marLeft w:val="0"/>
                                                                      <w:marRight w:val="0"/>
                                                                      <w:marTop w:val="0"/>
                                                                      <w:marBottom w:val="0"/>
                                                                      <w:divBdr>
                                                                        <w:top w:val="none" w:sz="0" w:space="0" w:color="auto"/>
                                                                        <w:left w:val="none" w:sz="0" w:space="0" w:color="auto"/>
                                                                        <w:bottom w:val="none" w:sz="0" w:space="0" w:color="auto"/>
                                                                        <w:right w:val="none" w:sz="0" w:space="0" w:color="auto"/>
                                                                      </w:divBdr>
                                                                      <w:divsChild>
                                                                        <w:div w:id="819004096">
                                                                          <w:marLeft w:val="0"/>
                                                                          <w:marRight w:val="0"/>
                                                                          <w:marTop w:val="0"/>
                                                                          <w:marBottom w:val="0"/>
                                                                          <w:divBdr>
                                                                            <w:top w:val="none" w:sz="0" w:space="0" w:color="auto"/>
                                                                            <w:left w:val="none" w:sz="0" w:space="0" w:color="auto"/>
                                                                            <w:bottom w:val="none" w:sz="0" w:space="0" w:color="auto"/>
                                                                            <w:right w:val="none" w:sz="0" w:space="0" w:color="auto"/>
                                                                          </w:divBdr>
                                                                          <w:divsChild>
                                                                            <w:div w:id="1225484820">
                                                                              <w:marLeft w:val="0"/>
                                                                              <w:marRight w:val="0"/>
                                                                              <w:marTop w:val="0"/>
                                                                              <w:marBottom w:val="0"/>
                                                                              <w:divBdr>
                                                                                <w:top w:val="none" w:sz="0" w:space="0" w:color="auto"/>
                                                                                <w:left w:val="none" w:sz="0" w:space="0" w:color="auto"/>
                                                                                <w:bottom w:val="none" w:sz="0" w:space="0" w:color="auto"/>
                                                                                <w:right w:val="none" w:sz="0" w:space="0" w:color="auto"/>
                                                                              </w:divBdr>
                                                                              <w:divsChild>
                                                                                <w:div w:id="296760194">
                                                                                  <w:marLeft w:val="0"/>
                                                                                  <w:marRight w:val="0"/>
                                                                                  <w:marTop w:val="0"/>
                                                                                  <w:marBottom w:val="0"/>
                                                                                  <w:divBdr>
                                                                                    <w:top w:val="none" w:sz="0" w:space="0" w:color="auto"/>
                                                                                    <w:left w:val="none" w:sz="0" w:space="0" w:color="auto"/>
                                                                                    <w:bottom w:val="none" w:sz="0" w:space="0" w:color="auto"/>
                                                                                    <w:right w:val="none" w:sz="0" w:space="0" w:color="auto"/>
                                                                                  </w:divBdr>
                                                                                  <w:divsChild>
                                                                                    <w:div w:id="1550336349">
                                                                                      <w:marLeft w:val="0"/>
                                                                                      <w:marRight w:val="0"/>
                                                                                      <w:marTop w:val="0"/>
                                                                                      <w:marBottom w:val="0"/>
                                                                                      <w:divBdr>
                                                                                        <w:top w:val="none" w:sz="0" w:space="0" w:color="auto"/>
                                                                                        <w:left w:val="none" w:sz="0" w:space="0" w:color="auto"/>
                                                                                        <w:bottom w:val="none" w:sz="0" w:space="0" w:color="auto"/>
                                                                                        <w:right w:val="none" w:sz="0" w:space="0" w:color="auto"/>
                                                                                      </w:divBdr>
                                                                                    </w:div>
                                                                                    <w:div w:id="2143111704">
                                                                                      <w:marLeft w:val="0"/>
                                                                                      <w:marRight w:val="0"/>
                                                                                      <w:marTop w:val="0"/>
                                                                                      <w:marBottom w:val="0"/>
                                                                                      <w:divBdr>
                                                                                        <w:top w:val="none" w:sz="0" w:space="0" w:color="auto"/>
                                                                                        <w:left w:val="none" w:sz="0" w:space="0" w:color="auto"/>
                                                                                        <w:bottom w:val="none" w:sz="0" w:space="0" w:color="auto"/>
                                                                                        <w:right w:val="none" w:sz="0" w:space="0" w:color="auto"/>
                                                                                      </w:divBdr>
                                                                                    </w:div>
                                                                                  </w:divsChild>
                                                                                </w:div>
                                                                                <w:div w:id="323777192">
                                                                                  <w:marLeft w:val="0"/>
                                                                                  <w:marRight w:val="0"/>
                                                                                  <w:marTop w:val="0"/>
                                                                                  <w:marBottom w:val="0"/>
                                                                                  <w:divBdr>
                                                                                    <w:top w:val="none" w:sz="0" w:space="0" w:color="auto"/>
                                                                                    <w:left w:val="none" w:sz="0" w:space="0" w:color="auto"/>
                                                                                    <w:bottom w:val="none" w:sz="0" w:space="0" w:color="auto"/>
                                                                                    <w:right w:val="none" w:sz="0" w:space="0" w:color="auto"/>
                                                                                  </w:divBdr>
                                                                                  <w:divsChild>
                                                                                    <w:div w:id="1208253595">
                                                                                      <w:marLeft w:val="0"/>
                                                                                      <w:marRight w:val="0"/>
                                                                                      <w:marTop w:val="0"/>
                                                                                      <w:marBottom w:val="0"/>
                                                                                      <w:divBdr>
                                                                                        <w:top w:val="none" w:sz="0" w:space="0" w:color="auto"/>
                                                                                        <w:left w:val="none" w:sz="0" w:space="0" w:color="auto"/>
                                                                                        <w:bottom w:val="none" w:sz="0" w:space="0" w:color="auto"/>
                                                                                        <w:right w:val="none" w:sz="0" w:space="0" w:color="auto"/>
                                                                                      </w:divBdr>
                                                                                    </w:div>
                                                                                    <w:div w:id="1534224555">
                                                                                      <w:marLeft w:val="0"/>
                                                                                      <w:marRight w:val="0"/>
                                                                                      <w:marTop w:val="0"/>
                                                                                      <w:marBottom w:val="0"/>
                                                                                      <w:divBdr>
                                                                                        <w:top w:val="none" w:sz="0" w:space="0" w:color="auto"/>
                                                                                        <w:left w:val="none" w:sz="0" w:space="0" w:color="auto"/>
                                                                                        <w:bottom w:val="none" w:sz="0" w:space="0" w:color="auto"/>
                                                                                        <w:right w:val="none" w:sz="0" w:space="0" w:color="auto"/>
                                                                                      </w:divBdr>
                                                                                    </w:div>
                                                                                  </w:divsChild>
                                                                                </w:div>
                                                                                <w:div w:id="536894866">
                                                                                  <w:marLeft w:val="0"/>
                                                                                  <w:marRight w:val="0"/>
                                                                                  <w:marTop w:val="0"/>
                                                                                  <w:marBottom w:val="0"/>
                                                                                  <w:divBdr>
                                                                                    <w:top w:val="none" w:sz="0" w:space="0" w:color="auto"/>
                                                                                    <w:left w:val="none" w:sz="0" w:space="0" w:color="auto"/>
                                                                                    <w:bottom w:val="none" w:sz="0" w:space="0" w:color="auto"/>
                                                                                    <w:right w:val="none" w:sz="0" w:space="0" w:color="auto"/>
                                                                                  </w:divBdr>
                                                                                </w:div>
                                                                                <w:div w:id="565649448">
                                                                                  <w:marLeft w:val="0"/>
                                                                                  <w:marRight w:val="0"/>
                                                                                  <w:marTop w:val="0"/>
                                                                                  <w:marBottom w:val="0"/>
                                                                                  <w:divBdr>
                                                                                    <w:top w:val="none" w:sz="0" w:space="0" w:color="auto"/>
                                                                                    <w:left w:val="none" w:sz="0" w:space="0" w:color="auto"/>
                                                                                    <w:bottom w:val="none" w:sz="0" w:space="0" w:color="auto"/>
                                                                                    <w:right w:val="none" w:sz="0" w:space="0" w:color="auto"/>
                                                                                  </w:divBdr>
                                                                                  <w:divsChild>
                                                                                    <w:div w:id="532886185">
                                                                                      <w:marLeft w:val="-75"/>
                                                                                      <w:marRight w:val="0"/>
                                                                                      <w:marTop w:val="30"/>
                                                                                      <w:marBottom w:val="30"/>
                                                                                      <w:divBdr>
                                                                                        <w:top w:val="none" w:sz="0" w:space="0" w:color="auto"/>
                                                                                        <w:left w:val="none" w:sz="0" w:space="0" w:color="auto"/>
                                                                                        <w:bottom w:val="none" w:sz="0" w:space="0" w:color="auto"/>
                                                                                        <w:right w:val="none" w:sz="0" w:space="0" w:color="auto"/>
                                                                                      </w:divBdr>
                                                                                      <w:divsChild>
                                                                                        <w:div w:id="159393164">
                                                                                          <w:marLeft w:val="0"/>
                                                                                          <w:marRight w:val="0"/>
                                                                                          <w:marTop w:val="0"/>
                                                                                          <w:marBottom w:val="0"/>
                                                                                          <w:divBdr>
                                                                                            <w:top w:val="none" w:sz="0" w:space="0" w:color="auto"/>
                                                                                            <w:left w:val="none" w:sz="0" w:space="0" w:color="auto"/>
                                                                                            <w:bottom w:val="none" w:sz="0" w:space="0" w:color="auto"/>
                                                                                            <w:right w:val="none" w:sz="0" w:space="0" w:color="auto"/>
                                                                                          </w:divBdr>
                                                                                          <w:divsChild>
                                                                                            <w:div w:id="620916137">
                                                                                              <w:marLeft w:val="0"/>
                                                                                              <w:marRight w:val="0"/>
                                                                                              <w:marTop w:val="0"/>
                                                                                              <w:marBottom w:val="0"/>
                                                                                              <w:divBdr>
                                                                                                <w:top w:val="none" w:sz="0" w:space="0" w:color="auto"/>
                                                                                                <w:left w:val="none" w:sz="0" w:space="0" w:color="auto"/>
                                                                                                <w:bottom w:val="none" w:sz="0" w:space="0" w:color="auto"/>
                                                                                                <w:right w:val="none" w:sz="0" w:space="0" w:color="auto"/>
                                                                                              </w:divBdr>
                                                                                            </w:div>
                                                                                          </w:divsChild>
                                                                                        </w:div>
                                                                                        <w:div w:id="252707250">
                                                                                          <w:marLeft w:val="0"/>
                                                                                          <w:marRight w:val="0"/>
                                                                                          <w:marTop w:val="0"/>
                                                                                          <w:marBottom w:val="0"/>
                                                                                          <w:divBdr>
                                                                                            <w:top w:val="none" w:sz="0" w:space="0" w:color="auto"/>
                                                                                            <w:left w:val="none" w:sz="0" w:space="0" w:color="auto"/>
                                                                                            <w:bottom w:val="none" w:sz="0" w:space="0" w:color="auto"/>
                                                                                            <w:right w:val="none" w:sz="0" w:space="0" w:color="auto"/>
                                                                                          </w:divBdr>
                                                                                          <w:divsChild>
                                                                                            <w:div w:id="476457050">
                                                                                              <w:marLeft w:val="0"/>
                                                                                              <w:marRight w:val="0"/>
                                                                                              <w:marTop w:val="0"/>
                                                                                              <w:marBottom w:val="0"/>
                                                                                              <w:divBdr>
                                                                                                <w:top w:val="none" w:sz="0" w:space="0" w:color="auto"/>
                                                                                                <w:left w:val="none" w:sz="0" w:space="0" w:color="auto"/>
                                                                                                <w:bottom w:val="none" w:sz="0" w:space="0" w:color="auto"/>
                                                                                                <w:right w:val="none" w:sz="0" w:space="0" w:color="auto"/>
                                                                                              </w:divBdr>
                                                                                            </w:div>
                                                                                          </w:divsChild>
                                                                                        </w:div>
                                                                                        <w:div w:id="281233044">
                                                                                          <w:marLeft w:val="0"/>
                                                                                          <w:marRight w:val="0"/>
                                                                                          <w:marTop w:val="0"/>
                                                                                          <w:marBottom w:val="0"/>
                                                                                          <w:divBdr>
                                                                                            <w:top w:val="none" w:sz="0" w:space="0" w:color="auto"/>
                                                                                            <w:left w:val="none" w:sz="0" w:space="0" w:color="auto"/>
                                                                                            <w:bottom w:val="none" w:sz="0" w:space="0" w:color="auto"/>
                                                                                            <w:right w:val="none" w:sz="0" w:space="0" w:color="auto"/>
                                                                                          </w:divBdr>
                                                                                          <w:divsChild>
                                                                                            <w:div w:id="1264915450">
                                                                                              <w:marLeft w:val="0"/>
                                                                                              <w:marRight w:val="0"/>
                                                                                              <w:marTop w:val="0"/>
                                                                                              <w:marBottom w:val="0"/>
                                                                                              <w:divBdr>
                                                                                                <w:top w:val="none" w:sz="0" w:space="0" w:color="auto"/>
                                                                                                <w:left w:val="none" w:sz="0" w:space="0" w:color="auto"/>
                                                                                                <w:bottom w:val="none" w:sz="0" w:space="0" w:color="auto"/>
                                                                                                <w:right w:val="none" w:sz="0" w:space="0" w:color="auto"/>
                                                                                              </w:divBdr>
                                                                                            </w:div>
                                                                                            <w:div w:id="1636594374">
                                                                                              <w:marLeft w:val="0"/>
                                                                                              <w:marRight w:val="0"/>
                                                                                              <w:marTop w:val="0"/>
                                                                                              <w:marBottom w:val="0"/>
                                                                                              <w:divBdr>
                                                                                                <w:top w:val="none" w:sz="0" w:space="0" w:color="auto"/>
                                                                                                <w:left w:val="none" w:sz="0" w:space="0" w:color="auto"/>
                                                                                                <w:bottom w:val="none" w:sz="0" w:space="0" w:color="auto"/>
                                                                                                <w:right w:val="none" w:sz="0" w:space="0" w:color="auto"/>
                                                                                              </w:divBdr>
                                                                                            </w:div>
                                                                                            <w:div w:id="1720202648">
                                                                                              <w:marLeft w:val="0"/>
                                                                                              <w:marRight w:val="0"/>
                                                                                              <w:marTop w:val="0"/>
                                                                                              <w:marBottom w:val="0"/>
                                                                                              <w:divBdr>
                                                                                                <w:top w:val="none" w:sz="0" w:space="0" w:color="auto"/>
                                                                                                <w:left w:val="none" w:sz="0" w:space="0" w:color="auto"/>
                                                                                                <w:bottom w:val="none" w:sz="0" w:space="0" w:color="auto"/>
                                                                                                <w:right w:val="none" w:sz="0" w:space="0" w:color="auto"/>
                                                                                              </w:divBdr>
                                                                                            </w:div>
                                                                                            <w:div w:id="1794522689">
                                                                                              <w:marLeft w:val="0"/>
                                                                                              <w:marRight w:val="0"/>
                                                                                              <w:marTop w:val="0"/>
                                                                                              <w:marBottom w:val="0"/>
                                                                                              <w:divBdr>
                                                                                                <w:top w:val="none" w:sz="0" w:space="0" w:color="auto"/>
                                                                                                <w:left w:val="none" w:sz="0" w:space="0" w:color="auto"/>
                                                                                                <w:bottom w:val="none" w:sz="0" w:space="0" w:color="auto"/>
                                                                                                <w:right w:val="none" w:sz="0" w:space="0" w:color="auto"/>
                                                                                              </w:divBdr>
                                                                                            </w:div>
                                                                                            <w:div w:id="2120290428">
                                                                                              <w:marLeft w:val="0"/>
                                                                                              <w:marRight w:val="0"/>
                                                                                              <w:marTop w:val="0"/>
                                                                                              <w:marBottom w:val="0"/>
                                                                                              <w:divBdr>
                                                                                                <w:top w:val="none" w:sz="0" w:space="0" w:color="auto"/>
                                                                                                <w:left w:val="none" w:sz="0" w:space="0" w:color="auto"/>
                                                                                                <w:bottom w:val="none" w:sz="0" w:space="0" w:color="auto"/>
                                                                                                <w:right w:val="none" w:sz="0" w:space="0" w:color="auto"/>
                                                                                              </w:divBdr>
                                                                                            </w:div>
                                                                                          </w:divsChild>
                                                                                        </w:div>
                                                                                        <w:div w:id="558201365">
                                                                                          <w:marLeft w:val="0"/>
                                                                                          <w:marRight w:val="0"/>
                                                                                          <w:marTop w:val="0"/>
                                                                                          <w:marBottom w:val="0"/>
                                                                                          <w:divBdr>
                                                                                            <w:top w:val="none" w:sz="0" w:space="0" w:color="auto"/>
                                                                                            <w:left w:val="none" w:sz="0" w:space="0" w:color="auto"/>
                                                                                            <w:bottom w:val="none" w:sz="0" w:space="0" w:color="auto"/>
                                                                                            <w:right w:val="none" w:sz="0" w:space="0" w:color="auto"/>
                                                                                          </w:divBdr>
                                                                                          <w:divsChild>
                                                                                            <w:div w:id="353115702">
                                                                                              <w:marLeft w:val="0"/>
                                                                                              <w:marRight w:val="0"/>
                                                                                              <w:marTop w:val="0"/>
                                                                                              <w:marBottom w:val="0"/>
                                                                                              <w:divBdr>
                                                                                                <w:top w:val="none" w:sz="0" w:space="0" w:color="auto"/>
                                                                                                <w:left w:val="none" w:sz="0" w:space="0" w:color="auto"/>
                                                                                                <w:bottom w:val="none" w:sz="0" w:space="0" w:color="auto"/>
                                                                                                <w:right w:val="none" w:sz="0" w:space="0" w:color="auto"/>
                                                                                              </w:divBdr>
                                                                                            </w:div>
                                                                                          </w:divsChild>
                                                                                        </w:div>
                                                                                        <w:div w:id="611984317">
                                                                                          <w:marLeft w:val="0"/>
                                                                                          <w:marRight w:val="0"/>
                                                                                          <w:marTop w:val="0"/>
                                                                                          <w:marBottom w:val="0"/>
                                                                                          <w:divBdr>
                                                                                            <w:top w:val="none" w:sz="0" w:space="0" w:color="auto"/>
                                                                                            <w:left w:val="none" w:sz="0" w:space="0" w:color="auto"/>
                                                                                            <w:bottom w:val="none" w:sz="0" w:space="0" w:color="auto"/>
                                                                                            <w:right w:val="none" w:sz="0" w:space="0" w:color="auto"/>
                                                                                          </w:divBdr>
                                                                                          <w:divsChild>
                                                                                            <w:div w:id="658339546">
                                                                                              <w:marLeft w:val="0"/>
                                                                                              <w:marRight w:val="0"/>
                                                                                              <w:marTop w:val="0"/>
                                                                                              <w:marBottom w:val="0"/>
                                                                                              <w:divBdr>
                                                                                                <w:top w:val="none" w:sz="0" w:space="0" w:color="auto"/>
                                                                                                <w:left w:val="none" w:sz="0" w:space="0" w:color="auto"/>
                                                                                                <w:bottom w:val="none" w:sz="0" w:space="0" w:color="auto"/>
                                                                                                <w:right w:val="none" w:sz="0" w:space="0" w:color="auto"/>
                                                                                              </w:divBdr>
                                                                                            </w:div>
                                                                                          </w:divsChild>
                                                                                        </w:div>
                                                                                        <w:div w:id="664012343">
                                                                                          <w:marLeft w:val="0"/>
                                                                                          <w:marRight w:val="0"/>
                                                                                          <w:marTop w:val="0"/>
                                                                                          <w:marBottom w:val="0"/>
                                                                                          <w:divBdr>
                                                                                            <w:top w:val="none" w:sz="0" w:space="0" w:color="auto"/>
                                                                                            <w:left w:val="none" w:sz="0" w:space="0" w:color="auto"/>
                                                                                            <w:bottom w:val="none" w:sz="0" w:space="0" w:color="auto"/>
                                                                                            <w:right w:val="none" w:sz="0" w:space="0" w:color="auto"/>
                                                                                          </w:divBdr>
                                                                                          <w:divsChild>
                                                                                            <w:div w:id="1547914380">
                                                                                              <w:marLeft w:val="0"/>
                                                                                              <w:marRight w:val="0"/>
                                                                                              <w:marTop w:val="0"/>
                                                                                              <w:marBottom w:val="0"/>
                                                                                              <w:divBdr>
                                                                                                <w:top w:val="none" w:sz="0" w:space="0" w:color="auto"/>
                                                                                                <w:left w:val="none" w:sz="0" w:space="0" w:color="auto"/>
                                                                                                <w:bottom w:val="none" w:sz="0" w:space="0" w:color="auto"/>
                                                                                                <w:right w:val="none" w:sz="0" w:space="0" w:color="auto"/>
                                                                                              </w:divBdr>
                                                                                            </w:div>
                                                                                          </w:divsChild>
                                                                                        </w:div>
                                                                                        <w:div w:id="740952938">
                                                                                          <w:marLeft w:val="0"/>
                                                                                          <w:marRight w:val="0"/>
                                                                                          <w:marTop w:val="0"/>
                                                                                          <w:marBottom w:val="0"/>
                                                                                          <w:divBdr>
                                                                                            <w:top w:val="none" w:sz="0" w:space="0" w:color="auto"/>
                                                                                            <w:left w:val="none" w:sz="0" w:space="0" w:color="auto"/>
                                                                                            <w:bottom w:val="none" w:sz="0" w:space="0" w:color="auto"/>
                                                                                            <w:right w:val="none" w:sz="0" w:space="0" w:color="auto"/>
                                                                                          </w:divBdr>
                                                                                          <w:divsChild>
                                                                                            <w:div w:id="1179855069">
                                                                                              <w:marLeft w:val="0"/>
                                                                                              <w:marRight w:val="0"/>
                                                                                              <w:marTop w:val="0"/>
                                                                                              <w:marBottom w:val="0"/>
                                                                                              <w:divBdr>
                                                                                                <w:top w:val="none" w:sz="0" w:space="0" w:color="auto"/>
                                                                                                <w:left w:val="none" w:sz="0" w:space="0" w:color="auto"/>
                                                                                                <w:bottom w:val="none" w:sz="0" w:space="0" w:color="auto"/>
                                                                                                <w:right w:val="none" w:sz="0" w:space="0" w:color="auto"/>
                                                                                              </w:divBdr>
                                                                                            </w:div>
                                                                                          </w:divsChild>
                                                                                        </w:div>
                                                                                        <w:div w:id="978340916">
                                                                                          <w:marLeft w:val="0"/>
                                                                                          <w:marRight w:val="0"/>
                                                                                          <w:marTop w:val="0"/>
                                                                                          <w:marBottom w:val="0"/>
                                                                                          <w:divBdr>
                                                                                            <w:top w:val="none" w:sz="0" w:space="0" w:color="auto"/>
                                                                                            <w:left w:val="none" w:sz="0" w:space="0" w:color="auto"/>
                                                                                            <w:bottom w:val="none" w:sz="0" w:space="0" w:color="auto"/>
                                                                                            <w:right w:val="none" w:sz="0" w:space="0" w:color="auto"/>
                                                                                          </w:divBdr>
                                                                                          <w:divsChild>
                                                                                            <w:div w:id="145440520">
                                                                                              <w:marLeft w:val="0"/>
                                                                                              <w:marRight w:val="0"/>
                                                                                              <w:marTop w:val="0"/>
                                                                                              <w:marBottom w:val="0"/>
                                                                                              <w:divBdr>
                                                                                                <w:top w:val="none" w:sz="0" w:space="0" w:color="auto"/>
                                                                                                <w:left w:val="none" w:sz="0" w:space="0" w:color="auto"/>
                                                                                                <w:bottom w:val="none" w:sz="0" w:space="0" w:color="auto"/>
                                                                                                <w:right w:val="none" w:sz="0" w:space="0" w:color="auto"/>
                                                                                              </w:divBdr>
                                                                                            </w:div>
                                                                                            <w:div w:id="768165417">
                                                                                              <w:marLeft w:val="0"/>
                                                                                              <w:marRight w:val="0"/>
                                                                                              <w:marTop w:val="0"/>
                                                                                              <w:marBottom w:val="0"/>
                                                                                              <w:divBdr>
                                                                                                <w:top w:val="none" w:sz="0" w:space="0" w:color="auto"/>
                                                                                                <w:left w:val="none" w:sz="0" w:space="0" w:color="auto"/>
                                                                                                <w:bottom w:val="none" w:sz="0" w:space="0" w:color="auto"/>
                                                                                                <w:right w:val="none" w:sz="0" w:space="0" w:color="auto"/>
                                                                                              </w:divBdr>
                                                                                            </w:div>
                                                                                          </w:divsChild>
                                                                                        </w:div>
                                                                                        <w:div w:id="1111318789">
                                                                                          <w:marLeft w:val="0"/>
                                                                                          <w:marRight w:val="0"/>
                                                                                          <w:marTop w:val="0"/>
                                                                                          <w:marBottom w:val="0"/>
                                                                                          <w:divBdr>
                                                                                            <w:top w:val="none" w:sz="0" w:space="0" w:color="auto"/>
                                                                                            <w:left w:val="none" w:sz="0" w:space="0" w:color="auto"/>
                                                                                            <w:bottom w:val="none" w:sz="0" w:space="0" w:color="auto"/>
                                                                                            <w:right w:val="none" w:sz="0" w:space="0" w:color="auto"/>
                                                                                          </w:divBdr>
                                                                                          <w:divsChild>
                                                                                            <w:div w:id="1424566897">
                                                                                              <w:marLeft w:val="0"/>
                                                                                              <w:marRight w:val="0"/>
                                                                                              <w:marTop w:val="0"/>
                                                                                              <w:marBottom w:val="0"/>
                                                                                              <w:divBdr>
                                                                                                <w:top w:val="none" w:sz="0" w:space="0" w:color="auto"/>
                                                                                                <w:left w:val="none" w:sz="0" w:space="0" w:color="auto"/>
                                                                                                <w:bottom w:val="none" w:sz="0" w:space="0" w:color="auto"/>
                                                                                                <w:right w:val="none" w:sz="0" w:space="0" w:color="auto"/>
                                                                                              </w:divBdr>
                                                                                            </w:div>
                                                                                          </w:divsChild>
                                                                                        </w:div>
                                                                                        <w:div w:id="1627005650">
                                                                                          <w:marLeft w:val="0"/>
                                                                                          <w:marRight w:val="0"/>
                                                                                          <w:marTop w:val="0"/>
                                                                                          <w:marBottom w:val="0"/>
                                                                                          <w:divBdr>
                                                                                            <w:top w:val="none" w:sz="0" w:space="0" w:color="auto"/>
                                                                                            <w:left w:val="none" w:sz="0" w:space="0" w:color="auto"/>
                                                                                            <w:bottom w:val="none" w:sz="0" w:space="0" w:color="auto"/>
                                                                                            <w:right w:val="none" w:sz="0" w:space="0" w:color="auto"/>
                                                                                          </w:divBdr>
                                                                                          <w:divsChild>
                                                                                            <w:div w:id="641694788">
                                                                                              <w:marLeft w:val="0"/>
                                                                                              <w:marRight w:val="0"/>
                                                                                              <w:marTop w:val="0"/>
                                                                                              <w:marBottom w:val="0"/>
                                                                                              <w:divBdr>
                                                                                                <w:top w:val="none" w:sz="0" w:space="0" w:color="auto"/>
                                                                                                <w:left w:val="none" w:sz="0" w:space="0" w:color="auto"/>
                                                                                                <w:bottom w:val="none" w:sz="0" w:space="0" w:color="auto"/>
                                                                                                <w:right w:val="none" w:sz="0" w:space="0" w:color="auto"/>
                                                                                              </w:divBdr>
                                                                                            </w:div>
                                                                                          </w:divsChild>
                                                                                        </w:div>
                                                                                        <w:div w:id="1688752329">
                                                                                          <w:marLeft w:val="0"/>
                                                                                          <w:marRight w:val="0"/>
                                                                                          <w:marTop w:val="0"/>
                                                                                          <w:marBottom w:val="0"/>
                                                                                          <w:divBdr>
                                                                                            <w:top w:val="none" w:sz="0" w:space="0" w:color="auto"/>
                                                                                            <w:left w:val="none" w:sz="0" w:space="0" w:color="auto"/>
                                                                                            <w:bottom w:val="none" w:sz="0" w:space="0" w:color="auto"/>
                                                                                            <w:right w:val="none" w:sz="0" w:space="0" w:color="auto"/>
                                                                                          </w:divBdr>
                                                                                          <w:divsChild>
                                                                                            <w:div w:id="580526625">
                                                                                              <w:marLeft w:val="0"/>
                                                                                              <w:marRight w:val="0"/>
                                                                                              <w:marTop w:val="0"/>
                                                                                              <w:marBottom w:val="0"/>
                                                                                              <w:divBdr>
                                                                                                <w:top w:val="none" w:sz="0" w:space="0" w:color="auto"/>
                                                                                                <w:left w:val="none" w:sz="0" w:space="0" w:color="auto"/>
                                                                                                <w:bottom w:val="none" w:sz="0" w:space="0" w:color="auto"/>
                                                                                                <w:right w:val="none" w:sz="0" w:space="0" w:color="auto"/>
                                                                                              </w:divBdr>
                                                                                            </w:div>
                                                                                            <w:div w:id="1302921812">
                                                                                              <w:marLeft w:val="0"/>
                                                                                              <w:marRight w:val="0"/>
                                                                                              <w:marTop w:val="0"/>
                                                                                              <w:marBottom w:val="0"/>
                                                                                              <w:divBdr>
                                                                                                <w:top w:val="none" w:sz="0" w:space="0" w:color="auto"/>
                                                                                                <w:left w:val="none" w:sz="0" w:space="0" w:color="auto"/>
                                                                                                <w:bottom w:val="none" w:sz="0" w:space="0" w:color="auto"/>
                                                                                                <w:right w:val="none" w:sz="0" w:space="0" w:color="auto"/>
                                                                                              </w:divBdr>
                                                                                            </w:div>
                                                                                          </w:divsChild>
                                                                                        </w:div>
                                                                                        <w:div w:id="1725443590">
                                                                                          <w:marLeft w:val="0"/>
                                                                                          <w:marRight w:val="0"/>
                                                                                          <w:marTop w:val="0"/>
                                                                                          <w:marBottom w:val="0"/>
                                                                                          <w:divBdr>
                                                                                            <w:top w:val="none" w:sz="0" w:space="0" w:color="auto"/>
                                                                                            <w:left w:val="none" w:sz="0" w:space="0" w:color="auto"/>
                                                                                            <w:bottom w:val="none" w:sz="0" w:space="0" w:color="auto"/>
                                                                                            <w:right w:val="none" w:sz="0" w:space="0" w:color="auto"/>
                                                                                          </w:divBdr>
                                                                                          <w:divsChild>
                                                                                            <w:div w:id="1567884474">
                                                                                              <w:marLeft w:val="0"/>
                                                                                              <w:marRight w:val="0"/>
                                                                                              <w:marTop w:val="0"/>
                                                                                              <w:marBottom w:val="0"/>
                                                                                              <w:divBdr>
                                                                                                <w:top w:val="none" w:sz="0" w:space="0" w:color="auto"/>
                                                                                                <w:left w:val="none" w:sz="0" w:space="0" w:color="auto"/>
                                                                                                <w:bottom w:val="none" w:sz="0" w:space="0" w:color="auto"/>
                                                                                                <w:right w:val="none" w:sz="0" w:space="0" w:color="auto"/>
                                                                                              </w:divBdr>
                                                                                            </w:div>
                                                                                          </w:divsChild>
                                                                                        </w:div>
                                                                                        <w:div w:id="1731150282">
                                                                                          <w:marLeft w:val="0"/>
                                                                                          <w:marRight w:val="0"/>
                                                                                          <w:marTop w:val="0"/>
                                                                                          <w:marBottom w:val="0"/>
                                                                                          <w:divBdr>
                                                                                            <w:top w:val="none" w:sz="0" w:space="0" w:color="auto"/>
                                                                                            <w:left w:val="none" w:sz="0" w:space="0" w:color="auto"/>
                                                                                            <w:bottom w:val="none" w:sz="0" w:space="0" w:color="auto"/>
                                                                                            <w:right w:val="none" w:sz="0" w:space="0" w:color="auto"/>
                                                                                          </w:divBdr>
                                                                                          <w:divsChild>
                                                                                            <w:div w:id="1992904172">
                                                                                              <w:marLeft w:val="0"/>
                                                                                              <w:marRight w:val="0"/>
                                                                                              <w:marTop w:val="0"/>
                                                                                              <w:marBottom w:val="0"/>
                                                                                              <w:divBdr>
                                                                                                <w:top w:val="none" w:sz="0" w:space="0" w:color="auto"/>
                                                                                                <w:left w:val="none" w:sz="0" w:space="0" w:color="auto"/>
                                                                                                <w:bottom w:val="none" w:sz="0" w:space="0" w:color="auto"/>
                                                                                                <w:right w:val="none" w:sz="0" w:space="0" w:color="auto"/>
                                                                                              </w:divBdr>
                                                                                            </w:div>
                                                                                          </w:divsChild>
                                                                                        </w:div>
                                                                                        <w:div w:id="1737704145">
                                                                                          <w:marLeft w:val="0"/>
                                                                                          <w:marRight w:val="0"/>
                                                                                          <w:marTop w:val="0"/>
                                                                                          <w:marBottom w:val="0"/>
                                                                                          <w:divBdr>
                                                                                            <w:top w:val="none" w:sz="0" w:space="0" w:color="auto"/>
                                                                                            <w:left w:val="none" w:sz="0" w:space="0" w:color="auto"/>
                                                                                            <w:bottom w:val="none" w:sz="0" w:space="0" w:color="auto"/>
                                                                                            <w:right w:val="none" w:sz="0" w:space="0" w:color="auto"/>
                                                                                          </w:divBdr>
                                                                                          <w:divsChild>
                                                                                            <w:div w:id="781920028">
                                                                                              <w:marLeft w:val="0"/>
                                                                                              <w:marRight w:val="0"/>
                                                                                              <w:marTop w:val="0"/>
                                                                                              <w:marBottom w:val="0"/>
                                                                                              <w:divBdr>
                                                                                                <w:top w:val="none" w:sz="0" w:space="0" w:color="auto"/>
                                                                                                <w:left w:val="none" w:sz="0" w:space="0" w:color="auto"/>
                                                                                                <w:bottom w:val="none" w:sz="0" w:space="0" w:color="auto"/>
                                                                                                <w:right w:val="none" w:sz="0" w:space="0" w:color="auto"/>
                                                                                              </w:divBdr>
                                                                                            </w:div>
                                                                                          </w:divsChild>
                                                                                        </w:div>
                                                                                        <w:div w:id="1755545070">
                                                                                          <w:marLeft w:val="0"/>
                                                                                          <w:marRight w:val="0"/>
                                                                                          <w:marTop w:val="0"/>
                                                                                          <w:marBottom w:val="0"/>
                                                                                          <w:divBdr>
                                                                                            <w:top w:val="none" w:sz="0" w:space="0" w:color="auto"/>
                                                                                            <w:left w:val="none" w:sz="0" w:space="0" w:color="auto"/>
                                                                                            <w:bottom w:val="none" w:sz="0" w:space="0" w:color="auto"/>
                                                                                            <w:right w:val="none" w:sz="0" w:space="0" w:color="auto"/>
                                                                                          </w:divBdr>
                                                                                          <w:divsChild>
                                                                                            <w:div w:id="20693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182271">
                                                                                  <w:marLeft w:val="0"/>
                                                                                  <w:marRight w:val="0"/>
                                                                                  <w:marTop w:val="0"/>
                                                                                  <w:marBottom w:val="0"/>
                                                                                  <w:divBdr>
                                                                                    <w:top w:val="none" w:sz="0" w:space="0" w:color="auto"/>
                                                                                    <w:left w:val="none" w:sz="0" w:space="0" w:color="auto"/>
                                                                                    <w:bottom w:val="none" w:sz="0" w:space="0" w:color="auto"/>
                                                                                    <w:right w:val="none" w:sz="0" w:space="0" w:color="auto"/>
                                                                                  </w:divBdr>
                                                                                  <w:divsChild>
                                                                                    <w:div w:id="89326464">
                                                                                      <w:marLeft w:val="0"/>
                                                                                      <w:marRight w:val="0"/>
                                                                                      <w:marTop w:val="0"/>
                                                                                      <w:marBottom w:val="0"/>
                                                                                      <w:divBdr>
                                                                                        <w:top w:val="none" w:sz="0" w:space="0" w:color="auto"/>
                                                                                        <w:left w:val="none" w:sz="0" w:space="0" w:color="auto"/>
                                                                                        <w:bottom w:val="none" w:sz="0" w:space="0" w:color="auto"/>
                                                                                        <w:right w:val="none" w:sz="0" w:space="0" w:color="auto"/>
                                                                                      </w:divBdr>
                                                                                    </w:div>
                                                                                    <w:div w:id="196092561">
                                                                                      <w:marLeft w:val="0"/>
                                                                                      <w:marRight w:val="0"/>
                                                                                      <w:marTop w:val="0"/>
                                                                                      <w:marBottom w:val="0"/>
                                                                                      <w:divBdr>
                                                                                        <w:top w:val="none" w:sz="0" w:space="0" w:color="auto"/>
                                                                                        <w:left w:val="none" w:sz="0" w:space="0" w:color="auto"/>
                                                                                        <w:bottom w:val="none" w:sz="0" w:space="0" w:color="auto"/>
                                                                                        <w:right w:val="none" w:sz="0" w:space="0" w:color="auto"/>
                                                                                      </w:divBdr>
                                                                                    </w:div>
                                                                                    <w:div w:id="1673024709">
                                                                                      <w:marLeft w:val="0"/>
                                                                                      <w:marRight w:val="0"/>
                                                                                      <w:marTop w:val="0"/>
                                                                                      <w:marBottom w:val="0"/>
                                                                                      <w:divBdr>
                                                                                        <w:top w:val="none" w:sz="0" w:space="0" w:color="auto"/>
                                                                                        <w:left w:val="none" w:sz="0" w:space="0" w:color="auto"/>
                                                                                        <w:bottom w:val="none" w:sz="0" w:space="0" w:color="auto"/>
                                                                                        <w:right w:val="none" w:sz="0" w:space="0" w:color="auto"/>
                                                                                      </w:divBdr>
                                                                                    </w:div>
                                                                                    <w:div w:id="1995404192">
                                                                                      <w:marLeft w:val="0"/>
                                                                                      <w:marRight w:val="0"/>
                                                                                      <w:marTop w:val="0"/>
                                                                                      <w:marBottom w:val="0"/>
                                                                                      <w:divBdr>
                                                                                        <w:top w:val="none" w:sz="0" w:space="0" w:color="auto"/>
                                                                                        <w:left w:val="none" w:sz="0" w:space="0" w:color="auto"/>
                                                                                        <w:bottom w:val="none" w:sz="0" w:space="0" w:color="auto"/>
                                                                                        <w:right w:val="none" w:sz="0" w:space="0" w:color="auto"/>
                                                                                      </w:divBdr>
                                                                                    </w:div>
                                                                                    <w:div w:id="2007054713">
                                                                                      <w:marLeft w:val="0"/>
                                                                                      <w:marRight w:val="0"/>
                                                                                      <w:marTop w:val="0"/>
                                                                                      <w:marBottom w:val="0"/>
                                                                                      <w:divBdr>
                                                                                        <w:top w:val="none" w:sz="0" w:space="0" w:color="auto"/>
                                                                                        <w:left w:val="none" w:sz="0" w:space="0" w:color="auto"/>
                                                                                        <w:bottom w:val="none" w:sz="0" w:space="0" w:color="auto"/>
                                                                                        <w:right w:val="none" w:sz="0" w:space="0" w:color="auto"/>
                                                                                      </w:divBdr>
                                                                                    </w:div>
                                                                                  </w:divsChild>
                                                                                </w:div>
                                                                                <w:div w:id="979114808">
                                                                                  <w:marLeft w:val="0"/>
                                                                                  <w:marRight w:val="0"/>
                                                                                  <w:marTop w:val="0"/>
                                                                                  <w:marBottom w:val="0"/>
                                                                                  <w:divBdr>
                                                                                    <w:top w:val="none" w:sz="0" w:space="0" w:color="auto"/>
                                                                                    <w:left w:val="none" w:sz="0" w:space="0" w:color="auto"/>
                                                                                    <w:bottom w:val="none" w:sz="0" w:space="0" w:color="auto"/>
                                                                                    <w:right w:val="none" w:sz="0" w:space="0" w:color="auto"/>
                                                                                  </w:divBdr>
                                                                                  <w:divsChild>
                                                                                    <w:div w:id="489442110">
                                                                                      <w:marLeft w:val="-75"/>
                                                                                      <w:marRight w:val="0"/>
                                                                                      <w:marTop w:val="30"/>
                                                                                      <w:marBottom w:val="30"/>
                                                                                      <w:divBdr>
                                                                                        <w:top w:val="none" w:sz="0" w:space="0" w:color="auto"/>
                                                                                        <w:left w:val="none" w:sz="0" w:space="0" w:color="auto"/>
                                                                                        <w:bottom w:val="none" w:sz="0" w:space="0" w:color="auto"/>
                                                                                        <w:right w:val="none" w:sz="0" w:space="0" w:color="auto"/>
                                                                                      </w:divBdr>
                                                                                      <w:divsChild>
                                                                                        <w:div w:id="398015237">
                                                                                          <w:marLeft w:val="0"/>
                                                                                          <w:marRight w:val="0"/>
                                                                                          <w:marTop w:val="0"/>
                                                                                          <w:marBottom w:val="0"/>
                                                                                          <w:divBdr>
                                                                                            <w:top w:val="none" w:sz="0" w:space="0" w:color="auto"/>
                                                                                            <w:left w:val="none" w:sz="0" w:space="0" w:color="auto"/>
                                                                                            <w:bottom w:val="none" w:sz="0" w:space="0" w:color="auto"/>
                                                                                            <w:right w:val="none" w:sz="0" w:space="0" w:color="auto"/>
                                                                                          </w:divBdr>
                                                                                          <w:divsChild>
                                                                                            <w:div w:id="2041977692">
                                                                                              <w:marLeft w:val="0"/>
                                                                                              <w:marRight w:val="0"/>
                                                                                              <w:marTop w:val="0"/>
                                                                                              <w:marBottom w:val="0"/>
                                                                                              <w:divBdr>
                                                                                                <w:top w:val="none" w:sz="0" w:space="0" w:color="auto"/>
                                                                                                <w:left w:val="none" w:sz="0" w:space="0" w:color="auto"/>
                                                                                                <w:bottom w:val="none" w:sz="0" w:space="0" w:color="auto"/>
                                                                                                <w:right w:val="none" w:sz="0" w:space="0" w:color="auto"/>
                                                                                              </w:divBdr>
                                                                                            </w:div>
                                                                                          </w:divsChild>
                                                                                        </w:div>
                                                                                        <w:div w:id="417412602">
                                                                                          <w:marLeft w:val="0"/>
                                                                                          <w:marRight w:val="0"/>
                                                                                          <w:marTop w:val="0"/>
                                                                                          <w:marBottom w:val="0"/>
                                                                                          <w:divBdr>
                                                                                            <w:top w:val="none" w:sz="0" w:space="0" w:color="auto"/>
                                                                                            <w:left w:val="none" w:sz="0" w:space="0" w:color="auto"/>
                                                                                            <w:bottom w:val="none" w:sz="0" w:space="0" w:color="auto"/>
                                                                                            <w:right w:val="none" w:sz="0" w:space="0" w:color="auto"/>
                                                                                          </w:divBdr>
                                                                                          <w:divsChild>
                                                                                            <w:div w:id="1639216911">
                                                                                              <w:marLeft w:val="0"/>
                                                                                              <w:marRight w:val="0"/>
                                                                                              <w:marTop w:val="0"/>
                                                                                              <w:marBottom w:val="0"/>
                                                                                              <w:divBdr>
                                                                                                <w:top w:val="none" w:sz="0" w:space="0" w:color="auto"/>
                                                                                                <w:left w:val="none" w:sz="0" w:space="0" w:color="auto"/>
                                                                                                <w:bottom w:val="none" w:sz="0" w:space="0" w:color="auto"/>
                                                                                                <w:right w:val="none" w:sz="0" w:space="0" w:color="auto"/>
                                                                                              </w:divBdr>
                                                                                            </w:div>
                                                                                          </w:divsChild>
                                                                                        </w:div>
                                                                                        <w:div w:id="564068388">
                                                                                          <w:marLeft w:val="0"/>
                                                                                          <w:marRight w:val="0"/>
                                                                                          <w:marTop w:val="0"/>
                                                                                          <w:marBottom w:val="0"/>
                                                                                          <w:divBdr>
                                                                                            <w:top w:val="none" w:sz="0" w:space="0" w:color="auto"/>
                                                                                            <w:left w:val="none" w:sz="0" w:space="0" w:color="auto"/>
                                                                                            <w:bottom w:val="none" w:sz="0" w:space="0" w:color="auto"/>
                                                                                            <w:right w:val="none" w:sz="0" w:space="0" w:color="auto"/>
                                                                                          </w:divBdr>
                                                                                          <w:divsChild>
                                                                                            <w:div w:id="1589459226">
                                                                                              <w:marLeft w:val="0"/>
                                                                                              <w:marRight w:val="0"/>
                                                                                              <w:marTop w:val="0"/>
                                                                                              <w:marBottom w:val="0"/>
                                                                                              <w:divBdr>
                                                                                                <w:top w:val="none" w:sz="0" w:space="0" w:color="auto"/>
                                                                                                <w:left w:val="none" w:sz="0" w:space="0" w:color="auto"/>
                                                                                                <w:bottom w:val="none" w:sz="0" w:space="0" w:color="auto"/>
                                                                                                <w:right w:val="none" w:sz="0" w:space="0" w:color="auto"/>
                                                                                              </w:divBdr>
                                                                                            </w:div>
                                                                                          </w:divsChild>
                                                                                        </w:div>
                                                                                        <w:div w:id="602105362">
                                                                                          <w:marLeft w:val="0"/>
                                                                                          <w:marRight w:val="0"/>
                                                                                          <w:marTop w:val="0"/>
                                                                                          <w:marBottom w:val="0"/>
                                                                                          <w:divBdr>
                                                                                            <w:top w:val="none" w:sz="0" w:space="0" w:color="auto"/>
                                                                                            <w:left w:val="none" w:sz="0" w:space="0" w:color="auto"/>
                                                                                            <w:bottom w:val="none" w:sz="0" w:space="0" w:color="auto"/>
                                                                                            <w:right w:val="none" w:sz="0" w:space="0" w:color="auto"/>
                                                                                          </w:divBdr>
                                                                                          <w:divsChild>
                                                                                            <w:div w:id="125130285">
                                                                                              <w:marLeft w:val="0"/>
                                                                                              <w:marRight w:val="0"/>
                                                                                              <w:marTop w:val="0"/>
                                                                                              <w:marBottom w:val="0"/>
                                                                                              <w:divBdr>
                                                                                                <w:top w:val="none" w:sz="0" w:space="0" w:color="auto"/>
                                                                                                <w:left w:val="none" w:sz="0" w:space="0" w:color="auto"/>
                                                                                                <w:bottom w:val="none" w:sz="0" w:space="0" w:color="auto"/>
                                                                                                <w:right w:val="none" w:sz="0" w:space="0" w:color="auto"/>
                                                                                              </w:divBdr>
                                                                                            </w:div>
                                                                                          </w:divsChild>
                                                                                        </w:div>
                                                                                        <w:div w:id="835997413">
                                                                                          <w:marLeft w:val="0"/>
                                                                                          <w:marRight w:val="0"/>
                                                                                          <w:marTop w:val="0"/>
                                                                                          <w:marBottom w:val="0"/>
                                                                                          <w:divBdr>
                                                                                            <w:top w:val="none" w:sz="0" w:space="0" w:color="auto"/>
                                                                                            <w:left w:val="none" w:sz="0" w:space="0" w:color="auto"/>
                                                                                            <w:bottom w:val="none" w:sz="0" w:space="0" w:color="auto"/>
                                                                                            <w:right w:val="none" w:sz="0" w:space="0" w:color="auto"/>
                                                                                          </w:divBdr>
                                                                                          <w:divsChild>
                                                                                            <w:div w:id="1274283129">
                                                                                              <w:marLeft w:val="0"/>
                                                                                              <w:marRight w:val="0"/>
                                                                                              <w:marTop w:val="0"/>
                                                                                              <w:marBottom w:val="0"/>
                                                                                              <w:divBdr>
                                                                                                <w:top w:val="none" w:sz="0" w:space="0" w:color="auto"/>
                                                                                                <w:left w:val="none" w:sz="0" w:space="0" w:color="auto"/>
                                                                                                <w:bottom w:val="none" w:sz="0" w:space="0" w:color="auto"/>
                                                                                                <w:right w:val="none" w:sz="0" w:space="0" w:color="auto"/>
                                                                                              </w:divBdr>
                                                                                            </w:div>
                                                                                          </w:divsChild>
                                                                                        </w:div>
                                                                                        <w:div w:id="1073430382">
                                                                                          <w:marLeft w:val="0"/>
                                                                                          <w:marRight w:val="0"/>
                                                                                          <w:marTop w:val="0"/>
                                                                                          <w:marBottom w:val="0"/>
                                                                                          <w:divBdr>
                                                                                            <w:top w:val="none" w:sz="0" w:space="0" w:color="auto"/>
                                                                                            <w:left w:val="none" w:sz="0" w:space="0" w:color="auto"/>
                                                                                            <w:bottom w:val="none" w:sz="0" w:space="0" w:color="auto"/>
                                                                                            <w:right w:val="none" w:sz="0" w:space="0" w:color="auto"/>
                                                                                          </w:divBdr>
                                                                                          <w:divsChild>
                                                                                            <w:div w:id="1636985642">
                                                                                              <w:marLeft w:val="0"/>
                                                                                              <w:marRight w:val="0"/>
                                                                                              <w:marTop w:val="0"/>
                                                                                              <w:marBottom w:val="0"/>
                                                                                              <w:divBdr>
                                                                                                <w:top w:val="none" w:sz="0" w:space="0" w:color="auto"/>
                                                                                                <w:left w:val="none" w:sz="0" w:space="0" w:color="auto"/>
                                                                                                <w:bottom w:val="none" w:sz="0" w:space="0" w:color="auto"/>
                                                                                                <w:right w:val="none" w:sz="0" w:space="0" w:color="auto"/>
                                                                                              </w:divBdr>
                                                                                            </w:div>
                                                                                          </w:divsChild>
                                                                                        </w:div>
                                                                                        <w:div w:id="1229416500">
                                                                                          <w:marLeft w:val="0"/>
                                                                                          <w:marRight w:val="0"/>
                                                                                          <w:marTop w:val="0"/>
                                                                                          <w:marBottom w:val="0"/>
                                                                                          <w:divBdr>
                                                                                            <w:top w:val="none" w:sz="0" w:space="0" w:color="auto"/>
                                                                                            <w:left w:val="none" w:sz="0" w:space="0" w:color="auto"/>
                                                                                            <w:bottom w:val="none" w:sz="0" w:space="0" w:color="auto"/>
                                                                                            <w:right w:val="none" w:sz="0" w:space="0" w:color="auto"/>
                                                                                          </w:divBdr>
                                                                                          <w:divsChild>
                                                                                            <w:div w:id="376206559">
                                                                                              <w:marLeft w:val="0"/>
                                                                                              <w:marRight w:val="0"/>
                                                                                              <w:marTop w:val="0"/>
                                                                                              <w:marBottom w:val="0"/>
                                                                                              <w:divBdr>
                                                                                                <w:top w:val="none" w:sz="0" w:space="0" w:color="auto"/>
                                                                                                <w:left w:val="none" w:sz="0" w:space="0" w:color="auto"/>
                                                                                                <w:bottom w:val="none" w:sz="0" w:space="0" w:color="auto"/>
                                                                                                <w:right w:val="none" w:sz="0" w:space="0" w:color="auto"/>
                                                                                              </w:divBdr>
                                                                                            </w:div>
                                                                                          </w:divsChild>
                                                                                        </w:div>
                                                                                        <w:div w:id="1309944377">
                                                                                          <w:marLeft w:val="0"/>
                                                                                          <w:marRight w:val="0"/>
                                                                                          <w:marTop w:val="0"/>
                                                                                          <w:marBottom w:val="0"/>
                                                                                          <w:divBdr>
                                                                                            <w:top w:val="none" w:sz="0" w:space="0" w:color="auto"/>
                                                                                            <w:left w:val="none" w:sz="0" w:space="0" w:color="auto"/>
                                                                                            <w:bottom w:val="none" w:sz="0" w:space="0" w:color="auto"/>
                                                                                            <w:right w:val="none" w:sz="0" w:space="0" w:color="auto"/>
                                                                                          </w:divBdr>
                                                                                          <w:divsChild>
                                                                                            <w:div w:id="602491571">
                                                                                              <w:marLeft w:val="0"/>
                                                                                              <w:marRight w:val="0"/>
                                                                                              <w:marTop w:val="0"/>
                                                                                              <w:marBottom w:val="0"/>
                                                                                              <w:divBdr>
                                                                                                <w:top w:val="none" w:sz="0" w:space="0" w:color="auto"/>
                                                                                                <w:left w:val="none" w:sz="0" w:space="0" w:color="auto"/>
                                                                                                <w:bottom w:val="none" w:sz="0" w:space="0" w:color="auto"/>
                                                                                                <w:right w:val="none" w:sz="0" w:space="0" w:color="auto"/>
                                                                                              </w:divBdr>
                                                                                            </w:div>
                                                                                          </w:divsChild>
                                                                                        </w:div>
                                                                                        <w:div w:id="1485463943">
                                                                                          <w:marLeft w:val="0"/>
                                                                                          <w:marRight w:val="0"/>
                                                                                          <w:marTop w:val="0"/>
                                                                                          <w:marBottom w:val="0"/>
                                                                                          <w:divBdr>
                                                                                            <w:top w:val="none" w:sz="0" w:space="0" w:color="auto"/>
                                                                                            <w:left w:val="none" w:sz="0" w:space="0" w:color="auto"/>
                                                                                            <w:bottom w:val="none" w:sz="0" w:space="0" w:color="auto"/>
                                                                                            <w:right w:val="none" w:sz="0" w:space="0" w:color="auto"/>
                                                                                          </w:divBdr>
                                                                                          <w:divsChild>
                                                                                            <w:div w:id="1154952661">
                                                                                              <w:marLeft w:val="0"/>
                                                                                              <w:marRight w:val="0"/>
                                                                                              <w:marTop w:val="0"/>
                                                                                              <w:marBottom w:val="0"/>
                                                                                              <w:divBdr>
                                                                                                <w:top w:val="none" w:sz="0" w:space="0" w:color="auto"/>
                                                                                                <w:left w:val="none" w:sz="0" w:space="0" w:color="auto"/>
                                                                                                <w:bottom w:val="none" w:sz="0" w:space="0" w:color="auto"/>
                                                                                                <w:right w:val="none" w:sz="0" w:space="0" w:color="auto"/>
                                                                                              </w:divBdr>
                                                                                            </w:div>
                                                                                          </w:divsChild>
                                                                                        </w:div>
                                                                                        <w:div w:id="1606379878">
                                                                                          <w:marLeft w:val="0"/>
                                                                                          <w:marRight w:val="0"/>
                                                                                          <w:marTop w:val="0"/>
                                                                                          <w:marBottom w:val="0"/>
                                                                                          <w:divBdr>
                                                                                            <w:top w:val="none" w:sz="0" w:space="0" w:color="auto"/>
                                                                                            <w:left w:val="none" w:sz="0" w:space="0" w:color="auto"/>
                                                                                            <w:bottom w:val="none" w:sz="0" w:space="0" w:color="auto"/>
                                                                                            <w:right w:val="none" w:sz="0" w:space="0" w:color="auto"/>
                                                                                          </w:divBdr>
                                                                                          <w:divsChild>
                                                                                            <w:div w:id="1787580828">
                                                                                              <w:marLeft w:val="0"/>
                                                                                              <w:marRight w:val="0"/>
                                                                                              <w:marTop w:val="0"/>
                                                                                              <w:marBottom w:val="0"/>
                                                                                              <w:divBdr>
                                                                                                <w:top w:val="none" w:sz="0" w:space="0" w:color="auto"/>
                                                                                                <w:left w:val="none" w:sz="0" w:space="0" w:color="auto"/>
                                                                                                <w:bottom w:val="none" w:sz="0" w:space="0" w:color="auto"/>
                                                                                                <w:right w:val="none" w:sz="0" w:space="0" w:color="auto"/>
                                                                                              </w:divBdr>
                                                                                            </w:div>
                                                                                          </w:divsChild>
                                                                                        </w:div>
                                                                                        <w:div w:id="1830822611">
                                                                                          <w:marLeft w:val="0"/>
                                                                                          <w:marRight w:val="0"/>
                                                                                          <w:marTop w:val="0"/>
                                                                                          <w:marBottom w:val="0"/>
                                                                                          <w:divBdr>
                                                                                            <w:top w:val="none" w:sz="0" w:space="0" w:color="auto"/>
                                                                                            <w:left w:val="none" w:sz="0" w:space="0" w:color="auto"/>
                                                                                            <w:bottom w:val="none" w:sz="0" w:space="0" w:color="auto"/>
                                                                                            <w:right w:val="none" w:sz="0" w:space="0" w:color="auto"/>
                                                                                          </w:divBdr>
                                                                                          <w:divsChild>
                                                                                            <w:div w:id="194391363">
                                                                                              <w:marLeft w:val="0"/>
                                                                                              <w:marRight w:val="0"/>
                                                                                              <w:marTop w:val="0"/>
                                                                                              <w:marBottom w:val="0"/>
                                                                                              <w:divBdr>
                                                                                                <w:top w:val="none" w:sz="0" w:space="0" w:color="auto"/>
                                                                                                <w:left w:val="none" w:sz="0" w:space="0" w:color="auto"/>
                                                                                                <w:bottom w:val="none" w:sz="0" w:space="0" w:color="auto"/>
                                                                                                <w:right w:val="none" w:sz="0" w:space="0" w:color="auto"/>
                                                                                              </w:divBdr>
                                                                                            </w:div>
                                                                                          </w:divsChild>
                                                                                        </w:div>
                                                                                        <w:div w:id="1881550087">
                                                                                          <w:marLeft w:val="0"/>
                                                                                          <w:marRight w:val="0"/>
                                                                                          <w:marTop w:val="0"/>
                                                                                          <w:marBottom w:val="0"/>
                                                                                          <w:divBdr>
                                                                                            <w:top w:val="none" w:sz="0" w:space="0" w:color="auto"/>
                                                                                            <w:left w:val="none" w:sz="0" w:space="0" w:color="auto"/>
                                                                                            <w:bottom w:val="none" w:sz="0" w:space="0" w:color="auto"/>
                                                                                            <w:right w:val="none" w:sz="0" w:space="0" w:color="auto"/>
                                                                                          </w:divBdr>
                                                                                          <w:divsChild>
                                                                                            <w:div w:id="10432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371969">
                                                                                  <w:marLeft w:val="0"/>
                                                                                  <w:marRight w:val="0"/>
                                                                                  <w:marTop w:val="0"/>
                                                                                  <w:marBottom w:val="0"/>
                                                                                  <w:divBdr>
                                                                                    <w:top w:val="none" w:sz="0" w:space="0" w:color="auto"/>
                                                                                    <w:left w:val="none" w:sz="0" w:space="0" w:color="auto"/>
                                                                                    <w:bottom w:val="none" w:sz="0" w:space="0" w:color="auto"/>
                                                                                    <w:right w:val="none" w:sz="0" w:space="0" w:color="auto"/>
                                                                                  </w:divBdr>
                                                                                  <w:divsChild>
                                                                                    <w:div w:id="312560620">
                                                                                      <w:marLeft w:val="0"/>
                                                                                      <w:marRight w:val="0"/>
                                                                                      <w:marTop w:val="0"/>
                                                                                      <w:marBottom w:val="0"/>
                                                                                      <w:divBdr>
                                                                                        <w:top w:val="none" w:sz="0" w:space="0" w:color="auto"/>
                                                                                        <w:left w:val="none" w:sz="0" w:space="0" w:color="auto"/>
                                                                                        <w:bottom w:val="none" w:sz="0" w:space="0" w:color="auto"/>
                                                                                        <w:right w:val="none" w:sz="0" w:space="0" w:color="auto"/>
                                                                                      </w:divBdr>
                                                                                    </w:div>
                                                                                    <w:div w:id="1173715908">
                                                                                      <w:marLeft w:val="0"/>
                                                                                      <w:marRight w:val="0"/>
                                                                                      <w:marTop w:val="0"/>
                                                                                      <w:marBottom w:val="0"/>
                                                                                      <w:divBdr>
                                                                                        <w:top w:val="none" w:sz="0" w:space="0" w:color="auto"/>
                                                                                        <w:left w:val="none" w:sz="0" w:space="0" w:color="auto"/>
                                                                                        <w:bottom w:val="none" w:sz="0" w:space="0" w:color="auto"/>
                                                                                        <w:right w:val="none" w:sz="0" w:space="0" w:color="auto"/>
                                                                                      </w:divBdr>
                                                                                    </w:div>
                                                                                  </w:divsChild>
                                                                                </w:div>
                                                                                <w:div w:id="1380516299">
                                                                                  <w:marLeft w:val="0"/>
                                                                                  <w:marRight w:val="0"/>
                                                                                  <w:marTop w:val="0"/>
                                                                                  <w:marBottom w:val="0"/>
                                                                                  <w:divBdr>
                                                                                    <w:top w:val="none" w:sz="0" w:space="0" w:color="auto"/>
                                                                                    <w:left w:val="none" w:sz="0" w:space="0" w:color="auto"/>
                                                                                    <w:bottom w:val="none" w:sz="0" w:space="0" w:color="auto"/>
                                                                                    <w:right w:val="none" w:sz="0" w:space="0" w:color="auto"/>
                                                                                  </w:divBdr>
                                                                                  <w:divsChild>
                                                                                    <w:div w:id="852645586">
                                                                                      <w:marLeft w:val="-75"/>
                                                                                      <w:marRight w:val="0"/>
                                                                                      <w:marTop w:val="30"/>
                                                                                      <w:marBottom w:val="30"/>
                                                                                      <w:divBdr>
                                                                                        <w:top w:val="none" w:sz="0" w:space="0" w:color="auto"/>
                                                                                        <w:left w:val="none" w:sz="0" w:space="0" w:color="auto"/>
                                                                                        <w:bottom w:val="none" w:sz="0" w:space="0" w:color="auto"/>
                                                                                        <w:right w:val="none" w:sz="0" w:space="0" w:color="auto"/>
                                                                                      </w:divBdr>
                                                                                      <w:divsChild>
                                                                                        <w:div w:id="24604684">
                                                                                          <w:marLeft w:val="0"/>
                                                                                          <w:marRight w:val="0"/>
                                                                                          <w:marTop w:val="0"/>
                                                                                          <w:marBottom w:val="0"/>
                                                                                          <w:divBdr>
                                                                                            <w:top w:val="none" w:sz="0" w:space="0" w:color="auto"/>
                                                                                            <w:left w:val="none" w:sz="0" w:space="0" w:color="auto"/>
                                                                                            <w:bottom w:val="none" w:sz="0" w:space="0" w:color="auto"/>
                                                                                            <w:right w:val="none" w:sz="0" w:space="0" w:color="auto"/>
                                                                                          </w:divBdr>
                                                                                          <w:divsChild>
                                                                                            <w:div w:id="2127965364">
                                                                                              <w:marLeft w:val="0"/>
                                                                                              <w:marRight w:val="0"/>
                                                                                              <w:marTop w:val="0"/>
                                                                                              <w:marBottom w:val="0"/>
                                                                                              <w:divBdr>
                                                                                                <w:top w:val="none" w:sz="0" w:space="0" w:color="auto"/>
                                                                                                <w:left w:val="none" w:sz="0" w:space="0" w:color="auto"/>
                                                                                                <w:bottom w:val="none" w:sz="0" w:space="0" w:color="auto"/>
                                                                                                <w:right w:val="none" w:sz="0" w:space="0" w:color="auto"/>
                                                                                              </w:divBdr>
                                                                                            </w:div>
                                                                                          </w:divsChild>
                                                                                        </w:div>
                                                                                        <w:div w:id="1365861895">
                                                                                          <w:marLeft w:val="0"/>
                                                                                          <w:marRight w:val="0"/>
                                                                                          <w:marTop w:val="0"/>
                                                                                          <w:marBottom w:val="0"/>
                                                                                          <w:divBdr>
                                                                                            <w:top w:val="none" w:sz="0" w:space="0" w:color="auto"/>
                                                                                            <w:left w:val="none" w:sz="0" w:space="0" w:color="auto"/>
                                                                                            <w:bottom w:val="none" w:sz="0" w:space="0" w:color="auto"/>
                                                                                            <w:right w:val="none" w:sz="0" w:space="0" w:color="auto"/>
                                                                                          </w:divBdr>
                                                                                          <w:divsChild>
                                                                                            <w:div w:id="723990591">
                                                                                              <w:marLeft w:val="0"/>
                                                                                              <w:marRight w:val="0"/>
                                                                                              <w:marTop w:val="0"/>
                                                                                              <w:marBottom w:val="0"/>
                                                                                              <w:divBdr>
                                                                                                <w:top w:val="none" w:sz="0" w:space="0" w:color="auto"/>
                                                                                                <w:left w:val="none" w:sz="0" w:space="0" w:color="auto"/>
                                                                                                <w:bottom w:val="none" w:sz="0" w:space="0" w:color="auto"/>
                                                                                                <w:right w:val="none" w:sz="0" w:space="0" w:color="auto"/>
                                                                                              </w:divBdr>
                                                                                            </w:div>
                                                                                          </w:divsChild>
                                                                                        </w:div>
                                                                                        <w:div w:id="1396512239">
                                                                                          <w:marLeft w:val="0"/>
                                                                                          <w:marRight w:val="0"/>
                                                                                          <w:marTop w:val="0"/>
                                                                                          <w:marBottom w:val="0"/>
                                                                                          <w:divBdr>
                                                                                            <w:top w:val="none" w:sz="0" w:space="0" w:color="auto"/>
                                                                                            <w:left w:val="none" w:sz="0" w:space="0" w:color="auto"/>
                                                                                            <w:bottom w:val="none" w:sz="0" w:space="0" w:color="auto"/>
                                                                                            <w:right w:val="none" w:sz="0" w:space="0" w:color="auto"/>
                                                                                          </w:divBdr>
                                                                                          <w:divsChild>
                                                                                            <w:div w:id="1541161430">
                                                                                              <w:marLeft w:val="0"/>
                                                                                              <w:marRight w:val="0"/>
                                                                                              <w:marTop w:val="0"/>
                                                                                              <w:marBottom w:val="0"/>
                                                                                              <w:divBdr>
                                                                                                <w:top w:val="none" w:sz="0" w:space="0" w:color="auto"/>
                                                                                                <w:left w:val="none" w:sz="0" w:space="0" w:color="auto"/>
                                                                                                <w:bottom w:val="none" w:sz="0" w:space="0" w:color="auto"/>
                                                                                                <w:right w:val="none" w:sz="0" w:space="0" w:color="auto"/>
                                                                                              </w:divBdr>
                                                                                            </w:div>
                                                                                          </w:divsChild>
                                                                                        </w:div>
                                                                                        <w:div w:id="1626153598">
                                                                                          <w:marLeft w:val="0"/>
                                                                                          <w:marRight w:val="0"/>
                                                                                          <w:marTop w:val="0"/>
                                                                                          <w:marBottom w:val="0"/>
                                                                                          <w:divBdr>
                                                                                            <w:top w:val="none" w:sz="0" w:space="0" w:color="auto"/>
                                                                                            <w:left w:val="none" w:sz="0" w:space="0" w:color="auto"/>
                                                                                            <w:bottom w:val="none" w:sz="0" w:space="0" w:color="auto"/>
                                                                                            <w:right w:val="none" w:sz="0" w:space="0" w:color="auto"/>
                                                                                          </w:divBdr>
                                                                                          <w:divsChild>
                                                                                            <w:div w:id="8366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8287">
                                                                                  <w:marLeft w:val="0"/>
                                                                                  <w:marRight w:val="0"/>
                                                                                  <w:marTop w:val="0"/>
                                                                                  <w:marBottom w:val="0"/>
                                                                                  <w:divBdr>
                                                                                    <w:top w:val="none" w:sz="0" w:space="0" w:color="auto"/>
                                                                                    <w:left w:val="none" w:sz="0" w:space="0" w:color="auto"/>
                                                                                    <w:bottom w:val="none" w:sz="0" w:space="0" w:color="auto"/>
                                                                                    <w:right w:val="none" w:sz="0" w:space="0" w:color="auto"/>
                                                                                  </w:divBdr>
                                                                                  <w:divsChild>
                                                                                    <w:div w:id="202325542">
                                                                                      <w:marLeft w:val="0"/>
                                                                                      <w:marRight w:val="0"/>
                                                                                      <w:marTop w:val="0"/>
                                                                                      <w:marBottom w:val="0"/>
                                                                                      <w:divBdr>
                                                                                        <w:top w:val="none" w:sz="0" w:space="0" w:color="auto"/>
                                                                                        <w:left w:val="none" w:sz="0" w:space="0" w:color="auto"/>
                                                                                        <w:bottom w:val="none" w:sz="0" w:space="0" w:color="auto"/>
                                                                                        <w:right w:val="none" w:sz="0" w:space="0" w:color="auto"/>
                                                                                      </w:divBdr>
                                                                                    </w:div>
                                                                                    <w:div w:id="949046620">
                                                                                      <w:marLeft w:val="0"/>
                                                                                      <w:marRight w:val="0"/>
                                                                                      <w:marTop w:val="0"/>
                                                                                      <w:marBottom w:val="0"/>
                                                                                      <w:divBdr>
                                                                                        <w:top w:val="none" w:sz="0" w:space="0" w:color="auto"/>
                                                                                        <w:left w:val="none" w:sz="0" w:space="0" w:color="auto"/>
                                                                                        <w:bottom w:val="none" w:sz="0" w:space="0" w:color="auto"/>
                                                                                        <w:right w:val="none" w:sz="0" w:space="0" w:color="auto"/>
                                                                                      </w:divBdr>
                                                                                    </w:div>
                                                                                    <w:div w:id="1368026219">
                                                                                      <w:marLeft w:val="0"/>
                                                                                      <w:marRight w:val="0"/>
                                                                                      <w:marTop w:val="0"/>
                                                                                      <w:marBottom w:val="0"/>
                                                                                      <w:divBdr>
                                                                                        <w:top w:val="none" w:sz="0" w:space="0" w:color="auto"/>
                                                                                        <w:left w:val="none" w:sz="0" w:space="0" w:color="auto"/>
                                                                                        <w:bottom w:val="none" w:sz="0" w:space="0" w:color="auto"/>
                                                                                        <w:right w:val="none" w:sz="0" w:space="0" w:color="auto"/>
                                                                                      </w:divBdr>
                                                                                    </w:div>
                                                                                    <w:div w:id="20894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0431103">
      <w:bodyDiv w:val="1"/>
      <w:marLeft w:val="0"/>
      <w:marRight w:val="0"/>
      <w:marTop w:val="0"/>
      <w:marBottom w:val="0"/>
      <w:divBdr>
        <w:top w:val="none" w:sz="0" w:space="0" w:color="auto"/>
        <w:left w:val="none" w:sz="0" w:space="0" w:color="auto"/>
        <w:bottom w:val="none" w:sz="0" w:space="0" w:color="auto"/>
        <w:right w:val="none" w:sz="0" w:space="0" w:color="auto"/>
      </w:divBdr>
    </w:div>
    <w:div w:id="577977361">
      <w:bodyDiv w:val="1"/>
      <w:marLeft w:val="0"/>
      <w:marRight w:val="0"/>
      <w:marTop w:val="0"/>
      <w:marBottom w:val="0"/>
      <w:divBdr>
        <w:top w:val="none" w:sz="0" w:space="0" w:color="auto"/>
        <w:left w:val="none" w:sz="0" w:space="0" w:color="auto"/>
        <w:bottom w:val="none" w:sz="0" w:space="0" w:color="auto"/>
        <w:right w:val="none" w:sz="0" w:space="0" w:color="auto"/>
      </w:divBdr>
      <w:divsChild>
        <w:div w:id="485442507">
          <w:marLeft w:val="0"/>
          <w:marRight w:val="0"/>
          <w:marTop w:val="0"/>
          <w:marBottom w:val="0"/>
          <w:divBdr>
            <w:top w:val="none" w:sz="0" w:space="0" w:color="auto"/>
            <w:left w:val="none" w:sz="0" w:space="0" w:color="auto"/>
            <w:bottom w:val="none" w:sz="0" w:space="0" w:color="auto"/>
            <w:right w:val="none" w:sz="0" w:space="0" w:color="auto"/>
          </w:divBdr>
        </w:div>
        <w:div w:id="1544252558">
          <w:marLeft w:val="0"/>
          <w:marRight w:val="0"/>
          <w:marTop w:val="0"/>
          <w:marBottom w:val="0"/>
          <w:divBdr>
            <w:top w:val="none" w:sz="0" w:space="0" w:color="auto"/>
            <w:left w:val="none" w:sz="0" w:space="0" w:color="auto"/>
            <w:bottom w:val="none" w:sz="0" w:space="0" w:color="auto"/>
            <w:right w:val="none" w:sz="0" w:space="0" w:color="auto"/>
          </w:divBdr>
        </w:div>
        <w:div w:id="1764380134">
          <w:marLeft w:val="0"/>
          <w:marRight w:val="0"/>
          <w:marTop w:val="0"/>
          <w:marBottom w:val="0"/>
          <w:divBdr>
            <w:top w:val="none" w:sz="0" w:space="0" w:color="auto"/>
            <w:left w:val="none" w:sz="0" w:space="0" w:color="auto"/>
            <w:bottom w:val="none" w:sz="0" w:space="0" w:color="auto"/>
            <w:right w:val="none" w:sz="0" w:space="0" w:color="auto"/>
          </w:divBdr>
        </w:div>
      </w:divsChild>
    </w:div>
    <w:div w:id="589656563">
      <w:bodyDiv w:val="1"/>
      <w:marLeft w:val="0"/>
      <w:marRight w:val="0"/>
      <w:marTop w:val="0"/>
      <w:marBottom w:val="0"/>
      <w:divBdr>
        <w:top w:val="none" w:sz="0" w:space="0" w:color="auto"/>
        <w:left w:val="none" w:sz="0" w:space="0" w:color="auto"/>
        <w:bottom w:val="none" w:sz="0" w:space="0" w:color="auto"/>
        <w:right w:val="none" w:sz="0" w:space="0" w:color="auto"/>
      </w:divBdr>
    </w:div>
    <w:div w:id="596065017">
      <w:bodyDiv w:val="1"/>
      <w:marLeft w:val="0"/>
      <w:marRight w:val="0"/>
      <w:marTop w:val="0"/>
      <w:marBottom w:val="0"/>
      <w:divBdr>
        <w:top w:val="none" w:sz="0" w:space="0" w:color="auto"/>
        <w:left w:val="none" w:sz="0" w:space="0" w:color="auto"/>
        <w:bottom w:val="none" w:sz="0" w:space="0" w:color="auto"/>
        <w:right w:val="none" w:sz="0" w:space="0" w:color="auto"/>
      </w:divBdr>
    </w:div>
    <w:div w:id="601643287">
      <w:bodyDiv w:val="1"/>
      <w:marLeft w:val="0"/>
      <w:marRight w:val="0"/>
      <w:marTop w:val="0"/>
      <w:marBottom w:val="0"/>
      <w:divBdr>
        <w:top w:val="none" w:sz="0" w:space="0" w:color="auto"/>
        <w:left w:val="none" w:sz="0" w:space="0" w:color="auto"/>
        <w:bottom w:val="none" w:sz="0" w:space="0" w:color="auto"/>
        <w:right w:val="none" w:sz="0" w:space="0" w:color="auto"/>
      </w:divBdr>
    </w:div>
    <w:div w:id="614677617">
      <w:bodyDiv w:val="1"/>
      <w:marLeft w:val="0"/>
      <w:marRight w:val="0"/>
      <w:marTop w:val="0"/>
      <w:marBottom w:val="0"/>
      <w:divBdr>
        <w:top w:val="none" w:sz="0" w:space="0" w:color="auto"/>
        <w:left w:val="none" w:sz="0" w:space="0" w:color="auto"/>
        <w:bottom w:val="none" w:sz="0" w:space="0" w:color="auto"/>
        <w:right w:val="none" w:sz="0" w:space="0" w:color="auto"/>
      </w:divBdr>
    </w:div>
    <w:div w:id="626857936">
      <w:bodyDiv w:val="1"/>
      <w:marLeft w:val="0"/>
      <w:marRight w:val="0"/>
      <w:marTop w:val="0"/>
      <w:marBottom w:val="0"/>
      <w:divBdr>
        <w:top w:val="none" w:sz="0" w:space="0" w:color="auto"/>
        <w:left w:val="none" w:sz="0" w:space="0" w:color="auto"/>
        <w:bottom w:val="none" w:sz="0" w:space="0" w:color="auto"/>
        <w:right w:val="none" w:sz="0" w:space="0" w:color="auto"/>
      </w:divBdr>
    </w:div>
    <w:div w:id="661549418">
      <w:bodyDiv w:val="1"/>
      <w:marLeft w:val="0"/>
      <w:marRight w:val="0"/>
      <w:marTop w:val="0"/>
      <w:marBottom w:val="0"/>
      <w:divBdr>
        <w:top w:val="none" w:sz="0" w:space="0" w:color="auto"/>
        <w:left w:val="none" w:sz="0" w:space="0" w:color="auto"/>
        <w:bottom w:val="none" w:sz="0" w:space="0" w:color="auto"/>
        <w:right w:val="none" w:sz="0" w:space="0" w:color="auto"/>
      </w:divBdr>
    </w:div>
    <w:div w:id="669067255">
      <w:bodyDiv w:val="1"/>
      <w:marLeft w:val="0"/>
      <w:marRight w:val="0"/>
      <w:marTop w:val="0"/>
      <w:marBottom w:val="0"/>
      <w:divBdr>
        <w:top w:val="none" w:sz="0" w:space="0" w:color="auto"/>
        <w:left w:val="none" w:sz="0" w:space="0" w:color="auto"/>
        <w:bottom w:val="none" w:sz="0" w:space="0" w:color="auto"/>
        <w:right w:val="none" w:sz="0" w:space="0" w:color="auto"/>
      </w:divBdr>
    </w:div>
    <w:div w:id="688026993">
      <w:bodyDiv w:val="1"/>
      <w:marLeft w:val="0"/>
      <w:marRight w:val="0"/>
      <w:marTop w:val="0"/>
      <w:marBottom w:val="0"/>
      <w:divBdr>
        <w:top w:val="none" w:sz="0" w:space="0" w:color="auto"/>
        <w:left w:val="none" w:sz="0" w:space="0" w:color="auto"/>
        <w:bottom w:val="none" w:sz="0" w:space="0" w:color="auto"/>
        <w:right w:val="none" w:sz="0" w:space="0" w:color="auto"/>
      </w:divBdr>
    </w:div>
    <w:div w:id="711419674">
      <w:bodyDiv w:val="1"/>
      <w:marLeft w:val="0"/>
      <w:marRight w:val="0"/>
      <w:marTop w:val="0"/>
      <w:marBottom w:val="0"/>
      <w:divBdr>
        <w:top w:val="none" w:sz="0" w:space="0" w:color="auto"/>
        <w:left w:val="none" w:sz="0" w:space="0" w:color="auto"/>
        <w:bottom w:val="none" w:sz="0" w:space="0" w:color="auto"/>
        <w:right w:val="none" w:sz="0" w:space="0" w:color="auto"/>
      </w:divBdr>
    </w:div>
    <w:div w:id="716054811">
      <w:bodyDiv w:val="1"/>
      <w:marLeft w:val="0"/>
      <w:marRight w:val="0"/>
      <w:marTop w:val="0"/>
      <w:marBottom w:val="0"/>
      <w:divBdr>
        <w:top w:val="none" w:sz="0" w:space="0" w:color="auto"/>
        <w:left w:val="none" w:sz="0" w:space="0" w:color="auto"/>
        <w:bottom w:val="none" w:sz="0" w:space="0" w:color="auto"/>
        <w:right w:val="none" w:sz="0" w:space="0" w:color="auto"/>
      </w:divBdr>
    </w:div>
    <w:div w:id="716205878">
      <w:bodyDiv w:val="1"/>
      <w:marLeft w:val="0"/>
      <w:marRight w:val="0"/>
      <w:marTop w:val="0"/>
      <w:marBottom w:val="0"/>
      <w:divBdr>
        <w:top w:val="none" w:sz="0" w:space="0" w:color="auto"/>
        <w:left w:val="none" w:sz="0" w:space="0" w:color="auto"/>
        <w:bottom w:val="none" w:sz="0" w:space="0" w:color="auto"/>
        <w:right w:val="none" w:sz="0" w:space="0" w:color="auto"/>
      </w:divBdr>
    </w:div>
    <w:div w:id="721246944">
      <w:bodyDiv w:val="1"/>
      <w:marLeft w:val="0"/>
      <w:marRight w:val="0"/>
      <w:marTop w:val="0"/>
      <w:marBottom w:val="0"/>
      <w:divBdr>
        <w:top w:val="none" w:sz="0" w:space="0" w:color="auto"/>
        <w:left w:val="none" w:sz="0" w:space="0" w:color="auto"/>
        <w:bottom w:val="none" w:sz="0" w:space="0" w:color="auto"/>
        <w:right w:val="none" w:sz="0" w:space="0" w:color="auto"/>
      </w:divBdr>
    </w:div>
    <w:div w:id="753476008">
      <w:bodyDiv w:val="1"/>
      <w:marLeft w:val="0"/>
      <w:marRight w:val="0"/>
      <w:marTop w:val="0"/>
      <w:marBottom w:val="0"/>
      <w:divBdr>
        <w:top w:val="none" w:sz="0" w:space="0" w:color="auto"/>
        <w:left w:val="none" w:sz="0" w:space="0" w:color="auto"/>
        <w:bottom w:val="none" w:sz="0" w:space="0" w:color="auto"/>
        <w:right w:val="none" w:sz="0" w:space="0" w:color="auto"/>
      </w:divBdr>
    </w:div>
    <w:div w:id="768162138">
      <w:bodyDiv w:val="1"/>
      <w:marLeft w:val="0"/>
      <w:marRight w:val="0"/>
      <w:marTop w:val="0"/>
      <w:marBottom w:val="0"/>
      <w:divBdr>
        <w:top w:val="none" w:sz="0" w:space="0" w:color="auto"/>
        <w:left w:val="none" w:sz="0" w:space="0" w:color="auto"/>
        <w:bottom w:val="none" w:sz="0" w:space="0" w:color="auto"/>
        <w:right w:val="none" w:sz="0" w:space="0" w:color="auto"/>
      </w:divBdr>
    </w:div>
    <w:div w:id="788747419">
      <w:bodyDiv w:val="1"/>
      <w:marLeft w:val="0"/>
      <w:marRight w:val="0"/>
      <w:marTop w:val="0"/>
      <w:marBottom w:val="0"/>
      <w:divBdr>
        <w:top w:val="none" w:sz="0" w:space="0" w:color="auto"/>
        <w:left w:val="none" w:sz="0" w:space="0" w:color="auto"/>
        <w:bottom w:val="none" w:sz="0" w:space="0" w:color="auto"/>
        <w:right w:val="none" w:sz="0" w:space="0" w:color="auto"/>
      </w:divBdr>
    </w:div>
    <w:div w:id="798885297">
      <w:bodyDiv w:val="1"/>
      <w:marLeft w:val="0"/>
      <w:marRight w:val="0"/>
      <w:marTop w:val="0"/>
      <w:marBottom w:val="0"/>
      <w:divBdr>
        <w:top w:val="none" w:sz="0" w:space="0" w:color="auto"/>
        <w:left w:val="none" w:sz="0" w:space="0" w:color="auto"/>
        <w:bottom w:val="none" w:sz="0" w:space="0" w:color="auto"/>
        <w:right w:val="none" w:sz="0" w:space="0" w:color="auto"/>
      </w:divBdr>
    </w:div>
    <w:div w:id="806750953">
      <w:bodyDiv w:val="1"/>
      <w:marLeft w:val="0"/>
      <w:marRight w:val="0"/>
      <w:marTop w:val="0"/>
      <w:marBottom w:val="0"/>
      <w:divBdr>
        <w:top w:val="none" w:sz="0" w:space="0" w:color="auto"/>
        <w:left w:val="none" w:sz="0" w:space="0" w:color="auto"/>
        <w:bottom w:val="none" w:sz="0" w:space="0" w:color="auto"/>
        <w:right w:val="none" w:sz="0" w:space="0" w:color="auto"/>
      </w:divBdr>
    </w:div>
    <w:div w:id="807363776">
      <w:bodyDiv w:val="1"/>
      <w:marLeft w:val="0"/>
      <w:marRight w:val="0"/>
      <w:marTop w:val="0"/>
      <w:marBottom w:val="0"/>
      <w:divBdr>
        <w:top w:val="none" w:sz="0" w:space="0" w:color="auto"/>
        <w:left w:val="none" w:sz="0" w:space="0" w:color="auto"/>
        <w:bottom w:val="none" w:sz="0" w:space="0" w:color="auto"/>
        <w:right w:val="none" w:sz="0" w:space="0" w:color="auto"/>
      </w:divBdr>
    </w:div>
    <w:div w:id="808942994">
      <w:bodyDiv w:val="1"/>
      <w:marLeft w:val="0"/>
      <w:marRight w:val="0"/>
      <w:marTop w:val="0"/>
      <w:marBottom w:val="0"/>
      <w:divBdr>
        <w:top w:val="none" w:sz="0" w:space="0" w:color="auto"/>
        <w:left w:val="none" w:sz="0" w:space="0" w:color="auto"/>
        <w:bottom w:val="none" w:sz="0" w:space="0" w:color="auto"/>
        <w:right w:val="none" w:sz="0" w:space="0" w:color="auto"/>
      </w:divBdr>
    </w:div>
    <w:div w:id="832111481">
      <w:bodyDiv w:val="1"/>
      <w:marLeft w:val="0"/>
      <w:marRight w:val="0"/>
      <w:marTop w:val="0"/>
      <w:marBottom w:val="0"/>
      <w:divBdr>
        <w:top w:val="none" w:sz="0" w:space="0" w:color="auto"/>
        <w:left w:val="none" w:sz="0" w:space="0" w:color="auto"/>
        <w:bottom w:val="none" w:sz="0" w:space="0" w:color="auto"/>
        <w:right w:val="none" w:sz="0" w:space="0" w:color="auto"/>
      </w:divBdr>
    </w:div>
    <w:div w:id="838040480">
      <w:bodyDiv w:val="1"/>
      <w:marLeft w:val="0"/>
      <w:marRight w:val="0"/>
      <w:marTop w:val="0"/>
      <w:marBottom w:val="0"/>
      <w:divBdr>
        <w:top w:val="none" w:sz="0" w:space="0" w:color="auto"/>
        <w:left w:val="none" w:sz="0" w:space="0" w:color="auto"/>
        <w:bottom w:val="none" w:sz="0" w:space="0" w:color="auto"/>
        <w:right w:val="none" w:sz="0" w:space="0" w:color="auto"/>
      </w:divBdr>
    </w:div>
    <w:div w:id="846285894">
      <w:bodyDiv w:val="1"/>
      <w:marLeft w:val="0"/>
      <w:marRight w:val="0"/>
      <w:marTop w:val="0"/>
      <w:marBottom w:val="0"/>
      <w:divBdr>
        <w:top w:val="none" w:sz="0" w:space="0" w:color="auto"/>
        <w:left w:val="none" w:sz="0" w:space="0" w:color="auto"/>
        <w:bottom w:val="none" w:sz="0" w:space="0" w:color="auto"/>
        <w:right w:val="none" w:sz="0" w:space="0" w:color="auto"/>
      </w:divBdr>
    </w:div>
    <w:div w:id="850342732">
      <w:bodyDiv w:val="1"/>
      <w:marLeft w:val="0"/>
      <w:marRight w:val="0"/>
      <w:marTop w:val="0"/>
      <w:marBottom w:val="0"/>
      <w:divBdr>
        <w:top w:val="none" w:sz="0" w:space="0" w:color="auto"/>
        <w:left w:val="none" w:sz="0" w:space="0" w:color="auto"/>
        <w:bottom w:val="none" w:sz="0" w:space="0" w:color="auto"/>
        <w:right w:val="none" w:sz="0" w:space="0" w:color="auto"/>
      </w:divBdr>
      <w:divsChild>
        <w:div w:id="5594502">
          <w:marLeft w:val="0"/>
          <w:marRight w:val="0"/>
          <w:marTop w:val="0"/>
          <w:marBottom w:val="0"/>
          <w:divBdr>
            <w:top w:val="none" w:sz="0" w:space="0" w:color="auto"/>
            <w:left w:val="none" w:sz="0" w:space="0" w:color="auto"/>
            <w:bottom w:val="none" w:sz="0" w:space="0" w:color="auto"/>
            <w:right w:val="none" w:sz="0" w:space="0" w:color="auto"/>
          </w:divBdr>
        </w:div>
        <w:div w:id="176504174">
          <w:marLeft w:val="0"/>
          <w:marRight w:val="0"/>
          <w:marTop w:val="0"/>
          <w:marBottom w:val="0"/>
          <w:divBdr>
            <w:top w:val="none" w:sz="0" w:space="0" w:color="auto"/>
            <w:left w:val="none" w:sz="0" w:space="0" w:color="auto"/>
            <w:bottom w:val="none" w:sz="0" w:space="0" w:color="auto"/>
            <w:right w:val="none" w:sz="0" w:space="0" w:color="auto"/>
          </w:divBdr>
        </w:div>
        <w:div w:id="264769126">
          <w:marLeft w:val="0"/>
          <w:marRight w:val="0"/>
          <w:marTop w:val="0"/>
          <w:marBottom w:val="0"/>
          <w:divBdr>
            <w:top w:val="none" w:sz="0" w:space="0" w:color="auto"/>
            <w:left w:val="none" w:sz="0" w:space="0" w:color="auto"/>
            <w:bottom w:val="none" w:sz="0" w:space="0" w:color="auto"/>
            <w:right w:val="none" w:sz="0" w:space="0" w:color="auto"/>
          </w:divBdr>
        </w:div>
        <w:div w:id="369259680">
          <w:marLeft w:val="0"/>
          <w:marRight w:val="0"/>
          <w:marTop w:val="0"/>
          <w:marBottom w:val="0"/>
          <w:divBdr>
            <w:top w:val="none" w:sz="0" w:space="0" w:color="auto"/>
            <w:left w:val="none" w:sz="0" w:space="0" w:color="auto"/>
            <w:bottom w:val="none" w:sz="0" w:space="0" w:color="auto"/>
            <w:right w:val="none" w:sz="0" w:space="0" w:color="auto"/>
          </w:divBdr>
        </w:div>
        <w:div w:id="483089775">
          <w:marLeft w:val="0"/>
          <w:marRight w:val="0"/>
          <w:marTop w:val="0"/>
          <w:marBottom w:val="0"/>
          <w:divBdr>
            <w:top w:val="none" w:sz="0" w:space="0" w:color="auto"/>
            <w:left w:val="none" w:sz="0" w:space="0" w:color="auto"/>
            <w:bottom w:val="none" w:sz="0" w:space="0" w:color="auto"/>
            <w:right w:val="none" w:sz="0" w:space="0" w:color="auto"/>
          </w:divBdr>
        </w:div>
        <w:div w:id="896168410">
          <w:marLeft w:val="0"/>
          <w:marRight w:val="0"/>
          <w:marTop w:val="0"/>
          <w:marBottom w:val="0"/>
          <w:divBdr>
            <w:top w:val="none" w:sz="0" w:space="0" w:color="auto"/>
            <w:left w:val="none" w:sz="0" w:space="0" w:color="auto"/>
            <w:bottom w:val="none" w:sz="0" w:space="0" w:color="auto"/>
            <w:right w:val="none" w:sz="0" w:space="0" w:color="auto"/>
          </w:divBdr>
        </w:div>
        <w:div w:id="1080253699">
          <w:marLeft w:val="0"/>
          <w:marRight w:val="0"/>
          <w:marTop w:val="0"/>
          <w:marBottom w:val="0"/>
          <w:divBdr>
            <w:top w:val="none" w:sz="0" w:space="0" w:color="auto"/>
            <w:left w:val="none" w:sz="0" w:space="0" w:color="auto"/>
            <w:bottom w:val="none" w:sz="0" w:space="0" w:color="auto"/>
            <w:right w:val="none" w:sz="0" w:space="0" w:color="auto"/>
          </w:divBdr>
        </w:div>
        <w:div w:id="1183545968">
          <w:marLeft w:val="0"/>
          <w:marRight w:val="0"/>
          <w:marTop w:val="0"/>
          <w:marBottom w:val="0"/>
          <w:divBdr>
            <w:top w:val="none" w:sz="0" w:space="0" w:color="auto"/>
            <w:left w:val="none" w:sz="0" w:space="0" w:color="auto"/>
            <w:bottom w:val="none" w:sz="0" w:space="0" w:color="auto"/>
            <w:right w:val="none" w:sz="0" w:space="0" w:color="auto"/>
          </w:divBdr>
        </w:div>
        <w:div w:id="1264146299">
          <w:marLeft w:val="0"/>
          <w:marRight w:val="0"/>
          <w:marTop w:val="0"/>
          <w:marBottom w:val="0"/>
          <w:divBdr>
            <w:top w:val="none" w:sz="0" w:space="0" w:color="auto"/>
            <w:left w:val="none" w:sz="0" w:space="0" w:color="auto"/>
            <w:bottom w:val="none" w:sz="0" w:space="0" w:color="auto"/>
            <w:right w:val="none" w:sz="0" w:space="0" w:color="auto"/>
          </w:divBdr>
        </w:div>
        <w:div w:id="1437015596">
          <w:marLeft w:val="0"/>
          <w:marRight w:val="0"/>
          <w:marTop w:val="0"/>
          <w:marBottom w:val="0"/>
          <w:divBdr>
            <w:top w:val="none" w:sz="0" w:space="0" w:color="auto"/>
            <w:left w:val="none" w:sz="0" w:space="0" w:color="auto"/>
            <w:bottom w:val="none" w:sz="0" w:space="0" w:color="auto"/>
            <w:right w:val="none" w:sz="0" w:space="0" w:color="auto"/>
          </w:divBdr>
        </w:div>
        <w:div w:id="1616208063">
          <w:marLeft w:val="0"/>
          <w:marRight w:val="0"/>
          <w:marTop w:val="0"/>
          <w:marBottom w:val="0"/>
          <w:divBdr>
            <w:top w:val="none" w:sz="0" w:space="0" w:color="auto"/>
            <w:left w:val="none" w:sz="0" w:space="0" w:color="auto"/>
            <w:bottom w:val="none" w:sz="0" w:space="0" w:color="auto"/>
            <w:right w:val="none" w:sz="0" w:space="0" w:color="auto"/>
          </w:divBdr>
        </w:div>
        <w:div w:id="1914925305">
          <w:marLeft w:val="0"/>
          <w:marRight w:val="0"/>
          <w:marTop w:val="0"/>
          <w:marBottom w:val="0"/>
          <w:divBdr>
            <w:top w:val="none" w:sz="0" w:space="0" w:color="auto"/>
            <w:left w:val="none" w:sz="0" w:space="0" w:color="auto"/>
            <w:bottom w:val="none" w:sz="0" w:space="0" w:color="auto"/>
            <w:right w:val="none" w:sz="0" w:space="0" w:color="auto"/>
          </w:divBdr>
        </w:div>
        <w:div w:id="2112629972">
          <w:marLeft w:val="0"/>
          <w:marRight w:val="0"/>
          <w:marTop w:val="0"/>
          <w:marBottom w:val="0"/>
          <w:divBdr>
            <w:top w:val="none" w:sz="0" w:space="0" w:color="auto"/>
            <w:left w:val="none" w:sz="0" w:space="0" w:color="auto"/>
            <w:bottom w:val="none" w:sz="0" w:space="0" w:color="auto"/>
            <w:right w:val="none" w:sz="0" w:space="0" w:color="auto"/>
          </w:divBdr>
        </w:div>
      </w:divsChild>
    </w:div>
    <w:div w:id="853420354">
      <w:bodyDiv w:val="1"/>
      <w:marLeft w:val="0"/>
      <w:marRight w:val="0"/>
      <w:marTop w:val="0"/>
      <w:marBottom w:val="0"/>
      <w:divBdr>
        <w:top w:val="none" w:sz="0" w:space="0" w:color="auto"/>
        <w:left w:val="none" w:sz="0" w:space="0" w:color="auto"/>
        <w:bottom w:val="none" w:sz="0" w:space="0" w:color="auto"/>
        <w:right w:val="none" w:sz="0" w:space="0" w:color="auto"/>
      </w:divBdr>
    </w:div>
    <w:div w:id="856114384">
      <w:bodyDiv w:val="1"/>
      <w:marLeft w:val="0"/>
      <w:marRight w:val="0"/>
      <w:marTop w:val="0"/>
      <w:marBottom w:val="0"/>
      <w:divBdr>
        <w:top w:val="none" w:sz="0" w:space="0" w:color="auto"/>
        <w:left w:val="none" w:sz="0" w:space="0" w:color="auto"/>
        <w:bottom w:val="none" w:sz="0" w:space="0" w:color="auto"/>
        <w:right w:val="none" w:sz="0" w:space="0" w:color="auto"/>
      </w:divBdr>
    </w:div>
    <w:div w:id="895121180">
      <w:bodyDiv w:val="1"/>
      <w:marLeft w:val="0"/>
      <w:marRight w:val="0"/>
      <w:marTop w:val="0"/>
      <w:marBottom w:val="0"/>
      <w:divBdr>
        <w:top w:val="none" w:sz="0" w:space="0" w:color="auto"/>
        <w:left w:val="none" w:sz="0" w:space="0" w:color="auto"/>
        <w:bottom w:val="none" w:sz="0" w:space="0" w:color="auto"/>
        <w:right w:val="none" w:sz="0" w:space="0" w:color="auto"/>
      </w:divBdr>
    </w:div>
    <w:div w:id="915895018">
      <w:bodyDiv w:val="1"/>
      <w:marLeft w:val="0"/>
      <w:marRight w:val="0"/>
      <w:marTop w:val="0"/>
      <w:marBottom w:val="0"/>
      <w:divBdr>
        <w:top w:val="none" w:sz="0" w:space="0" w:color="auto"/>
        <w:left w:val="none" w:sz="0" w:space="0" w:color="auto"/>
        <w:bottom w:val="none" w:sz="0" w:space="0" w:color="auto"/>
        <w:right w:val="none" w:sz="0" w:space="0" w:color="auto"/>
      </w:divBdr>
    </w:div>
    <w:div w:id="925531292">
      <w:bodyDiv w:val="1"/>
      <w:marLeft w:val="0"/>
      <w:marRight w:val="0"/>
      <w:marTop w:val="0"/>
      <w:marBottom w:val="0"/>
      <w:divBdr>
        <w:top w:val="none" w:sz="0" w:space="0" w:color="auto"/>
        <w:left w:val="none" w:sz="0" w:space="0" w:color="auto"/>
        <w:bottom w:val="none" w:sz="0" w:space="0" w:color="auto"/>
        <w:right w:val="none" w:sz="0" w:space="0" w:color="auto"/>
      </w:divBdr>
    </w:div>
    <w:div w:id="925646975">
      <w:bodyDiv w:val="1"/>
      <w:marLeft w:val="0"/>
      <w:marRight w:val="0"/>
      <w:marTop w:val="0"/>
      <w:marBottom w:val="0"/>
      <w:divBdr>
        <w:top w:val="none" w:sz="0" w:space="0" w:color="auto"/>
        <w:left w:val="none" w:sz="0" w:space="0" w:color="auto"/>
        <w:bottom w:val="none" w:sz="0" w:space="0" w:color="auto"/>
        <w:right w:val="none" w:sz="0" w:space="0" w:color="auto"/>
      </w:divBdr>
    </w:div>
    <w:div w:id="933711393">
      <w:bodyDiv w:val="1"/>
      <w:marLeft w:val="0"/>
      <w:marRight w:val="0"/>
      <w:marTop w:val="0"/>
      <w:marBottom w:val="0"/>
      <w:divBdr>
        <w:top w:val="none" w:sz="0" w:space="0" w:color="auto"/>
        <w:left w:val="none" w:sz="0" w:space="0" w:color="auto"/>
        <w:bottom w:val="none" w:sz="0" w:space="0" w:color="auto"/>
        <w:right w:val="none" w:sz="0" w:space="0" w:color="auto"/>
      </w:divBdr>
    </w:div>
    <w:div w:id="955255282">
      <w:bodyDiv w:val="1"/>
      <w:marLeft w:val="0"/>
      <w:marRight w:val="0"/>
      <w:marTop w:val="0"/>
      <w:marBottom w:val="0"/>
      <w:divBdr>
        <w:top w:val="none" w:sz="0" w:space="0" w:color="auto"/>
        <w:left w:val="none" w:sz="0" w:space="0" w:color="auto"/>
        <w:bottom w:val="none" w:sz="0" w:space="0" w:color="auto"/>
        <w:right w:val="none" w:sz="0" w:space="0" w:color="auto"/>
      </w:divBdr>
    </w:div>
    <w:div w:id="972369813">
      <w:bodyDiv w:val="1"/>
      <w:marLeft w:val="0"/>
      <w:marRight w:val="0"/>
      <w:marTop w:val="0"/>
      <w:marBottom w:val="0"/>
      <w:divBdr>
        <w:top w:val="none" w:sz="0" w:space="0" w:color="auto"/>
        <w:left w:val="none" w:sz="0" w:space="0" w:color="auto"/>
        <w:bottom w:val="none" w:sz="0" w:space="0" w:color="auto"/>
        <w:right w:val="none" w:sz="0" w:space="0" w:color="auto"/>
      </w:divBdr>
    </w:div>
    <w:div w:id="980619906">
      <w:bodyDiv w:val="1"/>
      <w:marLeft w:val="0"/>
      <w:marRight w:val="0"/>
      <w:marTop w:val="0"/>
      <w:marBottom w:val="0"/>
      <w:divBdr>
        <w:top w:val="none" w:sz="0" w:space="0" w:color="auto"/>
        <w:left w:val="none" w:sz="0" w:space="0" w:color="auto"/>
        <w:bottom w:val="none" w:sz="0" w:space="0" w:color="auto"/>
        <w:right w:val="none" w:sz="0" w:space="0" w:color="auto"/>
      </w:divBdr>
    </w:div>
    <w:div w:id="999817708">
      <w:bodyDiv w:val="1"/>
      <w:marLeft w:val="0"/>
      <w:marRight w:val="0"/>
      <w:marTop w:val="0"/>
      <w:marBottom w:val="0"/>
      <w:divBdr>
        <w:top w:val="none" w:sz="0" w:space="0" w:color="auto"/>
        <w:left w:val="none" w:sz="0" w:space="0" w:color="auto"/>
        <w:bottom w:val="none" w:sz="0" w:space="0" w:color="auto"/>
        <w:right w:val="none" w:sz="0" w:space="0" w:color="auto"/>
      </w:divBdr>
    </w:div>
    <w:div w:id="1013799542">
      <w:bodyDiv w:val="1"/>
      <w:marLeft w:val="0"/>
      <w:marRight w:val="0"/>
      <w:marTop w:val="0"/>
      <w:marBottom w:val="0"/>
      <w:divBdr>
        <w:top w:val="none" w:sz="0" w:space="0" w:color="auto"/>
        <w:left w:val="none" w:sz="0" w:space="0" w:color="auto"/>
        <w:bottom w:val="none" w:sz="0" w:space="0" w:color="auto"/>
        <w:right w:val="none" w:sz="0" w:space="0" w:color="auto"/>
      </w:divBdr>
    </w:div>
    <w:div w:id="1073696004">
      <w:bodyDiv w:val="1"/>
      <w:marLeft w:val="0"/>
      <w:marRight w:val="0"/>
      <w:marTop w:val="0"/>
      <w:marBottom w:val="0"/>
      <w:divBdr>
        <w:top w:val="none" w:sz="0" w:space="0" w:color="auto"/>
        <w:left w:val="none" w:sz="0" w:space="0" w:color="auto"/>
        <w:bottom w:val="none" w:sz="0" w:space="0" w:color="auto"/>
        <w:right w:val="none" w:sz="0" w:space="0" w:color="auto"/>
      </w:divBdr>
    </w:div>
    <w:div w:id="1102186136">
      <w:bodyDiv w:val="1"/>
      <w:marLeft w:val="0"/>
      <w:marRight w:val="0"/>
      <w:marTop w:val="0"/>
      <w:marBottom w:val="0"/>
      <w:divBdr>
        <w:top w:val="none" w:sz="0" w:space="0" w:color="auto"/>
        <w:left w:val="none" w:sz="0" w:space="0" w:color="auto"/>
        <w:bottom w:val="none" w:sz="0" w:space="0" w:color="auto"/>
        <w:right w:val="none" w:sz="0" w:space="0" w:color="auto"/>
      </w:divBdr>
      <w:divsChild>
        <w:div w:id="5256897">
          <w:marLeft w:val="0"/>
          <w:marRight w:val="0"/>
          <w:marTop w:val="0"/>
          <w:marBottom w:val="0"/>
          <w:divBdr>
            <w:top w:val="none" w:sz="0" w:space="0" w:color="auto"/>
            <w:left w:val="none" w:sz="0" w:space="0" w:color="auto"/>
            <w:bottom w:val="none" w:sz="0" w:space="0" w:color="auto"/>
            <w:right w:val="none" w:sz="0" w:space="0" w:color="auto"/>
          </w:divBdr>
        </w:div>
        <w:div w:id="186716420">
          <w:marLeft w:val="0"/>
          <w:marRight w:val="0"/>
          <w:marTop w:val="0"/>
          <w:marBottom w:val="0"/>
          <w:divBdr>
            <w:top w:val="none" w:sz="0" w:space="0" w:color="auto"/>
            <w:left w:val="none" w:sz="0" w:space="0" w:color="auto"/>
            <w:bottom w:val="none" w:sz="0" w:space="0" w:color="auto"/>
            <w:right w:val="none" w:sz="0" w:space="0" w:color="auto"/>
          </w:divBdr>
        </w:div>
        <w:div w:id="333144234">
          <w:marLeft w:val="0"/>
          <w:marRight w:val="0"/>
          <w:marTop w:val="0"/>
          <w:marBottom w:val="0"/>
          <w:divBdr>
            <w:top w:val="none" w:sz="0" w:space="0" w:color="auto"/>
            <w:left w:val="none" w:sz="0" w:space="0" w:color="auto"/>
            <w:bottom w:val="none" w:sz="0" w:space="0" w:color="auto"/>
            <w:right w:val="none" w:sz="0" w:space="0" w:color="auto"/>
          </w:divBdr>
        </w:div>
        <w:div w:id="440614095">
          <w:marLeft w:val="0"/>
          <w:marRight w:val="0"/>
          <w:marTop w:val="0"/>
          <w:marBottom w:val="0"/>
          <w:divBdr>
            <w:top w:val="none" w:sz="0" w:space="0" w:color="auto"/>
            <w:left w:val="none" w:sz="0" w:space="0" w:color="auto"/>
            <w:bottom w:val="none" w:sz="0" w:space="0" w:color="auto"/>
            <w:right w:val="none" w:sz="0" w:space="0" w:color="auto"/>
          </w:divBdr>
        </w:div>
        <w:div w:id="507839432">
          <w:marLeft w:val="0"/>
          <w:marRight w:val="0"/>
          <w:marTop w:val="0"/>
          <w:marBottom w:val="0"/>
          <w:divBdr>
            <w:top w:val="none" w:sz="0" w:space="0" w:color="auto"/>
            <w:left w:val="none" w:sz="0" w:space="0" w:color="auto"/>
            <w:bottom w:val="none" w:sz="0" w:space="0" w:color="auto"/>
            <w:right w:val="none" w:sz="0" w:space="0" w:color="auto"/>
          </w:divBdr>
        </w:div>
        <w:div w:id="608509861">
          <w:marLeft w:val="0"/>
          <w:marRight w:val="0"/>
          <w:marTop w:val="0"/>
          <w:marBottom w:val="0"/>
          <w:divBdr>
            <w:top w:val="none" w:sz="0" w:space="0" w:color="auto"/>
            <w:left w:val="none" w:sz="0" w:space="0" w:color="auto"/>
            <w:bottom w:val="none" w:sz="0" w:space="0" w:color="auto"/>
            <w:right w:val="none" w:sz="0" w:space="0" w:color="auto"/>
          </w:divBdr>
        </w:div>
        <w:div w:id="670722431">
          <w:marLeft w:val="0"/>
          <w:marRight w:val="0"/>
          <w:marTop w:val="0"/>
          <w:marBottom w:val="0"/>
          <w:divBdr>
            <w:top w:val="none" w:sz="0" w:space="0" w:color="auto"/>
            <w:left w:val="none" w:sz="0" w:space="0" w:color="auto"/>
            <w:bottom w:val="none" w:sz="0" w:space="0" w:color="auto"/>
            <w:right w:val="none" w:sz="0" w:space="0" w:color="auto"/>
          </w:divBdr>
        </w:div>
        <w:div w:id="757480285">
          <w:marLeft w:val="0"/>
          <w:marRight w:val="0"/>
          <w:marTop w:val="0"/>
          <w:marBottom w:val="0"/>
          <w:divBdr>
            <w:top w:val="none" w:sz="0" w:space="0" w:color="auto"/>
            <w:left w:val="none" w:sz="0" w:space="0" w:color="auto"/>
            <w:bottom w:val="none" w:sz="0" w:space="0" w:color="auto"/>
            <w:right w:val="none" w:sz="0" w:space="0" w:color="auto"/>
          </w:divBdr>
        </w:div>
        <w:div w:id="779183561">
          <w:marLeft w:val="0"/>
          <w:marRight w:val="0"/>
          <w:marTop w:val="0"/>
          <w:marBottom w:val="0"/>
          <w:divBdr>
            <w:top w:val="none" w:sz="0" w:space="0" w:color="auto"/>
            <w:left w:val="none" w:sz="0" w:space="0" w:color="auto"/>
            <w:bottom w:val="none" w:sz="0" w:space="0" w:color="auto"/>
            <w:right w:val="none" w:sz="0" w:space="0" w:color="auto"/>
          </w:divBdr>
        </w:div>
        <w:div w:id="844201499">
          <w:marLeft w:val="0"/>
          <w:marRight w:val="0"/>
          <w:marTop w:val="0"/>
          <w:marBottom w:val="0"/>
          <w:divBdr>
            <w:top w:val="none" w:sz="0" w:space="0" w:color="auto"/>
            <w:left w:val="none" w:sz="0" w:space="0" w:color="auto"/>
            <w:bottom w:val="none" w:sz="0" w:space="0" w:color="auto"/>
            <w:right w:val="none" w:sz="0" w:space="0" w:color="auto"/>
          </w:divBdr>
        </w:div>
        <w:div w:id="924462092">
          <w:marLeft w:val="0"/>
          <w:marRight w:val="0"/>
          <w:marTop w:val="0"/>
          <w:marBottom w:val="0"/>
          <w:divBdr>
            <w:top w:val="none" w:sz="0" w:space="0" w:color="auto"/>
            <w:left w:val="none" w:sz="0" w:space="0" w:color="auto"/>
            <w:bottom w:val="none" w:sz="0" w:space="0" w:color="auto"/>
            <w:right w:val="none" w:sz="0" w:space="0" w:color="auto"/>
          </w:divBdr>
        </w:div>
        <w:div w:id="1076363835">
          <w:marLeft w:val="0"/>
          <w:marRight w:val="0"/>
          <w:marTop w:val="0"/>
          <w:marBottom w:val="0"/>
          <w:divBdr>
            <w:top w:val="none" w:sz="0" w:space="0" w:color="auto"/>
            <w:left w:val="none" w:sz="0" w:space="0" w:color="auto"/>
            <w:bottom w:val="none" w:sz="0" w:space="0" w:color="auto"/>
            <w:right w:val="none" w:sz="0" w:space="0" w:color="auto"/>
          </w:divBdr>
        </w:div>
        <w:div w:id="1093814859">
          <w:marLeft w:val="0"/>
          <w:marRight w:val="0"/>
          <w:marTop w:val="0"/>
          <w:marBottom w:val="0"/>
          <w:divBdr>
            <w:top w:val="none" w:sz="0" w:space="0" w:color="auto"/>
            <w:left w:val="none" w:sz="0" w:space="0" w:color="auto"/>
            <w:bottom w:val="none" w:sz="0" w:space="0" w:color="auto"/>
            <w:right w:val="none" w:sz="0" w:space="0" w:color="auto"/>
          </w:divBdr>
        </w:div>
        <w:div w:id="1193347595">
          <w:marLeft w:val="0"/>
          <w:marRight w:val="0"/>
          <w:marTop w:val="0"/>
          <w:marBottom w:val="0"/>
          <w:divBdr>
            <w:top w:val="none" w:sz="0" w:space="0" w:color="auto"/>
            <w:left w:val="none" w:sz="0" w:space="0" w:color="auto"/>
            <w:bottom w:val="none" w:sz="0" w:space="0" w:color="auto"/>
            <w:right w:val="none" w:sz="0" w:space="0" w:color="auto"/>
          </w:divBdr>
        </w:div>
        <w:div w:id="1373531777">
          <w:marLeft w:val="0"/>
          <w:marRight w:val="0"/>
          <w:marTop w:val="0"/>
          <w:marBottom w:val="0"/>
          <w:divBdr>
            <w:top w:val="none" w:sz="0" w:space="0" w:color="auto"/>
            <w:left w:val="none" w:sz="0" w:space="0" w:color="auto"/>
            <w:bottom w:val="none" w:sz="0" w:space="0" w:color="auto"/>
            <w:right w:val="none" w:sz="0" w:space="0" w:color="auto"/>
          </w:divBdr>
        </w:div>
        <w:div w:id="1386561898">
          <w:marLeft w:val="0"/>
          <w:marRight w:val="0"/>
          <w:marTop w:val="0"/>
          <w:marBottom w:val="0"/>
          <w:divBdr>
            <w:top w:val="none" w:sz="0" w:space="0" w:color="auto"/>
            <w:left w:val="none" w:sz="0" w:space="0" w:color="auto"/>
            <w:bottom w:val="none" w:sz="0" w:space="0" w:color="auto"/>
            <w:right w:val="none" w:sz="0" w:space="0" w:color="auto"/>
          </w:divBdr>
        </w:div>
        <w:div w:id="1541013669">
          <w:marLeft w:val="0"/>
          <w:marRight w:val="0"/>
          <w:marTop w:val="0"/>
          <w:marBottom w:val="0"/>
          <w:divBdr>
            <w:top w:val="none" w:sz="0" w:space="0" w:color="auto"/>
            <w:left w:val="none" w:sz="0" w:space="0" w:color="auto"/>
            <w:bottom w:val="none" w:sz="0" w:space="0" w:color="auto"/>
            <w:right w:val="none" w:sz="0" w:space="0" w:color="auto"/>
          </w:divBdr>
        </w:div>
        <w:div w:id="1572231700">
          <w:marLeft w:val="0"/>
          <w:marRight w:val="0"/>
          <w:marTop w:val="0"/>
          <w:marBottom w:val="0"/>
          <w:divBdr>
            <w:top w:val="none" w:sz="0" w:space="0" w:color="auto"/>
            <w:left w:val="none" w:sz="0" w:space="0" w:color="auto"/>
            <w:bottom w:val="none" w:sz="0" w:space="0" w:color="auto"/>
            <w:right w:val="none" w:sz="0" w:space="0" w:color="auto"/>
          </w:divBdr>
        </w:div>
        <w:div w:id="1610578246">
          <w:marLeft w:val="0"/>
          <w:marRight w:val="0"/>
          <w:marTop w:val="0"/>
          <w:marBottom w:val="0"/>
          <w:divBdr>
            <w:top w:val="none" w:sz="0" w:space="0" w:color="auto"/>
            <w:left w:val="none" w:sz="0" w:space="0" w:color="auto"/>
            <w:bottom w:val="none" w:sz="0" w:space="0" w:color="auto"/>
            <w:right w:val="none" w:sz="0" w:space="0" w:color="auto"/>
          </w:divBdr>
        </w:div>
        <w:div w:id="1887066393">
          <w:marLeft w:val="0"/>
          <w:marRight w:val="0"/>
          <w:marTop w:val="0"/>
          <w:marBottom w:val="0"/>
          <w:divBdr>
            <w:top w:val="none" w:sz="0" w:space="0" w:color="auto"/>
            <w:left w:val="none" w:sz="0" w:space="0" w:color="auto"/>
            <w:bottom w:val="none" w:sz="0" w:space="0" w:color="auto"/>
            <w:right w:val="none" w:sz="0" w:space="0" w:color="auto"/>
          </w:divBdr>
        </w:div>
        <w:div w:id="1919440234">
          <w:marLeft w:val="0"/>
          <w:marRight w:val="0"/>
          <w:marTop w:val="0"/>
          <w:marBottom w:val="0"/>
          <w:divBdr>
            <w:top w:val="none" w:sz="0" w:space="0" w:color="auto"/>
            <w:left w:val="none" w:sz="0" w:space="0" w:color="auto"/>
            <w:bottom w:val="none" w:sz="0" w:space="0" w:color="auto"/>
            <w:right w:val="none" w:sz="0" w:space="0" w:color="auto"/>
          </w:divBdr>
        </w:div>
        <w:div w:id="2022781563">
          <w:marLeft w:val="0"/>
          <w:marRight w:val="0"/>
          <w:marTop w:val="0"/>
          <w:marBottom w:val="0"/>
          <w:divBdr>
            <w:top w:val="none" w:sz="0" w:space="0" w:color="auto"/>
            <w:left w:val="none" w:sz="0" w:space="0" w:color="auto"/>
            <w:bottom w:val="none" w:sz="0" w:space="0" w:color="auto"/>
            <w:right w:val="none" w:sz="0" w:space="0" w:color="auto"/>
          </w:divBdr>
        </w:div>
        <w:div w:id="2055306570">
          <w:marLeft w:val="0"/>
          <w:marRight w:val="0"/>
          <w:marTop w:val="0"/>
          <w:marBottom w:val="0"/>
          <w:divBdr>
            <w:top w:val="none" w:sz="0" w:space="0" w:color="auto"/>
            <w:left w:val="none" w:sz="0" w:space="0" w:color="auto"/>
            <w:bottom w:val="none" w:sz="0" w:space="0" w:color="auto"/>
            <w:right w:val="none" w:sz="0" w:space="0" w:color="auto"/>
          </w:divBdr>
        </w:div>
      </w:divsChild>
    </w:div>
    <w:div w:id="1102802577">
      <w:bodyDiv w:val="1"/>
      <w:marLeft w:val="0"/>
      <w:marRight w:val="0"/>
      <w:marTop w:val="0"/>
      <w:marBottom w:val="0"/>
      <w:divBdr>
        <w:top w:val="none" w:sz="0" w:space="0" w:color="auto"/>
        <w:left w:val="none" w:sz="0" w:space="0" w:color="auto"/>
        <w:bottom w:val="none" w:sz="0" w:space="0" w:color="auto"/>
        <w:right w:val="none" w:sz="0" w:space="0" w:color="auto"/>
      </w:divBdr>
    </w:div>
    <w:div w:id="1128620104">
      <w:bodyDiv w:val="1"/>
      <w:marLeft w:val="0"/>
      <w:marRight w:val="0"/>
      <w:marTop w:val="0"/>
      <w:marBottom w:val="0"/>
      <w:divBdr>
        <w:top w:val="none" w:sz="0" w:space="0" w:color="auto"/>
        <w:left w:val="none" w:sz="0" w:space="0" w:color="auto"/>
        <w:bottom w:val="none" w:sz="0" w:space="0" w:color="auto"/>
        <w:right w:val="none" w:sz="0" w:space="0" w:color="auto"/>
      </w:divBdr>
    </w:div>
    <w:div w:id="1137648372">
      <w:bodyDiv w:val="1"/>
      <w:marLeft w:val="0"/>
      <w:marRight w:val="0"/>
      <w:marTop w:val="0"/>
      <w:marBottom w:val="0"/>
      <w:divBdr>
        <w:top w:val="none" w:sz="0" w:space="0" w:color="auto"/>
        <w:left w:val="none" w:sz="0" w:space="0" w:color="auto"/>
        <w:bottom w:val="none" w:sz="0" w:space="0" w:color="auto"/>
        <w:right w:val="none" w:sz="0" w:space="0" w:color="auto"/>
      </w:divBdr>
    </w:div>
    <w:div w:id="1182432755">
      <w:bodyDiv w:val="1"/>
      <w:marLeft w:val="0"/>
      <w:marRight w:val="0"/>
      <w:marTop w:val="0"/>
      <w:marBottom w:val="0"/>
      <w:divBdr>
        <w:top w:val="none" w:sz="0" w:space="0" w:color="auto"/>
        <w:left w:val="none" w:sz="0" w:space="0" w:color="auto"/>
        <w:bottom w:val="none" w:sz="0" w:space="0" w:color="auto"/>
        <w:right w:val="none" w:sz="0" w:space="0" w:color="auto"/>
      </w:divBdr>
    </w:div>
    <w:div w:id="1189947802">
      <w:bodyDiv w:val="1"/>
      <w:marLeft w:val="0"/>
      <w:marRight w:val="0"/>
      <w:marTop w:val="0"/>
      <w:marBottom w:val="0"/>
      <w:divBdr>
        <w:top w:val="none" w:sz="0" w:space="0" w:color="auto"/>
        <w:left w:val="none" w:sz="0" w:space="0" w:color="auto"/>
        <w:bottom w:val="none" w:sz="0" w:space="0" w:color="auto"/>
        <w:right w:val="none" w:sz="0" w:space="0" w:color="auto"/>
      </w:divBdr>
    </w:div>
    <w:div w:id="1200892826">
      <w:bodyDiv w:val="1"/>
      <w:marLeft w:val="0"/>
      <w:marRight w:val="0"/>
      <w:marTop w:val="0"/>
      <w:marBottom w:val="0"/>
      <w:divBdr>
        <w:top w:val="none" w:sz="0" w:space="0" w:color="auto"/>
        <w:left w:val="none" w:sz="0" w:space="0" w:color="auto"/>
        <w:bottom w:val="none" w:sz="0" w:space="0" w:color="auto"/>
        <w:right w:val="none" w:sz="0" w:space="0" w:color="auto"/>
      </w:divBdr>
    </w:div>
    <w:div w:id="1210075190">
      <w:bodyDiv w:val="1"/>
      <w:marLeft w:val="0"/>
      <w:marRight w:val="0"/>
      <w:marTop w:val="0"/>
      <w:marBottom w:val="0"/>
      <w:divBdr>
        <w:top w:val="none" w:sz="0" w:space="0" w:color="auto"/>
        <w:left w:val="none" w:sz="0" w:space="0" w:color="auto"/>
        <w:bottom w:val="none" w:sz="0" w:space="0" w:color="auto"/>
        <w:right w:val="none" w:sz="0" w:space="0" w:color="auto"/>
      </w:divBdr>
    </w:div>
    <w:div w:id="1225531732">
      <w:bodyDiv w:val="1"/>
      <w:marLeft w:val="0"/>
      <w:marRight w:val="0"/>
      <w:marTop w:val="0"/>
      <w:marBottom w:val="0"/>
      <w:divBdr>
        <w:top w:val="none" w:sz="0" w:space="0" w:color="auto"/>
        <w:left w:val="none" w:sz="0" w:space="0" w:color="auto"/>
        <w:bottom w:val="none" w:sz="0" w:space="0" w:color="auto"/>
        <w:right w:val="none" w:sz="0" w:space="0" w:color="auto"/>
      </w:divBdr>
    </w:div>
    <w:div w:id="1302535361">
      <w:bodyDiv w:val="1"/>
      <w:marLeft w:val="0"/>
      <w:marRight w:val="0"/>
      <w:marTop w:val="0"/>
      <w:marBottom w:val="0"/>
      <w:divBdr>
        <w:top w:val="none" w:sz="0" w:space="0" w:color="auto"/>
        <w:left w:val="none" w:sz="0" w:space="0" w:color="auto"/>
        <w:bottom w:val="none" w:sz="0" w:space="0" w:color="auto"/>
        <w:right w:val="none" w:sz="0" w:space="0" w:color="auto"/>
      </w:divBdr>
    </w:div>
    <w:div w:id="1307975786">
      <w:bodyDiv w:val="1"/>
      <w:marLeft w:val="0"/>
      <w:marRight w:val="0"/>
      <w:marTop w:val="0"/>
      <w:marBottom w:val="0"/>
      <w:divBdr>
        <w:top w:val="none" w:sz="0" w:space="0" w:color="auto"/>
        <w:left w:val="none" w:sz="0" w:space="0" w:color="auto"/>
        <w:bottom w:val="none" w:sz="0" w:space="0" w:color="auto"/>
        <w:right w:val="none" w:sz="0" w:space="0" w:color="auto"/>
      </w:divBdr>
    </w:div>
    <w:div w:id="1314918125">
      <w:bodyDiv w:val="1"/>
      <w:marLeft w:val="0"/>
      <w:marRight w:val="0"/>
      <w:marTop w:val="0"/>
      <w:marBottom w:val="0"/>
      <w:divBdr>
        <w:top w:val="none" w:sz="0" w:space="0" w:color="auto"/>
        <w:left w:val="none" w:sz="0" w:space="0" w:color="auto"/>
        <w:bottom w:val="none" w:sz="0" w:space="0" w:color="auto"/>
        <w:right w:val="none" w:sz="0" w:space="0" w:color="auto"/>
      </w:divBdr>
    </w:div>
    <w:div w:id="1345128012">
      <w:bodyDiv w:val="1"/>
      <w:marLeft w:val="0"/>
      <w:marRight w:val="0"/>
      <w:marTop w:val="0"/>
      <w:marBottom w:val="0"/>
      <w:divBdr>
        <w:top w:val="none" w:sz="0" w:space="0" w:color="auto"/>
        <w:left w:val="none" w:sz="0" w:space="0" w:color="auto"/>
        <w:bottom w:val="none" w:sz="0" w:space="0" w:color="auto"/>
        <w:right w:val="none" w:sz="0" w:space="0" w:color="auto"/>
      </w:divBdr>
    </w:div>
    <w:div w:id="1359352915">
      <w:bodyDiv w:val="1"/>
      <w:marLeft w:val="0"/>
      <w:marRight w:val="0"/>
      <w:marTop w:val="0"/>
      <w:marBottom w:val="0"/>
      <w:divBdr>
        <w:top w:val="none" w:sz="0" w:space="0" w:color="auto"/>
        <w:left w:val="none" w:sz="0" w:space="0" w:color="auto"/>
        <w:bottom w:val="none" w:sz="0" w:space="0" w:color="auto"/>
        <w:right w:val="none" w:sz="0" w:space="0" w:color="auto"/>
      </w:divBdr>
    </w:div>
    <w:div w:id="1379433488">
      <w:bodyDiv w:val="1"/>
      <w:marLeft w:val="0"/>
      <w:marRight w:val="0"/>
      <w:marTop w:val="0"/>
      <w:marBottom w:val="0"/>
      <w:divBdr>
        <w:top w:val="none" w:sz="0" w:space="0" w:color="auto"/>
        <w:left w:val="none" w:sz="0" w:space="0" w:color="auto"/>
        <w:bottom w:val="none" w:sz="0" w:space="0" w:color="auto"/>
        <w:right w:val="none" w:sz="0" w:space="0" w:color="auto"/>
      </w:divBdr>
    </w:div>
    <w:div w:id="1392726605">
      <w:bodyDiv w:val="1"/>
      <w:marLeft w:val="0"/>
      <w:marRight w:val="0"/>
      <w:marTop w:val="0"/>
      <w:marBottom w:val="0"/>
      <w:divBdr>
        <w:top w:val="none" w:sz="0" w:space="0" w:color="auto"/>
        <w:left w:val="none" w:sz="0" w:space="0" w:color="auto"/>
        <w:bottom w:val="none" w:sz="0" w:space="0" w:color="auto"/>
        <w:right w:val="none" w:sz="0" w:space="0" w:color="auto"/>
      </w:divBdr>
    </w:div>
    <w:div w:id="1394306688">
      <w:bodyDiv w:val="1"/>
      <w:marLeft w:val="0"/>
      <w:marRight w:val="0"/>
      <w:marTop w:val="0"/>
      <w:marBottom w:val="0"/>
      <w:divBdr>
        <w:top w:val="none" w:sz="0" w:space="0" w:color="auto"/>
        <w:left w:val="none" w:sz="0" w:space="0" w:color="auto"/>
        <w:bottom w:val="none" w:sz="0" w:space="0" w:color="auto"/>
        <w:right w:val="none" w:sz="0" w:space="0" w:color="auto"/>
      </w:divBdr>
    </w:div>
    <w:div w:id="1407219963">
      <w:bodyDiv w:val="1"/>
      <w:marLeft w:val="0"/>
      <w:marRight w:val="0"/>
      <w:marTop w:val="0"/>
      <w:marBottom w:val="0"/>
      <w:divBdr>
        <w:top w:val="none" w:sz="0" w:space="0" w:color="auto"/>
        <w:left w:val="none" w:sz="0" w:space="0" w:color="auto"/>
        <w:bottom w:val="none" w:sz="0" w:space="0" w:color="auto"/>
        <w:right w:val="none" w:sz="0" w:space="0" w:color="auto"/>
      </w:divBdr>
    </w:div>
    <w:div w:id="1407386152">
      <w:bodyDiv w:val="1"/>
      <w:marLeft w:val="0"/>
      <w:marRight w:val="0"/>
      <w:marTop w:val="0"/>
      <w:marBottom w:val="0"/>
      <w:divBdr>
        <w:top w:val="none" w:sz="0" w:space="0" w:color="auto"/>
        <w:left w:val="none" w:sz="0" w:space="0" w:color="auto"/>
        <w:bottom w:val="none" w:sz="0" w:space="0" w:color="auto"/>
        <w:right w:val="none" w:sz="0" w:space="0" w:color="auto"/>
      </w:divBdr>
    </w:div>
    <w:div w:id="1442602749">
      <w:bodyDiv w:val="1"/>
      <w:marLeft w:val="0"/>
      <w:marRight w:val="0"/>
      <w:marTop w:val="0"/>
      <w:marBottom w:val="0"/>
      <w:divBdr>
        <w:top w:val="none" w:sz="0" w:space="0" w:color="auto"/>
        <w:left w:val="none" w:sz="0" w:space="0" w:color="auto"/>
        <w:bottom w:val="none" w:sz="0" w:space="0" w:color="auto"/>
        <w:right w:val="none" w:sz="0" w:space="0" w:color="auto"/>
      </w:divBdr>
    </w:div>
    <w:div w:id="1451045302">
      <w:bodyDiv w:val="1"/>
      <w:marLeft w:val="0"/>
      <w:marRight w:val="0"/>
      <w:marTop w:val="0"/>
      <w:marBottom w:val="0"/>
      <w:divBdr>
        <w:top w:val="none" w:sz="0" w:space="0" w:color="auto"/>
        <w:left w:val="none" w:sz="0" w:space="0" w:color="auto"/>
        <w:bottom w:val="none" w:sz="0" w:space="0" w:color="auto"/>
        <w:right w:val="none" w:sz="0" w:space="0" w:color="auto"/>
      </w:divBdr>
    </w:div>
    <w:div w:id="1459255336">
      <w:bodyDiv w:val="1"/>
      <w:marLeft w:val="0"/>
      <w:marRight w:val="0"/>
      <w:marTop w:val="0"/>
      <w:marBottom w:val="0"/>
      <w:divBdr>
        <w:top w:val="none" w:sz="0" w:space="0" w:color="auto"/>
        <w:left w:val="none" w:sz="0" w:space="0" w:color="auto"/>
        <w:bottom w:val="none" w:sz="0" w:space="0" w:color="auto"/>
        <w:right w:val="none" w:sz="0" w:space="0" w:color="auto"/>
      </w:divBdr>
    </w:div>
    <w:div w:id="1508595834">
      <w:bodyDiv w:val="1"/>
      <w:marLeft w:val="0"/>
      <w:marRight w:val="0"/>
      <w:marTop w:val="0"/>
      <w:marBottom w:val="0"/>
      <w:divBdr>
        <w:top w:val="none" w:sz="0" w:space="0" w:color="auto"/>
        <w:left w:val="none" w:sz="0" w:space="0" w:color="auto"/>
        <w:bottom w:val="none" w:sz="0" w:space="0" w:color="auto"/>
        <w:right w:val="none" w:sz="0" w:space="0" w:color="auto"/>
      </w:divBdr>
    </w:div>
    <w:div w:id="1529025430">
      <w:bodyDiv w:val="1"/>
      <w:marLeft w:val="0"/>
      <w:marRight w:val="0"/>
      <w:marTop w:val="0"/>
      <w:marBottom w:val="0"/>
      <w:divBdr>
        <w:top w:val="none" w:sz="0" w:space="0" w:color="auto"/>
        <w:left w:val="none" w:sz="0" w:space="0" w:color="auto"/>
        <w:bottom w:val="none" w:sz="0" w:space="0" w:color="auto"/>
        <w:right w:val="none" w:sz="0" w:space="0" w:color="auto"/>
      </w:divBdr>
    </w:div>
    <w:div w:id="1533035148">
      <w:bodyDiv w:val="1"/>
      <w:marLeft w:val="0"/>
      <w:marRight w:val="0"/>
      <w:marTop w:val="0"/>
      <w:marBottom w:val="0"/>
      <w:divBdr>
        <w:top w:val="none" w:sz="0" w:space="0" w:color="auto"/>
        <w:left w:val="none" w:sz="0" w:space="0" w:color="auto"/>
        <w:bottom w:val="none" w:sz="0" w:space="0" w:color="auto"/>
        <w:right w:val="none" w:sz="0" w:space="0" w:color="auto"/>
      </w:divBdr>
    </w:div>
    <w:div w:id="1544830743">
      <w:bodyDiv w:val="1"/>
      <w:marLeft w:val="0"/>
      <w:marRight w:val="0"/>
      <w:marTop w:val="0"/>
      <w:marBottom w:val="0"/>
      <w:divBdr>
        <w:top w:val="none" w:sz="0" w:space="0" w:color="auto"/>
        <w:left w:val="none" w:sz="0" w:space="0" w:color="auto"/>
        <w:bottom w:val="none" w:sz="0" w:space="0" w:color="auto"/>
        <w:right w:val="none" w:sz="0" w:space="0" w:color="auto"/>
      </w:divBdr>
    </w:div>
    <w:div w:id="1551720038">
      <w:bodyDiv w:val="1"/>
      <w:marLeft w:val="0"/>
      <w:marRight w:val="0"/>
      <w:marTop w:val="0"/>
      <w:marBottom w:val="0"/>
      <w:divBdr>
        <w:top w:val="none" w:sz="0" w:space="0" w:color="auto"/>
        <w:left w:val="none" w:sz="0" w:space="0" w:color="auto"/>
        <w:bottom w:val="none" w:sz="0" w:space="0" w:color="auto"/>
        <w:right w:val="none" w:sz="0" w:space="0" w:color="auto"/>
      </w:divBdr>
    </w:div>
    <w:div w:id="1565751908">
      <w:bodyDiv w:val="1"/>
      <w:marLeft w:val="0"/>
      <w:marRight w:val="0"/>
      <w:marTop w:val="0"/>
      <w:marBottom w:val="0"/>
      <w:divBdr>
        <w:top w:val="none" w:sz="0" w:space="0" w:color="auto"/>
        <w:left w:val="none" w:sz="0" w:space="0" w:color="auto"/>
        <w:bottom w:val="none" w:sz="0" w:space="0" w:color="auto"/>
        <w:right w:val="none" w:sz="0" w:space="0" w:color="auto"/>
      </w:divBdr>
    </w:div>
    <w:div w:id="1568567058">
      <w:bodyDiv w:val="1"/>
      <w:marLeft w:val="0"/>
      <w:marRight w:val="0"/>
      <w:marTop w:val="0"/>
      <w:marBottom w:val="0"/>
      <w:divBdr>
        <w:top w:val="none" w:sz="0" w:space="0" w:color="auto"/>
        <w:left w:val="none" w:sz="0" w:space="0" w:color="auto"/>
        <w:bottom w:val="none" w:sz="0" w:space="0" w:color="auto"/>
        <w:right w:val="none" w:sz="0" w:space="0" w:color="auto"/>
      </w:divBdr>
    </w:div>
    <w:div w:id="1574968958">
      <w:bodyDiv w:val="1"/>
      <w:marLeft w:val="0"/>
      <w:marRight w:val="0"/>
      <w:marTop w:val="0"/>
      <w:marBottom w:val="0"/>
      <w:divBdr>
        <w:top w:val="none" w:sz="0" w:space="0" w:color="auto"/>
        <w:left w:val="none" w:sz="0" w:space="0" w:color="auto"/>
        <w:bottom w:val="none" w:sz="0" w:space="0" w:color="auto"/>
        <w:right w:val="none" w:sz="0" w:space="0" w:color="auto"/>
      </w:divBdr>
    </w:div>
    <w:div w:id="1577131240">
      <w:bodyDiv w:val="1"/>
      <w:marLeft w:val="0"/>
      <w:marRight w:val="0"/>
      <w:marTop w:val="0"/>
      <w:marBottom w:val="0"/>
      <w:divBdr>
        <w:top w:val="none" w:sz="0" w:space="0" w:color="auto"/>
        <w:left w:val="none" w:sz="0" w:space="0" w:color="auto"/>
        <w:bottom w:val="none" w:sz="0" w:space="0" w:color="auto"/>
        <w:right w:val="none" w:sz="0" w:space="0" w:color="auto"/>
      </w:divBdr>
    </w:div>
    <w:div w:id="1619750208">
      <w:bodyDiv w:val="1"/>
      <w:marLeft w:val="0"/>
      <w:marRight w:val="0"/>
      <w:marTop w:val="0"/>
      <w:marBottom w:val="0"/>
      <w:divBdr>
        <w:top w:val="none" w:sz="0" w:space="0" w:color="auto"/>
        <w:left w:val="none" w:sz="0" w:space="0" w:color="auto"/>
        <w:bottom w:val="none" w:sz="0" w:space="0" w:color="auto"/>
        <w:right w:val="none" w:sz="0" w:space="0" w:color="auto"/>
      </w:divBdr>
    </w:div>
    <w:div w:id="1623074563">
      <w:bodyDiv w:val="1"/>
      <w:marLeft w:val="0"/>
      <w:marRight w:val="0"/>
      <w:marTop w:val="0"/>
      <w:marBottom w:val="0"/>
      <w:divBdr>
        <w:top w:val="none" w:sz="0" w:space="0" w:color="auto"/>
        <w:left w:val="none" w:sz="0" w:space="0" w:color="auto"/>
        <w:bottom w:val="none" w:sz="0" w:space="0" w:color="auto"/>
        <w:right w:val="none" w:sz="0" w:space="0" w:color="auto"/>
      </w:divBdr>
    </w:div>
    <w:div w:id="1632783621">
      <w:bodyDiv w:val="1"/>
      <w:marLeft w:val="0"/>
      <w:marRight w:val="0"/>
      <w:marTop w:val="0"/>
      <w:marBottom w:val="0"/>
      <w:divBdr>
        <w:top w:val="none" w:sz="0" w:space="0" w:color="auto"/>
        <w:left w:val="none" w:sz="0" w:space="0" w:color="auto"/>
        <w:bottom w:val="none" w:sz="0" w:space="0" w:color="auto"/>
        <w:right w:val="none" w:sz="0" w:space="0" w:color="auto"/>
      </w:divBdr>
    </w:div>
    <w:div w:id="1642078942">
      <w:bodyDiv w:val="1"/>
      <w:marLeft w:val="0"/>
      <w:marRight w:val="0"/>
      <w:marTop w:val="0"/>
      <w:marBottom w:val="0"/>
      <w:divBdr>
        <w:top w:val="none" w:sz="0" w:space="0" w:color="auto"/>
        <w:left w:val="none" w:sz="0" w:space="0" w:color="auto"/>
        <w:bottom w:val="none" w:sz="0" w:space="0" w:color="auto"/>
        <w:right w:val="none" w:sz="0" w:space="0" w:color="auto"/>
      </w:divBdr>
      <w:divsChild>
        <w:div w:id="160894516">
          <w:marLeft w:val="0"/>
          <w:marRight w:val="0"/>
          <w:marTop w:val="0"/>
          <w:marBottom w:val="0"/>
          <w:divBdr>
            <w:top w:val="none" w:sz="0" w:space="0" w:color="auto"/>
            <w:left w:val="none" w:sz="0" w:space="0" w:color="auto"/>
            <w:bottom w:val="none" w:sz="0" w:space="0" w:color="auto"/>
            <w:right w:val="none" w:sz="0" w:space="0" w:color="auto"/>
          </w:divBdr>
        </w:div>
        <w:div w:id="856387560">
          <w:marLeft w:val="0"/>
          <w:marRight w:val="0"/>
          <w:marTop w:val="0"/>
          <w:marBottom w:val="0"/>
          <w:divBdr>
            <w:top w:val="none" w:sz="0" w:space="0" w:color="auto"/>
            <w:left w:val="none" w:sz="0" w:space="0" w:color="auto"/>
            <w:bottom w:val="none" w:sz="0" w:space="0" w:color="auto"/>
            <w:right w:val="none" w:sz="0" w:space="0" w:color="auto"/>
          </w:divBdr>
        </w:div>
        <w:div w:id="1254242575">
          <w:marLeft w:val="0"/>
          <w:marRight w:val="0"/>
          <w:marTop w:val="0"/>
          <w:marBottom w:val="0"/>
          <w:divBdr>
            <w:top w:val="none" w:sz="0" w:space="0" w:color="auto"/>
            <w:left w:val="none" w:sz="0" w:space="0" w:color="auto"/>
            <w:bottom w:val="none" w:sz="0" w:space="0" w:color="auto"/>
            <w:right w:val="none" w:sz="0" w:space="0" w:color="auto"/>
          </w:divBdr>
        </w:div>
      </w:divsChild>
    </w:div>
    <w:div w:id="1656106814">
      <w:bodyDiv w:val="1"/>
      <w:marLeft w:val="0"/>
      <w:marRight w:val="0"/>
      <w:marTop w:val="0"/>
      <w:marBottom w:val="0"/>
      <w:divBdr>
        <w:top w:val="none" w:sz="0" w:space="0" w:color="auto"/>
        <w:left w:val="none" w:sz="0" w:space="0" w:color="auto"/>
        <w:bottom w:val="none" w:sz="0" w:space="0" w:color="auto"/>
        <w:right w:val="none" w:sz="0" w:space="0" w:color="auto"/>
      </w:divBdr>
    </w:div>
    <w:div w:id="1680082228">
      <w:bodyDiv w:val="1"/>
      <w:marLeft w:val="0"/>
      <w:marRight w:val="0"/>
      <w:marTop w:val="0"/>
      <w:marBottom w:val="0"/>
      <w:divBdr>
        <w:top w:val="none" w:sz="0" w:space="0" w:color="auto"/>
        <w:left w:val="none" w:sz="0" w:space="0" w:color="auto"/>
        <w:bottom w:val="none" w:sz="0" w:space="0" w:color="auto"/>
        <w:right w:val="none" w:sz="0" w:space="0" w:color="auto"/>
      </w:divBdr>
    </w:div>
    <w:div w:id="1682471311">
      <w:bodyDiv w:val="1"/>
      <w:marLeft w:val="0"/>
      <w:marRight w:val="0"/>
      <w:marTop w:val="0"/>
      <w:marBottom w:val="0"/>
      <w:divBdr>
        <w:top w:val="none" w:sz="0" w:space="0" w:color="auto"/>
        <w:left w:val="none" w:sz="0" w:space="0" w:color="auto"/>
        <w:bottom w:val="none" w:sz="0" w:space="0" w:color="auto"/>
        <w:right w:val="none" w:sz="0" w:space="0" w:color="auto"/>
      </w:divBdr>
    </w:div>
    <w:div w:id="1687321307">
      <w:bodyDiv w:val="1"/>
      <w:marLeft w:val="0"/>
      <w:marRight w:val="0"/>
      <w:marTop w:val="0"/>
      <w:marBottom w:val="0"/>
      <w:divBdr>
        <w:top w:val="none" w:sz="0" w:space="0" w:color="auto"/>
        <w:left w:val="none" w:sz="0" w:space="0" w:color="auto"/>
        <w:bottom w:val="none" w:sz="0" w:space="0" w:color="auto"/>
        <w:right w:val="none" w:sz="0" w:space="0" w:color="auto"/>
      </w:divBdr>
    </w:div>
    <w:div w:id="1689021907">
      <w:bodyDiv w:val="1"/>
      <w:marLeft w:val="0"/>
      <w:marRight w:val="0"/>
      <w:marTop w:val="0"/>
      <w:marBottom w:val="0"/>
      <w:divBdr>
        <w:top w:val="none" w:sz="0" w:space="0" w:color="auto"/>
        <w:left w:val="none" w:sz="0" w:space="0" w:color="auto"/>
        <w:bottom w:val="none" w:sz="0" w:space="0" w:color="auto"/>
        <w:right w:val="none" w:sz="0" w:space="0" w:color="auto"/>
      </w:divBdr>
    </w:div>
    <w:div w:id="1767071780">
      <w:bodyDiv w:val="1"/>
      <w:marLeft w:val="0"/>
      <w:marRight w:val="0"/>
      <w:marTop w:val="0"/>
      <w:marBottom w:val="0"/>
      <w:divBdr>
        <w:top w:val="none" w:sz="0" w:space="0" w:color="auto"/>
        <w:left w:val="none" w:sz="0" w:space="0" w:color="auto"/>
        <w:bottom w:val="none" w:sz="0" w:space="0" w:color="auto"/>
        <w:right w:val="none" w:sz="0" w:space="0" w:color="auto"/>
      </w:divBdr>
    </w:div>
    <w:div w:id="1781875983">
      <w:bodyDiv w:val="1"/>
      <w:marLeft w:val="0"/>
      <w:marRight w:val="0"/>
      <w:marTop w:val="0"/>
      <w:marBottom w:val="0"/>
      <w:divBdr>
        <w:top w:val="none" w:sz="0" w:space="0" w:color="auto"/>
        <w:left w:val="none" w:sz="0" w:space="0" w:color="auto"/>
        <w:bottom w:val="none" w:sz="0" w:space="0" w:color="auto"/>
        <w:right w:val="none" w:sz="0" w:space="0" w:color="auto"/>
      </w:divBdr>
    </w:div>
    <w:div w:id="1782606433">
      <w:bodyDiv w:val="1"/>
      <w:marLeft w:val="0"/>
      <w:marRight w:val="0"/>
      <w:marTop w:val="0"/>
      <w:marBottom w:val="0"/>
      <w:divBdr>
        <w:top w:val="none" w:sz="0" w:space="0" w:color="auto"/>
        <w:left w:val="none" w:sz="0" w:space="0" w:color="auto"/>
        <w:bottom w:val="none" w:sz="0" w:space="0" w:color="auto"/>
        <w:right w:val="none" w:sz="0" w:space="0" w:color="auto"/>
      </w:divBdr>
    </w:div>
    <w:div w:id="1784612787">
      <w:bodyDiv w:val="1"/>
      <w:marLeft w:val="0"/>
      <w:marRight w:val="0"/>
      <w:marTop w:val="0"/>
      <w:marBottom w:val="0"/>
      <w:divBdr>
        <w:top w:val="none" w:sz="0" w:space="0" w:color="auto"/>
        <w:left w:val="none" w:sz="0" w:space="0" w:color="auto"/>
        <w:bottom w:val="none" w:sz="0" w:space="0" w:color="auto"/>
        <w:right w:val="none" w:sz="0" w:space="0" w:color="auto"/>
      </w:divBdr>
      <w:divsChild>
        <w:div w:id="821166166">
          <w:marLeft w:val="0"/>
          <w:marRight w:val="0"/>
          <w:marTop w:val="0"/>
          <w:marBottom w:val="0"/>
          <w:divBdr>
            <w:top w:val="none" w:sz="0" w:space="0" w:color="auto"/>
            <w:left w:val="none" w:sz="0" w:space="0" w:color="auto"/>
            <w:bottom w:val="none" w:sz="0" w:space="0" w:color="auto"/>
            <w:right w:val="none" w:sz="0" w:space="0" w:color="auto"/>
          </w:divBdr>
        </w:div>
        <w:div w:id="1554923379">
          <w:marLeft w:val="0"/>
          <w:marRight w:val="0"/>
          <w:marTop w:val="0"/>
          <w:marBottom w:val="0"/>
          <w:divBdr>
            <w:top w:val="none" w:sz="0" w:space="0" w:color="auto"/>
            <w:left w:val="none" w:sz="0" w:space="0" w:color="auto"/>
            <w:bottom w:val="none" w:sz="0" w:space="0" w:color="auto"/>
            <w:right w:val="none" w:sz="0" w:space="0" w:color="auto"/>
          </w:divBdr>
        </w:div>
        <w:div w:id="1912814999">
          <w:marLeft w:val="0"/>
          <w:marRight w:val="0"/>
          <w:marTop w:val="0"/>
          <w:marBottom w:val="0"/>
          <w:divBdr>
            <w:top w:val="none" w:sz="0" w:space="0" w:color="auto"/>
            <w:left w:val="none" w:sz="0" w:space="0" w:color="auto"/>
            <w:bottom w:val="none" w:sz="0" w:space="0" w:color="auto"/>
            <w:right w:val="none" w:sz="0" w:space="0" w:color="auto"/>
          </w:divBdr>
        </w:div>
      </w:divsChild>
    </w:div>
    <w:div w:id="1803112886">
      <w:bodyDiv w:val="1"/>
      <w:marLeft w:val="0"/>
      <w:marRight w:val="0"/>
      <w:marTop w:val="0"/>
      <w:marBottom w:val="0"/>
      <w:divBdr>
        <w:top w:val="none" w:sz="0" w:space="0" w:color="auto"/>
        <w:left w:val="none" w:sz="0" w:space="0" w:color="auto"/>
        <w:bottom w:val="none" w:sz="0" w:space="0" w:color="auto"/>
        <w:right w:val="none" w:sz="0" w:space="0" w:color="auto"/>
      </w:divBdr>
    </w:div>
    <w:div w:id="1804345688">
      <w:bodyDiv w:val="1"/>
      <w:marLeft w:val="0"/>
      <w:marRight w:val="0"/>
      <w:marTop w:val="0"/>
      <w:marBottom w:val="0"/>
      <w:divBdr>
        <w:top w:val="none" w:sz="0" w:space="0" w:color="auto"/>
        <w:left w:val="none" w:sz="0" w:space="0" w:color="auto"/>
        <w:bottom w:val="none" w:sz="0" w:space="0" w:color="auto"/>
        <w:right w:val="none" w:sz="0" w:space="0" w:color="auto"/>
      </w:divBdr>
    </w:div>
    <w:div w:id="1810783894">
      <w:bodyDiv w:val="1"/>
      <w:marLeft w:val="0"/>
      <w:marRight w:val="0"/>
      <w:marTop w:val="0"/>
      <w:marBottom w:val="0"/>
      <w:divBdr>
        <w:top w:val="none" w:sz="0" w:space="0" w:color="auto"/>
        <w:left w:val="none" w:sz="0" w:space="0" w:color="auto"/>
        <w:bottom w:val="none" w:sz="0" w:space="0" w:color="auto"/>
        <w:right w:val="none" w:sz="0" w:space="0" w:color="auto"/>
      </w:divBdr>
    </w:div>
    <w:div w:id="1842618323">
      <w:bodyDiv w:val="1"/>
      <w:marLeft w:val="0"/>
      <w:marRight w:val="0"/>
      <w:marTop w:val="0"/>
      <w:marBottom w:val="0"/>
      <w:divBdr>
        <w:top w:val="none" w:sz="0" w:space="0" w:color="auto"/>
        <w:left w:val="none" w:sz="0" w:space="0" w:color="auto"/>
        <w:bottom w:val="none" w:sz="0" w:space="0" w:color="auto"/>
        <w:right w:val="none" w:sz="0" w:space="0" w:color="auto"/>
      </w:divBdr>
    </w:div>
    <w:div w:id="1843743575">
      <w:bodyDiv w:val="1"/>
      <w:marLeft w:val="0"/>
      <w:marRight w:val="0"/>
      <w:marTop w:val="0"/>
      <w:marBottom w:val="0"/>
      <w:divBdr>
        <w:top w:val="none" w:sz="0" w:space="0" w:color="auto"/>
        <w:left w:val="none" w:sz="0" w:space="0" w:color="auto"/>
        <w:bottom w:val="none" w:sz="0" w:space="0" w:color="auto"/>
        <w:right w:val="none" w:sz="0" w:space="0" w:color="auto"/>
      </w:divBdr>
    </w:div>
    <w:div w:id="1847359088">
      <w:bodyDiv w:val="1"/>
      <w:marLeft w:val="0"/>
      <w:marRight w:val="0"/>
      <w:marTop w:val="0"/>
      <w:marBottom w:val="0"/>
      <w:divBdr>
        <w:top w:val="none" w:sz="0" w:space="0" w:color="auto"/>
        <w:left w:val="none" w:sz="0" w:space="0" w:color="auto"/>
        <w:bottom w:val="none" w:sz="0" w:space="0" w:color="auto"/>
        <w:right w:val="none" w:sz="0" w:space="0" w:color="auto"/>
      </w:divBdr>
    </w:div>
    <w:div w:id="1850900430">
      <w:bodyDiv w:val="1"/>
      <w:marLeft w:val="0"/>
      <w:marRight w:val="0"/>
      <w:marTop w:val="0"/>
      <w:marBottom w:val="0"/>
      <w:divBdr>
        <w:top w:val="none" w:sz="0" w:space="0" w:color="auto"/>
        <w:left w:val="none" w:sz="0" w:space="0" w:color="auto"/>
        <w:bottom w:val="none" w:sz="0" w:space="0" w:color="auto"/>
        <w:right w:val="none" w:sz="0" w:space="0" w:color="auto"/>
      </w:divBdr>
    </w:div>
    <w:div w:id="1876917706">
      <w:bodyDiv w:val="1"/>
      <w:marLeft w:val="0"/>
      <w:marRight w:val="0"/>
      <w:marTop w:val="0"/>
      <w:marBottom w:val="0"/>
      <w:divBdr>
        <w:top w:val="none" w:sz="0" w:space="0" w:color="auto"/>
        <w:left w:val="none" w:sz="0" w:space="0" w:color="auto"/>
        <w:bottom w:val="none" w:sz="0" w:space="0" w:color="auto"/>
        <w:right w:val="none" w:sz="0" w:space="0" w:color="auto"/>
      </w:divBdr>
    </w:div>
    <w:div w:id="1878814028">
      <w:bodyDiv w:val="1"/>
      <w:marLeft w:val="0"/>
      <w:marRight w:val="0"/>
      <w:marTop w:val="0"/>
      <w:marBottom w:val="0"/>
      <w:divBdr>
        <w:top w:val="none" w:sz="0" w:space="0" w:color="auto"/>
        <w:left w:val="none" w:sz="0" w:space="0" w:color="auto"/>
        <w:bottom w:val="none" w:sz="0" w:space="0" w:color="auto"/>
        <w:right w:val="none" w:sz="0" w:space="0" w:color="auto"/>
      </w:divBdr>
    </w:div>
    <w:div w:id="1882327013">
      <w:bodyDiv w:val="1"/>
      <w:marLeft w:val="0"/>
      <w:marRight w:val="0"/>
      <w:marTop w:val="0"/>
      <w:marBottom w:val="0"/>
      <w:divBdr>
        <w:top w:val="none" w:sz="0" w:space="0" w:color="auto"/>
        <w:left w:val="none" w:sz="0" w:space="0" w:color="auto"/>
        <w:bottom w:val="none" w:sz="0" w:space="0" w:color="auto"/>
        <w:right w:val="none" w:sz="0" w:space="0" w:color="auto"/>
      </w:divBdr>
    </w:div>
    <w:div w:id="1902666643">
      <w:bodyDiv w:val="1"/>
      <w:marLeft w:val="0"/>
      <w:marRight w:val="0"/>
      <w:marTop w:val="0"/>
      <w:marBottom w:val="0"/>
      <w:divBdr>
        <w:top w:val="none" w:sz="0" w:space="0" w:color="auto"/>
        <w:left w:val="none" w:sz="0" w:space="0" w:color="auto"/>
        <w:bottom w:val="none" w:sz="0" w:space="0" w:color="auto"/>
        <w:right w:val="none" w:sz="0" w:space="0" w:color="auto"/>
      </w:divBdr>
    </w:div>
    <w:div w:id="1905988552">
      <w:bodyDiv w:val="1"/>
      <w:marLeft w:val="0"/>
      <w:marRight w:val="0"/>
      <w:marTop w:val="0"/>
      <w:marBottom w:val="0"/>
      <w:divBdr>
        <w:top w:val="none" w:sz="0" w:space="0" w:color="auto"/>
        <w:left w:val="none" w:sz="0" w:space="0" w:color="auto"/>
        <w:bottom w:val="none" w:sz="0" w:space="0" w:color="auto"/>
        <w:right w:val="none" w:sz="0" w:space="0" w:color="auto"/>
      </w:divBdr>
    </w:div>
    <w:div w:id="1911965158">
      <w:bodyDiv w:val="1"/>
      <w:marLeft w:val="0"/>
      <w:marRight w:val="0"/>
      <w:marTop w:val="0"/>
      <w:marBottom w:val="0"/>
      <w:divBdr>
        <w:top w:val="none" w:sz="0" w:space="0" w:color="auto"/>
        <w:left w:val="none" w:sz="0" w:space="0" w:color="auto"/>
        <w:bottom w:val="none" w:sz="0" w:space="0" w:color="auto"/>
        <w:right w:val="none" w:sz="0" w:space="0" w:color="auto"/>
      </w:divBdr>
    </w:div>
    <w:div w:id="1924341281">
      <w:bodyDiv w:val="1"/>
      <w:marLeft w:val="0"/>
      <w:marRight w:val="0"/>
      <w:marTop w:val="0"/>
      <w:marBottom w:val="0"/>
      <w:divBdr>
        <w:top w:val="none" w:sz="0" w:space="0" w:color="auto"/>
        <w:left w:val="none" w:sz="0" w:space="0" w:color="auto"/>
        <w:bottom w:val="none" w:sz="0" w:space="0" w:color="auto"/>
        <w:right w:val="none" w:sz="0" w:space="0" w:color="auto"/>
      </w:divBdr>
      <w:divsChild>
        <w:div w:id="838036094">
          <w:marLeft w:val="0"/>
          <w:marRight w:val="0"/>
          <w:marTop w:val="0"/>
          <w:marBottom w:val="0"/>
          <w:divBdr>
            <w:top w:val="none" w:sz="0" w:space="0" w:color="auto"/>
            <w:left w:val="none" w:sz="0" w:space="0" w:color="auto"/>
            <w:bottom w:val="none" w:sz="0" w:space="0" w:color="auto"/>
            <w:right w:val="none" w:sz="0" w:space="0" w:color="auto"/>
          </w:divBdr>
        </w:div>
      </w:divsChild>
    </w:div>
    <w:div w:id="1925336934">
      <w:bodyDiv w:val="1"/>
      <w:marLeft w:val="0"/>
      <w:marRight w:val="0"/>
      <w:marTop w:val="0"/>
      <w:marBottom w:val="0"/>
      <w:divBdr>
        <w:top w:val="none" w:sz="0" w:space="0" w:color="auto"/>
        <w:left w:val="none" w:sz="0" w:space="0" w:color="auto"/>
        <w:bottom w:val="none" w:sz="0" w:space="0" w:color="auto"/>
        <w:right w:val="none" w:sz="0" w:space="0" w:color="auto"/>
      </w:divBdr>
    </w:div>
    <w:div w:id="1930389754">
      <w:bodyDiv w:val="1"/>
      <w:marLeft w:val="0"/>
      <w:marRight w:val="0"/>
      <w:marTop w:val="0"/>
      <w:marBottom w:val="0"/>
      <w:divBdr>
        <w:top w:val="none" w:sz="0" w:space="0" w:color="auto"/>
        <w:left w:val="none" w:sz="0" w:space="0" w:color="auto"/>
        <w:bottom w:val="none" w:sz="0" w:space="0" w:color="auto"/>
        <w:right w:val="none" w:sz="0" w:space="0" w:color="auto"/>
      </w:divBdr>
    </w:div>
    <w:div w:id="1932078957">
      <w:bodyDiv w:val="1"/>
      <w:marLeft w:val="0"/>
      <w:marRight w:val="0"/>
      <w:marTop w:val="0"/>
      <w:marBottom w:val="0"/>
      <w:divBdr>
        <w:top w:val="none" w:sz="0" w:space="0" w:color="auto"/>
        <w:left w:val="none" w:sz="0" w:space="0" w:color="auto"/>
        <w:bottom w:val="none" w:sz="0" w:space="0" w:color="auto"/>
        <w:right w:val="none" w:sz="0" w:space="0" w:color="auto"/>
      </w:divBdr>
    </w:div>
    <w:div w:id="1935478064">
      <w:bodyDiv w:val="1"/>
      <w:marLeft w:val="0"/>
      <w:marRight w:val="0"/>
      <w:marTop w:val="0"/>
      <w:marBottom w:val="0"/>
      <w:divBdr>
        <w:top w:val="none" w:sz="0" w:space="0" w:color="auto"/>
        <w:left w:val="none" w:sz="0" w:space="0" w:color="auto"/>
        <w:bottom w:val="none" w:sz="0" w:space="0" w:color="auto"/>
        <w:right w:val="none" w:sz="0" w:space="0" w:color="auto"/>
      </w:divBdr>
    </w:div>
    <w:div w:id="1941983905">
      <w:bodyDiv w:val="1"/>
      <w:marLeft w:val="0"/>
      <w:marRight w:val="0"/>
      <w:marTop w:val="0"/>
      <w:marBottom w:val="0"/>
      <w:divBdr>
        <w:top w:val="none" w:sz="0" w:space="0" w:color="auto"/>
        <w:left w:val="none" w:sz="0" w:space="0" w:color="auto"/>
        <w:bottom w:val="none" w:sz="0" w:space="0" w:color="auto"/>
        <w:right w:val="none" w:sz="0" w:space="0" w:color="auto"/>
      </w:divBdr>
    </w:div>
    <w:div w:id="1951470059">
      <w:bodyDiv w:val="1"/>
      <w:marLeft w:val="0"/>
      <w:marRight w:val="0"/>
      <w:marTop w:val="0"/>
      <w:marBottom w:val="0"/>
      <w:divBdr>
        <w:top w:val="none" w:sz="0" w:space="0" w:color="auto"/>
        <w:left w:val="none" w:sz="0" w:space="0" w:color="auto"/>
        <w:bottom w:val="none" w:sz="0" w:space="0" w:color="auto"/>
        <w:right w:val="none" w:sz="0" w:space="0" w:color="auto"/>
      </w:divBdr>
    </w:div>
    <w:div w:id="1959559086">
      <w:bodyDiv w:val="1"/>
      <w:marLeft w:val="0"/>
      <w:marRight w:val="0"/>
      <w:marTop w:val="0"/>
      <w:marBottom w:val="0"/>
      <w:divBdr>
        <w:top w:val="none" w:sz="0" w:space="0" w:color="auto"/>
        <w:left w:val="none" w:sz="0" w:space="0" w:color="auto"/>
        <w:bottom w:val="none" w:sz="0" w:space="0" w:color="auto"/>
        <w:right w:val="none" w:sz="0" w:space="0" w:color="auto"/>
      </w:divBdr>
    </w:div>
    <w:div w:id="1964380615">
      <w:bodyDiv w:val="1"/>
      <w:marLeft w:val="0"/>
      <w:marRight w:val="0"/>
      <w:marTop w:val="0"/>
      <w:marBottom w:val="0"/>
      <w:divBdr>
        <w:top w:val="none" w:sz="0" w:space="0" w:color="auto"/>
        <w:left w:val="none" w:sz="0" w:space="0" w:color="auto"/>
        <w:bottom w:val="none" w:sz="0" w:space="0" w:color="auto"/>
        <w:right w:val="none" w:sz="0" w:space="0" w:color="auto"/>
      </w:divBdr>
    </w:div>
    <w:div w:id="1972710883">
      <w:bodyDiv w:val="1"/>
      <w:marLeft w:val="0"/>
      <w:marRight w:val="0"/>
      <w:marTop w:val="0"/>
      <w:marBottom w:val="0"/>
      <w:divBdr>
        <w:top w:val="none" w:sz="0" w:space="0" w:color="auto"/>
        <w:left w:val="none" w:sz="0" w:space="0" w:color="auto"/>
        <w:bottom w:val="none" w:sz="0" w:space="0" w:color="auto"/>
        <w:right w:val="none" w:sz="0" w:space="0" w:color="auto"/>
      </w:divBdr>
    </w:div>
    <w:div w:id="1991250439">
      <w:bodyDiv w:val="1"/>
      <w:marLeft w:val="0"/>
      <w:marRight w:val="0"/>
      <w:marTop w:val="0"/>
      <w:marBottom w:val="0"/>
      <w:divBdr>
        <w:top w:val="none" w:sz="0" w:space="0" w:color="auto"/>
        <w:left w:val="none" w:sz="0" w:space="0" w:color="auto"/>
        <w:bottom w:val="none" w:sz="0" w:space="0" w:color="auto"/>
        <w:right w:val="none" w:sz="0" w:space="0" w:color="auto"/>
      </w:divBdr>
    </w:div>
    <w:div w:id="2011903139">
      <w:bodyDiv w:val="1"/>
      <w:marLeft w:val="0"/>
      <w:marRight w:val="0"/>
      <w:marTop w:val="0"/>
      <w:marBottom w:val="0"/>
      <w:divBdr>
        <w:top w:val="none" w:sz="0" w:space="0" w:color="auto"/>
        <w:left w:val="none" w:sz="0" w:space="0" w:color="auto"/>
        <w:bottom w:val="none" w:sz="0" w:space="0" w:color="auto"/>
        <w:right w:val="none" w:sz="0" w:space="0" w:color="auto"/>
      </w:divBdr>
    </w:div>
    <w:div w:id="2034378672">
      <w:bodyDiv w:val="1"/>
      <w:marLeft w:val="0"/>
      <w:marRight w:val="0"/>
      <w:marTop w:val="0"/>
      <w:marBottom w:val="0"/>
      <w:divBdr>
        <w:top w:val="none" w:sz="0" w:space="0" w:color="auto"/>
        <w:left w:val="none" w:sz="0" w:space="0" w:color="auto"/>
        <w:bottom w:val="none" w:sz="0" w:space="0" w:color="auto"/>
        <w:right w:val="none" w:sz="0" w:space="0" w:color="auto"/>
      </w:divBdr>
    </w:div>
    <w:div w:id="2053571739">
      <w:bodyDiv w:val="1"/>
      <w:marLeft w:val="0"/>
      <w:marRight w:val="0"/>
      <w:marTop w:val="0"/>
      <w:marBottom w:val="0"/>
      <w:divBdr>
        <w:top w:val="none" w:sz="0" w:space="0" w:color="auto"/>
        <w:left w:val="none" w:sz="0" w:space="0" w:color="auto"/>
        <w:bottom w:val="none" w:sz="0" w:space="0" w:color="auto"/>
        <w:right w:val="none" w:sz="0" w:space="0" w:color="auto"/>
      </w:divBdr>
    </w:div>
    <w:div w:id="2085028703">
      <w:bodyDiv w:val="1"/>
      <w:marLeft w:val="0"/>
      <w:marRight w:val="0"/>
      <w:marTop w:val="0"/>
      <w:marBottom w:val="0"/>
      <w:divBdr>
        <w:top w:val="none" w:sz="0" w:space="0" w:color="auto"/>
        <w:left w:val="none" w:sz="0" w:space="0" w:color="auto"/>
        <w:bottom w:val="none" w:sz="0" w:space="0" w:color="auto"/>
        <w:right w:val="none" w:sz="0" w:space="0" w:color="auto"/>
      </w:divBdr>
    </w:div>
    <w:div w:id="2103599456">
      <w:bodyDiv w:val="1"/>
      <w:marLeft w:val="0"/>
      <w:marRight w:val="0"/>
      <w:marTop w:val="0"/>
      <w:marBottom w:val="0"/>
      <w:divBdr>
        <w:top w:val="none" w:sz="0" w:space="0" w:color="auto"/>
        <w:left w:val="none" w:sz="0" w:space="0" w:color="auto"/>
        <w:bottom w:val="none" w:sz="0" w:space="0" w:color="auto"/>
        <w:right w:val="none" w:sz="0" w:space="0" w:color="auto"/>
      </w:divBdr>
    </w:div>
    <w:div w:id="2111777529">
      <w:bodyDiv w:val="1"/>
      <w:marLeft w:val="0"/>
      <w:marRight w:val="0"/>
      <w:marTop w:val="0"/>
      <w:marBottom w:val="0"/>
      <w:divBdr>
        <w:top w:val="none" w:sz="0" w:space="0" w:color="auto"/>
        <w:left w:val="none" w:sz="0" w:space="0" w:color="auto"/>
        <w:bottom w:val="none" w:sz="0" w:space="0" w:color="auto"/>
        <w:right w:val="none" w:sz="0" w:space="0" w:color="auto"/>
      </w:divBdr>
    </w:div>
    <w:div w:id="2113623908">
      <w:bodyDiv w:val="1"/>
      <w:marLeft w:val="0"/>
      <w:marRight w:val="0"/>
      <w:marTop w:val="0"/>
      <w:marBottom w:val="0"/>
      <w:divBdr>
        <w:top w:val="none" w:sz="0" w:space="0" w:color="auto"/>
        <w:left w:val="none" w:sz="0" w:space="0" w:color="auto"/>
        <w:bottom w:val="none" w:sz="0" w:space="0" w:color="auto"/>
        <w:right w:val="none" w:sz="0" w:space="0" w:color="auto"/>
      </w:divBdr>
    </w:div>
    <w:div w:id="2117601376">
      <w:bodyDiv w:val="1"/>
      <w:marLeft w:val="0"/>
      <w:marRight w:val="0"/>
      <w:marTop w:val="0"/>
      <w:marBottom w:val="0"/>
      <w:divBdr>
        <w:top w:val="none" w:sz="0" w:space="0" w:color="auto"/>
        <w:left w:val="none" w:sz="0" w:space="0" w:color="auto"/>
        <w:bottom w:val="none" w:sz="0" w:space="0" w:color="auto"/>
        <w:right w:val="none" w:sz="0" w:space="0" w:color="auto"/>
      </w:divBdr>
    </w:div>
    <w:div w:id="2118939235">
      <w:bodyDiv w:val="1"/>
      <w:marLeft w:val="0"/>
      <w:marRight w:val="0"/>
      <w:marTop w:val="0"/>
      <w:marBottom w:val="0"/>
      <w:divBdr>
        <w:top w:val="none" w:sz="0" w:space="0" w:color="auto"/>
        <w:left w:val="none" w:sz="0" w:space="0" w:color="auto"/>
        <w:bottom w:val="none" w:sz="0" w:space="0" w:color="auto"/>
        <w:right w:val="none" w:sz="0" w:space="0" w:color="auto"/>
      </w:divBdr>
    </w:div>
    <w:div w:id="2123382401">
      <w:bodyDiv w:val="1"/>
      <w:marLeft w:val="0"/>
      <w:marRight w:val="0"/>
      <w:marTop w:val="0"/>
      <w:marBottom w:val="0"/>
      <w:divBdr>
        <w:top w:val="none" w:sz="0" w:space="0" w:color="auto"/>
        <w:left w:val="none" w:sz="0" w:space="0" w:color="auto"/>
        <w:bottom w:val="none" w:sz="0" w:space="0" w:color="auto"/>
        <w:right w:val="none" w:sz="0" w:space="0" w:color="auto"/>
      </w:divBdr>
    </w:div>
    <w:div w:id="212685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riaadvisory1.sharepoint.com/:u:/r/sites/PRIME/Shared%20Documents/2025%20Phase%20I/04.%20Functional%20Design/CAG%20Billing/Invoicing%20and%20Statements-Reference%20Documents/Ancillary_Invoice.xml?csf=1&amp;web=1&amp;e=JLu8Bm" TargetMode="External"/><Relationship Id="rId26" Type="http://schemas.openxmlformats.org/officeDocument/2006/relationships/image" Target="media/image9.png"/><Relationship Id="rId39" Type="http://schemas.openxmlformats.org/officeDocument/2006/relationships/header" Target="header1.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riaadvisory1.sharepoint.com/:x:/r/sites/PRIME/Shared%20Documents/2025%20Phase%20I/04.%20Functional%20Design/CAG%20Billing/Invoicing%20and%20Statements-Reference%20Documents/NoBill_NoPay%20Invoice%20Mockup.xlsx?d=wa0001e5c3122474c9ec3e79fc5264ba0&amp;csf=1&amp;web=1&amp;e=hdtyTc" TargetMode="External"/><Relationship Id="rId20" Type="http://schemas.openxmlformats.org/officeDocument/2006/relationships/hyperlink" Target="https://riaadvisory1.sharepoint.com/:u:/r/sites/PRIME/Shared%20Documents/2025%20Phase%20I/04.%20Functional%20Design/CAG%20Billing/Invoicing%20and%20Statements-Reference%20Documents/Medical_Pharmacy.xml?csf=1&amp;web=1&amp;e=E3hnJF" TargetMode="External"/><Relationship Id="rId29" Type="http://schemas.openxmlformats.org/officeDocument/2006/relationships/image" Target="media/image1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riaadvisory1.sharepoint.com/:u:/r/sites/PRIME/Shared%20Documents/2025%20Phase%20I/04.%20Functional%20Design/CAG%20Billing/Invoicing%20and%20Statements-Reference%20Documents/Claims_Invoice.xml?csf=1&amp;web=1&amp;e=OowTdh"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yperlink" Target="https://riaadvisory1.sharepoint.com/:x:/r/sites/PRIME/Shared%20Documents/2025%20Phase%20I/04.%20Functional%20Design/CAG%20Billing/Invoicing%20and%20Statements-Reference%20Documents/ORMB_Invoice_Mockups_20250718_To%20RIA.xlsx?d=wbb909e20d3454b628afc45c48d352086&amp;csf=1&amp;web=1&amp;e=dI5ylU"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iaadvisory1.sharepoint.com/:x:/r/sites/PRIME/Shared%20Documents/2025%20Phase%20I/04.%20Functional%20Design/CAG%20Billing/Invoicing%20and%20Statements-Reference%20Documents/ORMB_Invoice_Mockups_20250718_To%20RIA.xlsx?d=wbb909e20d3454b628afc45c48d352086&amp;csf=1&amp;web=1&amp;e=eDM9kH"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riaadvisory1.sharepoint.com/:x:/r/sites/PRIME/Shared%20Documents/2025%20Phase%20I/04.%20Functional%20Design/CAG%20Billing/Invoicing%20and%20Statements-Reference%20Documents/ORMB_Invoice_Mockups_20250718_To%20RIA.xlsx?d=wbb909e20d3454b628afc45c48d352086&amp;csf=1&amp;web=1&amp;e=eDM9kH"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www.primetherapeutic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20-%20RIA%20ADVISORY,%20LLC\Documents\Custom%20Office%20Templates\PT_ORMB.FD.PT-18.Manage%20Customer.dotx" TargetMode="Externa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79d0bb2-4c76-49db-b5d5-af0857fe1783">
      <Terms xmlns="http://schemas.microsoft.com/office/infopath/2007/PartnerControls"/>
    </lcf76f155ced4ddcb4097134ff3c332f>
    <TaxCatchAll xmlns="b39118fb-ecad-4a7d-b74e-9a9bc3f81af4" xsi:nil="true"/>
    <FolderContent xmlns="e79d0bb2-4c76-49db-b5d5-af0857fe1783" xsi:nil="true"/>
    <NewLocation xmlns="e79d0bb2-4c76-49db-b5d5-af0857fe1783">
      <Url xsi:nil="true"/>
      <Description xsi:nil="true"/>
    </NewLocation>
    <Date xmlns="e79d0bb2-4c76-49db-b5d5-af0857fe1783" xsi:nil="true"/>
    <Notes xmlns="e79d0bb2-4c76-49db-b5d5-af0857fe178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CCE762D35A3249B727C38D6A3E2685" ma:contentTypeVersion="17" ma:contentTypeDescription="Create a new document." ma:contentTypeScope="" ma:versionID="b8249da95726f4048e00b3408c417005">
  <xsd:schema xmlns:xsd="http://www.w3.org/2001/XMLSchema" xmlns:xs="http://www.w3.org/2001/XMLSchema" xmlns:p="http://schemas.microsoft.com/office/2006/metadata/properties" xmlns:ns2="e79d0bb2-4c76-49db-b5d5-af0857fe1783" xmlns:ns3="b39118fb-ecad-4a7d-b74e-9a9bc3f81af4" targetNamespace="http://schemas.microsoft.com/office/2006/metadata/properties" ma:root="true" ma:fieldsID="6237c3ae4586ce78a42af7b4d4c90fd5" ns2:_="" ns3:_="">
    <xsd:import namespace="e79d0bb2-4c76-49db-b5d5-af0857fe1783"/>
    <xsd:import namespace="b39118fb-ecad-4a7d-b74e-9a9bc3f81a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ewLocation" minOccurs="0"/>
                <xsd:element ref="ns2:FolderContent" minOccurs="0"/>
                <xsd:element ref="ns2:MediaServiceBillingMetadata" minOccurs="0"/>
                <xsd:element ref="ns2:Not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9d0bb2-4c76-49db-b5d5-af0857fe1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c089567-c9d4-4372-8199-1997b38527c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ewLocation" ma:index="20" nillable="true" ma:displayName="New Location" ma:description="This items has been moved. Please use the link below to access it's new location" ma:format="Hyperlink" ma:internalName="NewLocation">
      <xsd:complexType>
        <xsd:complexContent>
          <xsd:extension base="dms:URL">
            <xsd:sequence>
              <xsd:element name="Url" type="dms:ValidUrl" minOccurs="0" nillable="true"/>
              <xsd:element name="Description" type="xsd:string" nillable="true"/>
            </xsd:sequence>
          </xsd:extension>
        </xsd:complexContent>
      </xsd:complexType>
    </xsd:element>
    <xsd:element name="FolderContent" ma:index="21" nillable="true" ma:displayName="Folder Path" ma:format="Dropdown" ma:internalName="FolderContent">
      <xsd:simpleType>
        <xsd:restriction base="dms:Text">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Notes" ma:index="23" nillable="true" ma:displayName="Notes" ma:description="Single documents that is shared with one person for access." ma:format="Dropdown" ma:internalName="Notes">
      <xsd:simpleType>
        <xsd:restriction base="dms:Text">
          <xsd:maxLength value="255"/>
        </xsd:restriction>
      </xsd:simpleType>
    </xsd:element>
    <xsd:element name="Date" ma:index="24"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39118fb-ecad-4a7d-b74e-9a9bc3f81af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044eb0a-abb2-47c8-9a9c-a20c56fb2d8d}" ma:internalName="TaxCatchAll" ma:showField="CatchAllData" ma:web="b39118fb-ecad-4a7d-b74e-9a9bc3f81a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DD779-FFCE-4E78-97B6-EA8BDD758B2E}">
  <ds:schemaRefs>
    <ds:schemaRef ds:uri="http://schemas.microsoft.com/sharepoint/v3/contenttype/forms"/>
  </ds:schemaRefs>
</ds:datastoreItem>
</file>

<file path=customXml/itemProps2.xml><?xml version="1.0" encoding="utf-8"?>
<ds:datastoreItem xmlns:ds="http://schemas.openxmlformats.org/officeDocument/2006/customXml" ds:itemID="{18E64460-E42D-4A26-BAB3-C95BE3357CE3}">
  <ds:schemaRefs>
    <ds:schemaRef ds:uri="http://schemas.openxmlformats.org/officeDocument/2006/bibliography"/>
  </ds:schemaRefs>
</ds:datastoreItem>
</file>

<file path=customXml/itemProps3.xml><?xml version="1.0" encoding="utf-8"?>
<ds:datastoreItem xmlns:ds="http://schemas.openxmlformats.org/officeDocument/2006/customXml" ds:itemID="{B33DEA8E-7C22-4121-9F3C-ED52053B7DF6}">
  <ds:schemaRefs>
    <ds:schemaRef ds:uri="http://schemas.microsoft.com/office/2006/metadata/properties"/>
    <ds:schemaRef ds:uri="http://schemas.microsoft.com/office/infopath/2007/PartnerControls"/>
    <ds:schemaRef ds:uri="e79d0bb2-4c76-49db-b5d5-af0857fe1783"/>
    <ds:schemaRef ds:uri="b39118fb-ecad-4a7d-b74e-9a9bc3f81af4"/>
  </ds:schemaRefs>
</ds:datastoreItem>
</file>

<file path=customXml/itemProps4.xml><?xml version="1.0" encoding="utf-8"?>
<ds:datastoreItem xmlns:ds="http://schemas.openxmlformats.org/officeDocument/2006/customXml" ds:itemID="{8E1CC0B7-A0EE-458D-9FC2-2BA5DA850E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9d0bb2-4c76-49db-b5d5-af0857fe1783"/>
    <ds:schemaRef ds:uri="b39118fb-ecad-4a7d-b74e-9a9bc3f81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PT_ORMB.FD.PT-18.Manage%20Customer.dotx</Template>
  <TotalTime>0</TotalTime>
  <Pages>1</Pages>
  <Words>18848</Words>
  <Characters>107440</Characters>
  <Application>Microsoft Office Word</Application>
  <DocSecurity>4</DocSecurity>
  <Lines>895</Lines>
  <Paragraphs>252</Paragraphs>
  <ScaleCrop>false</ScaleCrop>
  <Company>RIA</Company>
  <LinksUpToDate>false</LinksUpToDate>
  <CharactersWithSpaces>126036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Design</dc:title>
  <dc:subject/>
  <dc:creator>Admin</dc:creator>
  <cp:keywords>RIA</cp:keywords>
  <dc:description/>
  <cp:lastModifiedBy>Uday Surneni</cp:lastModifiedBy>
  <cp:revision>1467</cp:revision>
  <cp:lastPrinted>2012-10-11T17:05:00Z</cp:lastPrinted>
  <dcterms:created xsi:type="dcterms:W3CDTF">2025-07-04T10:42:00Z</dcterms:created>
  <dcterms:modified xsi:type="dcterms:W3CDTF">2026-02-06T21:42:00Z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ame" linkTarget="DocTitle">
    <vt:lpwstr>*...*.Functional Specificatio</vt:lpwstr>
  </property>
  <property fmtid="{D5CDD505-2E9C-101B-9397-08002B2CF9AE}" pid="3" name="ContentTypeId">
    <vt:lpwstr>0x01010017CCE762D35A3249B727C38D6A3E2685</vt:lpwstr>
  </property>
  <property fmtid="{D5CDD505-2E9C-101B-9397-08002B2CF9AE}" pid="4" name="MediaServiceImageTags">
    <vt:lpwstr/>
  </property>
  <property fmtid="{D5CDD505-2E9C-101B-9397-08002B2CF9AE}" pid="6" name="docLang">
    <vt:lpwstr>en</vt:lpwstr>
  </property>
</Properties>
</file>